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E697B1" w14:textId="77777777" w:rsidR="002F23A3" w:rsidRPr="00703701" w:rsidRDefault="002F23A3" w:rsidP="00AE336D">
      <w:pPr>
        <w:rPr>
          <w:sz w:val="44"/>
        </w:rPr>
      </w:pPr>
    </w:p>
    <w:p w14:paraId="73565463" w14:textId="77777777" w:rsidR="009E75A1" w:rsidRPr="00AA699A" w:rsidRDefault="009E75A1" w:rsidP="00876D37">
      <w:pPr>
        <w:jc w:val="center"/>
        <w:rPr>
          <w:sz w:val="52"/>
        </w:rPr>
      </w:pPr>
      <w:r w:rsidRPr="00AA699A">
        <w:rPr>
          <w:rFonts w:hint="eastAsia"/>
          <w:sz w:val="52"/>
        </w:rPr>
        <w:t>MODBUS</w:t>
      </w:r>
      <w:r w:rsidR="0037129D" w:rsidRPr="00AA699A">
        <w:rPr>
          <w:rFonts w:hint="eastAsia"/>
          <w:sz w:val="52"/>
        </w:rPr>
        <w:t xml:space="preserve"> Protocol</w:t>
      </w:r>
    </w:p>
    <w:p w14:paraId="51F05A2B" w14:textId="77777777" w:rsidR="00152F50" w:rsidRPr="00AA699A" w:rsidRDefault="00152F50" w:rsidP="00876D37">
      <w:pPr>
        <w:jc w:val="center"/>
        <w:rPr>
          <w:sz w:val="52"/>
        </w:rPr>
      </w:pPr>
      <w:r w:rsidRPr="00AA699A">
        <w:rPr>
          <w:rFonts w:hint="eastAsia"/>
          <w:sz w:val="52"/>
        </w:rPr>
        <w:t>o</w:t>
      </w:r>
      <w:r w:rsidRPr="00AA699A">
        <w:rPr>
          <w:sz w:val="52"/>
        </w:rPr>
        <w:t>f</w:t>
      </w:r>
    </w:p>
    <w:p w14:paraId="0CBFF55F" w14:textId="77777777" w:rsidR="00E812F6" w:rsidRPr="00AA699A" w:rsidRDefault="00152F50" w:rsidP="00876D37">
      <w:pPr>
        <w:jc w:val="center"/>
        <w:rPr>
          <w:sz w:val="52"/>
        </w:rPr>
      </w:pPr>
      <w:r w:rsidRPr="00AA699A">
        <w:rPr>
          <w:rFonts w:hint="eastAsia"/>
          <w:sz w:val="52"/>
        </w:rPr>
        <w:t>H</w:t>
      </w:r>
      <w:r w:rsidRPr="00AA699A">
        <w:rPr>
          <w:sz w:val="52"/>
        </w:rPr>
        <w:t>igh voltage system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zh-CN"/>
        </w:rPr>
        <w:id w:val="-5931737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34F782" w14:textId="77777777" w:rsidR="00876D37" w:rsidRPr="00AA699A" w:rsidRDefault="00876D37">
          <w:pPr>
            <w:pStyle w:val="TOC"/>
            <w:rPr>
              <w:color w:val="auto"/>
            </w:rPr>
          </w:pPr>
          <w:r w:rsidRPr="00AA699A">
            <w:rPr>
              <w:color w:val="auto"/>
              <w:lang w:val="zh-CN"/>
            </w:rPr>
            <w:t>目录</w:t>
          </w:r>
        </w:p>
        <w:p w14:paraId="63E9127D" w14:textId="052804ED" w:rsidR="001F67A5" w:rsidRDefault="00876D37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 w:rsidRPr="00AA699A">
            <w:fldChar w:fldCharType="begin"/>
          </w:r>
          <w:r w:rsidRPr="00AA699A">
            <w:instrText xml:space="preserve"> TOC \o "1-3" \h \z \u </w:instrText>
          </w:r>
          <w:r w:rsidRPr="00AA699A">
            <w:fldChar w:fldCharType="separate"/>
          </w:r>
          <w:hyperlink w:anchor="_Toc204328292" w:history="1">
            <w:r w:rsidR="001F67A5" w:rsidRPr="00EE5523">
              <w:rPr>
                <w:rStyle w:val="af0"/>
                <w:noProof/>
              </w:rPr>
              <w:t xml:space="preserve">Modify Record </w:t>
            </w:r>
            <w:r w:rsidR="001F67A5" w:rsidRPr="00EE5523">
              <w:rPr>
                <w:rStyle w:val="af0"/>
                <w:noProof/>
              </w:rPr>
              <w:t>修订记录</w:t>
            </w:r>
            <w:r w:rsidR="001F67A5">
              <w:rPr>
                <w:noProof/>
                <w:webHidden/>
              </w:rPr>
              <w:tab/>
            </w:r>
            <w:r w:rsidR="001F67A5">
              <w:rPr>
                <w:noProof/>
                <w:webHidden/>
              </w:rPr>
              <w:fldChar w:fldCharType="begin"/>
            </w:r>
            <w:r w:rsidR="001F67A5">
              <w:rPr>
                <w:noProof/>
                <w:webHidden/>
              </w:rPr>
              <w:instrText xml:space="preserve"> PAGEREF _Toc204328292 \h </w:instrText>
            </w:r>
            <w:r w:rsidR="001F67A5">
              <w:rPr>
                <w:noProof/>
                <w:webHidden/>
              </w:rPr>
            </w:r>
            <w:r w:rsidR="001F67A5">
              <w:rPr>
                <w:noProof/>
                <w:webHidden/>
              </w:rPr>
              <w:fldChar w:fldCharType="separate"/>
            </w:r>
            <w:r w:rsidR="00BF2C50">
              <w:rPr>
                <w:noProof/>
                <w:webHidden/>
              </w:rPr>
              <w:t>4</w:t>
            </w:r>
            <w:r w:rsidR="001F67A5">
              <w:rPr>
                <w:noProof/>
                <w:webHidden/>
              </w:rPr>
              <w:fldChar w:fldCharType="end"/>
            </w:r>
          </w:hyperlink>
        </w:p>
        <w:p w14:paraId="7F773BB8" w14:textId="375B1623" w:rsidR="001F67A5" w:rsidRDefault="0070514B">
          <w:pPr>
            <w:pStyle w:val="21"/>
            <w:tabs>
              <w:tab w:val="left" w:pos="840"/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"_Toc204328293"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1.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Transmission format/</w:t>
          </w:r>
          <w:r w:rsidR="001F67A5" w:rsidRPr="00EE5523">
            <w:rPr>
              <w:rStyle w:val="af0"/>
              <w:noProof/>
            </w:rPr>
            <w:t>数据传输格式说明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_Toc204328293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0" w:author="Pylon" w:date="2026-07-21T16:06:00Z">
            <w:r w:rsidR="00BF2C50">
              <w:rPr>
                <w:noProof/>
                <w:webHidden/>
              </w:rPr>
              <w:t>12</w:t>
            </w:r>
          </w:ins>
          <w:del w:id="1" w:author="Pylon" w:date="2026-07-21T16:06:00Z">
            <w:r w:rsidR="00EE31D3" w:rsidDel="00BF2C50">
              <w:rPr>
                <w:noProof/>
                <w:webHidden/>
              </w:rPr>
              <w:delText>11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C3AFAC8" w14:textId="3C750062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"_Toc204328294"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1.1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RTU datagram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_Toc204328294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2" w:author="Pylon" w:date="2026-07-21T16:06:00Z">
            <w:r w:rsidR="00BF2C50">
              <w:rPr>
                <w:noProof/>
                <w:webHidden/>
              </w:rPr>
              <w:t>12</w:t>
            </w:r>
          </w:ins>
          <w:del w:id="3" w:author="Pylon" w:date="2026-07-21T16:06:00Z">
            <w:r w:rsidR="00EE31D3" w:rsidDel="00BF2C50">
              <w:rPr>
                <w:noProof/>
                <w:webHidden/>
              </w:rPr>
              <w:delText>11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DB384BA" w14:textId="642BFBE4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"_Toc204328295"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1.2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TCP datagram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_Toc204328295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4" w:author="Pylon" w:date="2026-07-21T16:06:00Z">
            <w:r w:rsidR="00BF2C50">
              <w:rPr>
                <w:noProof/>
                <w:webHidden/>
              </w:rPr>
              <w:t>12</w:t>
            </w:r>
          </w:ins>
          <w:del w:id="5" w:author="Pylon" w:date="2026-07-21T16:06:00Z">
            <w:r w:rsidR="00EE31D3" w:rsidDel="00BF2C50">
              <w:rPr>
                <w:noProof/>
                <w:webHidden/>
              </w:rPr>
              <w:delText>11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AF7A4A5" w14:textId="5E6CC1F5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"_Toc204328296"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1.3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Function Code /</w:t>
          </w:r>
          <w:r w:rsidR="001F67A5" w:rsidRPr="00EE5523">
            <w:rPr>
              <w:rStyle w:val="af0"/>
              <w:noProof/>
            </w:rPr>
            <w:t>功能码：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_Toc204328296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6" w:author="Pylon" w:date="2026-07-21T16:06:00Z">
            <w:r w:rsidR="00BF2C50">
              <w:rPr>
                <w:noProof/>
                <w:webHidden/>
              </w:rPr>
              <w:t>13</w:t>
            </w:r>
          </w:ins>
          <w:del w:id="7" w:author="Pylon" w:date="2026-07-21T16:06:00Z">
            <w:r w:rsidR="00EE31D3" w:rsidDel="00BF2C50">
              <w:rPr>
                <w:noProof/>
                <w:webHidden/>
              </w:rPr>
              <w:delText>12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97415F2" w14:textId="46F8ABEA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"_Toc204328297"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1.4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从机地址描述（</w:t>
          </w:r>
          <w:r w:rsidR="001F67A5" w:rsidRPr="00EE5523">
            <w:rPr>
              <w:rStyle w:val="af0"/>
              <w:noProof/>
            </w:rPr>
            <w:t>FH3X only</w:t>
          </w:r>
          <w:r w:rsidR="001F67A5" w:rsidRPr="00EE5523">
            <w:rPr>
              <w:rStyle w:val="af0"/>
              <w:noProof/>
            </w:rPr>
            <w:t>）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_Toc204328297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8" w:author="Pylon" w:date="2026-07-21T16:06:00Z">
            <w:r w:rsidR="00BF2C50">
              <w:rPr>
                <w:noProof/>
                <w:webHidden/>
              </w:rPr>
              <w:t>14</w:t>
            </w:r>
          </w:ins>
          <w:del w:id="9" w:author="Pylon" w:date="2026-07-21T16:06:00Z">
            <w:r w:rsidR="00EE31D3" w:rsidDel="00BF2C50">
              <w:rPr>
                <w:noProof/>
                <w:webHidden/>
              </w:rPr>
              <w:delText>13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57AD41B" w14:textId="7B252EA4" w:rsidR="001F67A5" w:rsidRDefault="0070514B">
          <w:pPr>
            <w:pStyle w:val="21"/>
            <w:tabs>
              <w:tab w:val="left" w:pos="840"/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"_Toc204328298"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2.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Message format/</w:t>
          </w:r>
          <w:r w:rsidR="001F67A5" w:rsidRPr="00EE5523">
            <w:rPr>
              <w:rStyle w:val="af0"/>
              <w:noProof/>
            </w:rPr>
            <w:t>报文格式说明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_Toc204328298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10" w:author="Pylon" w:date="2026-07-21T16:06:00Z">
            <w:r w:rsidR="00BF2C50">
              <w:rPr>
                <w:noProof/>
                <w:webHidden/>
              </w:rPr>
              <w:t>14</w:t>
            </w:r>
          </w:ins>
          <w:del w:id="11" w:author="Pylon" w:date="2026-07-21T16:06:00Z">
            <w:r w:rsidR="00EE31D3" w:rsidDel="00BF2C50">
              <w:rPr>
                <w:noProof/>
                <w:webHidden/>
              </w:rPr>
              <w:delText>13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427FEED" w14:textId="002396E8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"_Toc204328299"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2.1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 xml:space="preserve">0x14H </w:t>
          </w:r>
          <w:r w:rsidR="001F67A5" w:rsidRPr="00EE5523">
            <w:rPr>
              <w:rStyle w:val="af0"/>
              <w:noProof/>
            </w:rPr>
            <w:t>读取多个短文件指令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_Toc204328299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12" w:author="Pylon" w:date="2026-07-21T16:06:00Z">
            <w:r w:rsidR="00BF2C50">
              <w:rPr>
                <w:noProof/>
                <w:webHidden/>
              </w:rPr>
              <w:t>15</w:t>
            </w:r>
          </w:ins>
          <w:del w:id="13" w:author="Pylon" w:date="2026-07-21T16:06:00Z">
            <w:r w:rsidR="00EE31D3" w:rsidDel="00BF2C50">
              <w:rPr>
                <w:noProof/>
                <w:webHidden/>
              </w:rPr>
              <w:delText>14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D6BB23F" w14:textId="550E2AA3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"_Toc204328300"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2.2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 xml:space="preserve">0x44H </w:t>
          </w:r>
          <w:r w:rsidR="001F67A5" w:rsidRPr="00EE5523">
            <w:rPr>
              <w:rStyle w:val="af0"/>
              <w:noProof/>
            </w:rPr>
            <w:t>读取单个长文件指令（自定义）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_Toc204328300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14" w:author="Pylon" w:date="2026-07-21T16:06:00Z">
            <w:r w:rsidR="00BF2C50">
              <w:rPr>
                <w:noProof/>
                <w:webHidden/>
              </w:rPr>
              <w:t>17</w:t>
            </w:r>
          </w:ins>
          <w:del w:id="15" w:author="Pylon" w:date="2026-07-21T16:06:00Z">
            <w:r w:rsidR="00EE31D3" w:rsidDel="00BF2C50">
              <w:rPr>
                <w:noProof/>
                <w:webHidden/>
              </w:rPr>
              <w:delText>16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7A20728" w14:textId="153E9900" w:rsidR="001F67A5" w:rsidRDefault="0070514B">
          <w:pPr>
            <w:pStyle w:val="21"/>
            <w:tabs>
              <w:tab w:val="left" w:pos="840"/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"_Toc204328301"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3.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Data /</w:t>
          </w:r>
          <w:r w:rsidR="001F67A5" w:rsidRPr="00EE5523">
            <w:rPr>
              <w:rStyle w:val="af0"/>
              <w:noProof/>
            </w:rPr>
            <w:t>内容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_Toc204328301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16" w:author="Pylon" w:date="2026-07-21T16:06:00Z">
            <w:r w:rsidR="00BF2C50">
              <w:rPr>
                <w:noProof/>
                <w:webHidden/>
              </w:rPr>
              <w:t>20</w:t>
            </w:r>
          </w:ins>
          <w:del w:id="17" w:author="Pylon" w:date="2026-07-21T16:06:00Z">
            <w:r w:rsidR="00EE31D3" w:rsidDel="00BF2C50">
              <w:rPr>
                <w:noProof/>
                <w:webHidden/>
              </w:rPr>
              <w:delText>19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DF97580" w14:textId="5DE1FC8F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"_Toc204328302"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3.1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 xml:space="preserve">Address Definition/ </w:t>
          </w:r>
          <w:r w:rsidR="001F67A5" w:rsidRPr="00EE5523">
            <w:rPr>
              <w:rStyle w:val="af0"/>
              <w:noProof/>
            </w:rPr>
            <w:t>地址定义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_Toc204328302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18" w:author="Pylon" w:date="2026-07-21T16:06:00Z">
            <w:r w:rsidR="00BF2C50">
              <w:rPr>
                <w:noProof/>
                <w:webHidden/>
              </w:rPr>
              <w:t>20</w:t>
            </w:r>
          </w:ins>
          <w:del w:id="19" w:author="Pylon" w:date="2026-07-21T16:06:00Z">
            <w:r w:rsidR="00EE31D3" w:rsidDel="00BF2C50">
              <w:rPr>
                <w:noProof/>
                <w:webHidden/>
              </w:rPr>
              <w:delText>19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61DA5E2" w14:textId="21611E80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"_Toc204328303"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3.2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Equipment Information/</w:t>
          </w:r>
          <w:r w:rsidR="001F67A5" w:rsidRPr="00EE5523">
            <w:rPr>
              <w:rStyle w:val="af0"/>
              <w:noProof/>
            </w:rPr>
            <w:t>设备信息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_Toc204328303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20" w:author="Pylon" w:date="2026-07-21T16:06:00Z">
            <w:r w:rsidR="00BF2C50">
              <w:rPr>
                <w:noProof/>
                <w:webHidden/>
              </w:rPr>
              <w:t>21</w:t>
            </w:r>
          </w:ins>
          <w:del w:id="21" w:author="Pylon" w:date="2026-07-21T16:06:00Z">
            <w:r w:rsidR="00EE31D3" w:rsidDel="00BF2C50">
              <w:rPr>
                <w:noProof/>
                <w:webHidden/>
              </w:rPr>
              <w:delText>20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A71CF02" w14:textId="000BA006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"_Toc204328304"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3.3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Remote Control Information /</w:t>
          </w:r>
          <w:r w:rsidR="001F67A5" w:rsidRPr="00EE5523">
            <w:rPr>
              <w:rStyle w:val="af0"/>
              <w:noProof/>
            </w:rPr>
            <w:t>遥控信息：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_Toc204328304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22" w:author="Pylon" w:date="2026-07-21T16:06:00Z">
            <w:r w:rsidR="00BF2C50">
              <w:rPr>
                <w:noProof/>
                <w:webHidden/>
              </w:rPr>
              <w:t>21</w:t>
            </w:r>
          </w:ins>
          <w:del w:id="23" w:author="Pylon" w:date="2026-07-21T16:06:00Z">
            <w:r w:rsidR="00EE31D3" w:rsidDel="00BF2C50">
              <w:rPr>
                <w:noProof/>
                <w:webHidden/>
              </w:rPr>
              <w:delText>20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B1F3587" w14:textId="7366242F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"_Toc204328305"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3.4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System information/</w:t>
          </w:r>
          <w:r w:rsidR="001F67A5" w:rsidRPr="00EE5523">
            <w:rPr>
              <w:rStyle w:val="af0"/>
              <w:noProof/>
            </w:rPr>
            <w:t>电池组整体系统信息：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_Toc204328305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24" w:author="Pylon" w:date="2026-07-21T16:06:00Z">
            <w:r w:rsidR="00BF2C50">
              <w:rPr>
                <w:noProof/>
                <w:webHidden/>
              </w:rPr>
              <w:t>24</w:t>
            </w:r>
          </w:ins>
          <w:del w:id="25" w:author="Pylon" w:date="2026-07-21T16:06:00Z">
            <w:r w:rsidR="00EE31D3" w:rsidDel="00BF2C50">
              <w:rPr>
                <w:noProof/>
                <w:webHidden/>
              </w:rPr>
              <w:delText>23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7553F8E" w14:textId="47A2DCC0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"_Toc204328306"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3.5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 xml:space="preserve">Remote Adjust Information (battery alarm/protection information):  </w:t>
          </w:r>
          <w:r w:rsidR="001F67A5" w:rsidRPr="00EE5523">
            <w:rPr>
              <w:rStyle w:val="af0"/>
              <w:noProof/>
            </w:rPr>
            <w:t>遥调信息（电池告警保护参数信息）：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_Toc204328306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26" w:author="Pylon" w:date="2026-07-21T16:06:00Z">
            <w:r w:rsidR="00BF2C50">
              <w:rPr>
                <w:noProof/>
                <w:webHidden/>
              </w:rPr>
              <w:t>29</w:t>
            </w:r>
          </w:ins>
          <w:del w:id="27" w:author="Pylon" w:date="2026-07-21T16:06:00Z">
            <w:r w:rsidR="00EE31D3" w:rsidDel="00BF2C50">
              <w:rPr>
                <w:noProof/>
                <w:webHidden/>
              </w:rPr>
              <w:delText>28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C73F750" w14:textId="4794011A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"_Toc204328307"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3.6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Single Battery Pile Information/</w:t>
          </w:r>
          <w:r w:rsidR="001F67A5" w:rsidRPr="00EE5523">
            <w:rPr>
              <w:rStyle w:val="af0"/>
              <w:noProof/>
            </w:rPr>
            <w:t>单个电池组信息：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_Toc204328307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28" w:author="Pylon" w:date="2026-07-21T16:06:00Z">
            <w:r w:rsidR="00BF2C50">
              <w:rPr>
                <w:noProof/>
                <w:webHidden/>
              </w:rPr>
              <w:t>35</w:t>
            </w:r>
          </w:ins>
          <w:del w:id="29" w:author="Pylon" w:date="2026-07-21T16:06:00Z">
            <w:r w:rsidR="00EE31D3" w:rsidDel="00BF2C50">
              <w:rPr>
                <w:noProof/>
                <w:webHidden/>
              </w:rPr>
              <w:delText>34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7E391E7" w14:textId="2575B74D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lastRenderedPageBreak/>
            <w:fldChar w:fldCharType="begin"/>
          </w:r>
          <w:r>
            <w:rPr>
              <w:noProof/>
            </w:rPr>
            <w:instrText xml:space="preserve"> HYPERLINK \l "_Toc204328308"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3.7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采集器状态、配网信息、时间控制参数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_Toc204328308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30" w:author="Pylon" w:date="2026-07-21T16:06:00Z">
            <w:r w:rsidR="00BF2C50">
              <w:rPr>
                <w:noProof/>
                <w:webHidden/>
              </w:rPr>
              <w:t>43</w:t>
            </w:r>
          </w:ins>
          <w:del w:id="31" w:author="Pylon" w:date="2026-07-21T16:06:00Z">
            <w:r w:rsidR="00EE31D3" w:rsidDel="00BF2C50">
              <w:rPr>
                <w:noProof/>
                <w:webHidden/>
              </w:rPr>
              <w:delText>42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0611C98" w14:textId="6C1C44EA" w:rsidR="001F67A5" w:rsidRDefault="0070514B">
          <w:pPr>
            <w:pStyle w:val="31"/>
            <w:tabs>
              <w:tab w:val="left" w:pos="1470"/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"_Toc204328309" </w:instrText>
          </w:r>
          <w:r>
            <w:rPr>
              <w:noProof/>
            </w:rPr>
            <w:fldChar w:fldCharType="separate"/>
          </w:r>
          <w:r w:rsidR="001F67A5" w:rsidRPr="00B81AA9">
            <w:rPr>
              <w:rStyle w:val="af0"/>
              <w:noProof/>
            </w:rPr>
            <w:t>3.8</w:t>
          </w:r>
          <w:r w:rsidR="001F67A5" w:rsidRPr="001F67A5">
            <w:rPr>
              <w:noProof/>
              <w:kern w:val="2"/>
              <w:sz w:val="21"/>
            </w:rPr>
            <w:tab/>
          </w:r>
          <w:r w:rsidR="001F67A5" w:rsidRPr="00B81AA9">
            <w:rPr>
              <w:rStyle w:val="af0"/>
              <w:noProof/>
            </w:rPr>
            <w:t xml:space="preserve">Common Settings </w:t>
          </w:r>
          <w:r w:rsidR="001F67A5" w:rsidRPr="00B81AA9">
            <w:rPr>
              <w:rStyle w:val="af0"/>
              <w:rFonts w:hint="eastAsia"/>
              <w:noProof/>
            </w:rPr>
            <w:t>公共配置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_Toc204328309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32" w:author="Pylon" w:date="2026-07-21T16:06:00Z">
            <w:r w:rsidR="00BF2C50">
              <w:rPr>
                <w:noProof/>
                <w:webHidden/>
              </w:rPr>
              <w:t>50</w:t>
            </w:r>
          </w:ins>
          <w:del w:id="33" w:author="Pylon" w:date="2026-07-21T16:06:00Z">
            <w:r w:rsidR="00EE31D3" w:rsidDel="00BF2C50">
              <w:rPr>
                <w:noProof/>
                <w:webHidden/>
              </w:rPr>
              <w:delText>47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892A63F" w14:textId="16ED0308" w:rsidR="001F67A5" w:rsidRDefault="0070514B">
          <w:pPr>
            <w:pStyle w:val="21"/>
            <w:tabs>
              <w:tab w:val="left" w:pos="840"/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"_Toc204328310"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4.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Send Firmware /</w:t>
          </w:r>
          <w:r w:rsidR="001F67A5" w:rsidRPr="00EE5523">
            <w:rPr>
              <w:rStyle w:val="af0"/>
              <w:noProof/>
            </w:rPr>
            <w:t>传输固件：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_Toc204328310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34" w:author="Pylon" w:date="2026-07-21T16:06:00Z">
            <w:r w:rsidR="00BF2C50">
              <w:rPr>
                <w:noProof/>
                <w:webHidden/>
              </w:rPr>
              <w:t>53</w:t>
            </w:r>
          </w:ins>
          <w:del w:id="35" w:author="Pylon" w:date="2026-07-21T16:06:00Z">
            <w:r w:rsidR="00EE31D3" w:rsidDel="00BF2C50">
              <w:rPr>
                <w:noProof/>
                <w:webHidden/>
              </w:rPr>
              <w:delText>48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D008D1E" w14:textId="369A95C9" w:rsidR="001F67A5" w:rsidRDefault="0070514B">
          <w:pPr>
            <w:pStyle w:val="31"/>
            <w:tabs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"_Toc204328311"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4.1</w:t>
          </w:r>
          <w:r w:rsidR="001F67A5" w:rsidRPr="00EE5523">
            <w:rPr>
              <w:rStyle w:val="af0"/>
              <w:noProof/>
            </w:rPr>
            <w:t>升级流程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_Toc204328311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36" w:author="Pylon" w:date="2026-07-21T16:06:00Z">
            <w:r w:rsidR="00BF2C50">
              <w:rPr>
                <w:noProof/>
                <w:webHidden/>
              </w:rPr>
              <w:t>53</w:t>
            </w:r>
          </w:ins>
          <w:del w:id="37" w:author="Pylon" w:date="2026-07-21T16:06:00Z">
            <w:r w:rsidR="00EE31D3" w:rsidDel="00BF2C50">
              <w:rPr>
                <w:noProof/>
                <w:webHidden/>
              </w:rPr>
              <w:delText>48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9326BAD" w14:textId="0261DC79" w:rsidR="001F67A5" w:rsidRDefault="0070514B">
          <w:pPr>
            <w:pStyle w:val="31"/>
            <w:tabs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"_Toc204328312"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4.2</w:t>
          </w:r>
          <w:r w:rsidR="001F67A5" w:rsidRPr="00EE5523">
            <w:rPr>
              <w:rStyle w:val="af0"/>
              <w:noProof/>
            </w:rPr>
            <w:t>升级协议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_Toc204328312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38" w:author="Pylon" w:date="2026-07-21T16:06:00Z">
            <w:r w:rsidR="00BF2C50">
              <w:rPr>
                <w:noProof/>
                <w:webHidden/>
              </w:rPr>
              <w:t>53</w:t>
            </w:r>
          </w:ins>
          <w:del w:id="39" w:author="Pylon" w:date="2026-07-21T16:06:00Z">
            <w:r w:rsidR="00EE31D3" w:rsidDel="00BF2C50">
              <w:rPr>
                <w:noProof/>
                <w:webHidden/>
              </w:rPr>
              <w:delText>48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E599307" w14:textId="4A0E3E0F" w:rsidR="001F67A5" w:rsidRDefault="0070514B">
          <w:pPr>
            <w:pStyle w:val="21"/>
            <w:tabs>
              <w:tab w:val="left" w:pos="840"/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"_Toc204328313"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5.</w:t>
          </w:r>
          <w:r w:rsidR="001F67A5">
            <w:rPr>
              <w:noProof/>
              <w:kern w:val="2"/>
              <w:sz w:val="21"/>
            </w:rPr>
            <w:tab/>
          </w:r>
          <w:r w:rsidR="001F67A5" w:rsidRPr="00EE5523">
            <w:rPr>
              <w:rStyle w:val="af0"/>
              <w:noProof/>
            </w:rPr>
            <w:t>File Upload /</w:t>
          </w:r>
          <w:r w:rsidR="001F67A5" w:rsidRPr="00EE5523">
            <w:rPr>
              <w:rStyle w:val="af0"/>
              <w:noProof/>
            </w:rPr>
            <w:t>文件上传：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_Toc204328313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40" w:author="Pylon" w:date="2026-07-21T16:06:00Z">
            <w:r w:rsidR="00BF2C50">
              <w:rPr>
                <w:noProof/>
                <w:webHidden/>
              </w:rPr>
              <w:t>59</w:t>
            </w:r>
          </w:ins>
          <w:del w:id="41" w:author="Pylon" w:date="2026-07-21T16:06:00Z">
            <w:r w:rsidR="00EE31D3" w:rsidDel="00BF2C50">
              <w:rPr>
                <w:noProof/>
                <w:webHidden/>
              </w:rPr>
              <w:delText>54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D6A62D0" w14:textId="1AC28E97" w:rsidR="001F67A5" w:rsidRDefault="0070514B">
          <w:pPr>
            <w:pStyle w:val="31"/>
            <w:tabs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"_Toc204328314"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5.1</w:t>
          </w:r>
          <w:r w:rsidR="001F67A5" w:rsidRPr="00EE5523">
            <w:rPr>
              <w:rStyle w:val="af0"/>
              <w:noProof/>
            </w:rPr>
            <w:t>文件上传流程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_Toc204328314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42" w:author="Pylon" w:date="2026-07-21T16:06:00Z">
            <w:r w:rsidR="00BF2C50">
              <w:rPr>
                <w:noProof/>
                <w:webHidden/>
              </w:rPr>
              <w:t>59</w:t>
            </w:r>
          </w:ins>
          <w:del w:id="43" w:author="Pylon" w:date="2026-07-21T16:06:00Z">
            <w:r w:rsidR="00EE31D3" w:rsidDel="00BF2C50">
              <w:rPr>
                <w:noProof/>
                <w:webHidden/>
              </w:rPr>
              <w:delText>54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55D9549" w14:textId="4C915577" w:rsidR="001F67A5" w:rsidRDefault="0070514B">
          <w:pPr>
            <w:pStyle w:val="31"/>
            <w:tabs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"_Toc204328315"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5.2</w:t>
          </w:r>
          <w:r w:rsidR="001F67A5" w:rsidRPr="00EE5523">
            <w:rPr>
              <w:rStyle w:val="af0"/>
              <w:noProof/>
            </w:rPr>
            <w:t>上传协议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_Toc204328315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44" w:author="Pylon" w:date="2026-07-21T16:06:00Z">
            <w:r w:rsidR="00BF2C50">
              <w:rPr>
                <w:noProof/>
                <w:webHidden/>
              </w:rPr>
              <w:t>60</w:t>
            </w:r>
          </w:ins>
          <w:del w:id="45" w:author="Pylon" w:date="2026-07-21T16:06:00Z">
            <w:r w:rsidR="00EE31D3" w:rsidDel="00BF2C50">
              <w:rPr>
                <w:noProof/>
                <w:webHidden/>
              </w:rPr>
              <w:delText>55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234F58C" w14:textId="58734F8E" w:rsidR="001F67A5" w:rsidRDefault="0070514B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"_Toc204328316"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Appendix I :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_Toc204328316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46" w:author="Pylon" w:date="2026-07-21T16:06:00Z">
            <w:r w:rsidR="00BF2C50">
              <w:rPr>
                <w:noProof/>
                <w:webHidden/>
              </w:rPr>
              <w:t>65</w:t>
            </w:r>
          </w:ins>
          <w:del w:id="47" w:author="Pylon" w:date="2026-07-21T16:06:00Z">
            <w:r w:rsidR="00EE31D3" w:rsidDel="00BF2C50">
              <w:rPr>
                <w:noProof/>
                <w:webHidden/>
              </w:rPr>
              <w:delText>60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4BCE881" w14:textId="0CFD22FF" w:rsidR="001F67A5" w:rsidRDefault="0070514B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"_Toc204328317"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Appendix II :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_Toc204328317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48" w:author="Pylon" w:date="2026-07-21T16:06:00Z">
            <w:r w:rsidR="00BF2C50">
              <w:rPr>
                <w:noProof/>
                <w:webHidden/>
              </w:rPr>
              <w:t>69</w:t>
            </w:r>
          </w:ins>
          <w:del w:id="49" w:author="Pylon" w:date="2026-07-21T16:06:00Z">
            <w:r w:rsidR="00EE31D3" w:rsidDel="00BF2C50">
              <w:rPr>
                <w:noProof/>
                <w:webHidden/>
              </w:rPr>
              <w:delText>64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E30853C" w14:textId="7ECC96B4" w:rsidR="001F67A5" w:rsidRDefault="0070514B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"_Toc204328318"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Appendix III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_Toc204328318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50" w:author="Pylon" w:date="2026-07-21T16:06:00Z">
            <w:r w:rsidR="00BF2C50">
              <w:rPr>
                <w:noProof/>
                <w:webHidden/>
              </w:rPr>
              <w:t>69</w:t>
            </w:r>
          </w:ins>
          <w:del w:id="51" w:author="Pylon" w:date="2026-07-21T16:06:00Z">
            <w:r w:rsidR="00EE31D3" w:rsidDel="00BF2C50">
              <w:rPr>
                <w:noProof/>
                <w:webHidden/>
              </w:rPr>
              <w:delText>64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6744FF9" w14:textId="699A6400" w:rsidR="001F67A5" w:rsidRDefault="0070514B">
          <w:pPr>
            <w:pStyle w:val="31"/>
            <w:tabs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"_Toc204328319"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1</w:t>
          </w:r>
          <w:r w:rsidR="001F67A5" w:rsidRPr="00EE5523">
            <w:rPr>
              <w:rStyle w:val="af0"/>
              <w:noProof/>
            </w:rPr>
            <w:t>、文件</w:t>
          </w:r>
          <w:r w:rsidR="001F67A5" w:rsidRPr="00EE5523">
            <w:rPr>
              <w:rStyle w:val="af0"/>
              <w:noProof/>
            </w:rPr>
            <w:t>1~32</w:t>
          </w:r>
          <w:r w:rsidR="001F67A5" w:rsidRPr="00EE5523">
            <w:rPr>
              <w:rStyle w:val="af0"/>
              <w:noProof/>
            </w:rPr>
            <w:t>的地址表（电池组模块的序列号地址表）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_Toc204328319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52" w:author="Pylon" w:date="2026-07-21T16:06:00Z">
            <w:r w:rsidR="00BF2C50">
              <w:rPr>
                <w:noProof/>
                <w:webHidden/>
              </w:rPr>
              <w:t>70</w:t>
            </w:r>
          </w:ins>
          <w:del w:id="53" w:author="Pylon" w:date="2026-07-21T16:06:00Z">
            <w:r w:rsidR="00EE31D3" w:rsidDel="00BF2C50">
              <w:rPr>
                <w:noProof/>
                <w:webHidden/>
              </w:rPr>
              <w:delText>65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72CE2FE" w14:textId="5BEBE251" w:rsidR="001F67A5" w:rsidRDefault="0070514B">
          <w:pPr>
            <w:pStyle w:val="31"/>
            <w:tabs>
              <w:tab w:val="right" w:leader="dot" w:pos="9350"/>
            </w:tabs>
            <w:ind w:left="88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"_Toc204328320"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2</w:t>
          </w:r>
          <w:r w:rsidR="001F67A5" w:rsidRPr="00EE5523">
            <w:rPr>
              <w:rStyle w:val="af0"/>
              <w:noProof/>
            </w:rPr>
            <w:t>、文件</w:t>
          </w:r>
          <w:r w:rsidR="001F67A5" w:rsidRPr="00EE5523">
            <w:rPr>
              <w:rStyle w:val="af0"/>
              <w:noProof/>
            </w:rPr>
            <w:t>101~ 132</w:t>
          </w:r>
          <w:r w:rsidR="001F67A5" w:rsidRPr="00EE5523">
            <w:rPr>
              <w:rStyle w:val="af0"/>
              <w:noProof/>
            </w:rPr>
            <w:t>欧盟电池法案数据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_Toc204328320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54" w:author="Pylon" w:date="2026-07-21T16:06:00Z">
            <w:r w:rsidR="00BF2C50">
              <w:rPr>
                <w:noProof/>
                <w:webHidden/>
              </w:rPr>
              <w:t>71</w:t>
            </w:r>
          </w:ins>
          <w:del w:id="55" w:author="Pylon" w:date="2026-07-21T16:06:00Z">
            <w:r w:rsidR="00EE31D3" w:rsidDel="00BF2C50">
              <w:rPr>
                <w:noProof/>
                <w:webHidden/>
              </w:rPr>
              <w:delText>66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00CF474" w14:textId="18ECBBB2" w:rsidR="001F67A5" w:rsidRDefault="0070514B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"_Toc204328321"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Appendix IV :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_Toc204328321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56" w:author="Pylon" w:date="2026-07-21T16:06:00Z">
            <w:r w:rsidR="00BF2C50">
              <w:rPr>
                <w:noProof/>
                <w:webHidden/>
              </w:rPr>
              <w:t>73</w:t>
            </w:r>
          </w:ins>
          <w:del w:id="57" w:author="Pylon" w:date="2026-07-21T16:06:00Z">
            <w:r w:rsidR="00EE31D3" w:rsidDel="00BF2C50">
              <w:rPr>
                <w:noProof/>
                <w:webHidden/>
              </w:rPr>
              <w:delText>68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C0AD93D" w14:textId="30F4E291" w:rsidR="001F67A5" w:rsidRDefault="0070514B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"_Toc204328322"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Appendix V :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_Toc204328322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58" w:author="Pylon" w:date="2026-07-21T16:06:00Z">
            <w:r w:rsidR="00BF2C50">
              <w:rPr>
                <w:noProof/>
                <w:webHidden/>
              </w:rPr>
              <w:t>74</w:t>
            </w:r>
          </w:ins>
          <w:del w:id="59" w:author="Pylon" w:date="2026-07-21T16:06:00Z">
            <w:r w:rsidR="00EE31D3" w:rsidDel="00BF2C50">
              <w:rPr>
                <w:noProof/>
                <w:webHidden/>
              </w:rPr>
              <w:delText>70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73CBD7F" w14:textId="6E8ED4BD" w:rsidR="001F67A5" w:rsidRDefault="0070514B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"_Toc204328323"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Appendix VI (FH3X):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_Toc204328323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60" w:author="Pylon" w:date="2026-07-21T16:06:00Z">
            <w:r w:rsidR="00BF2C50">
              <w:rPr>
                <w:noProof/>
                <w:webHidden/>
              </w:rPr>
              <w:t>75</w:t>
            </w:r>
          </w:ins>
          <w:del w:id="61" w:author="Pylon" w:date="2026-07-21T16:06:00Z">
            <w:r w:rsidR="00EE31D3" w:rsidDel="00BF2C50">
              <w:rPr>
                <w:noProof/>
                <w:webHidden/>
              </w:rPr>
              <w:delText>70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03E7DCA" w14:textId="06F9DA23" w:rsidR="001F67A5" w:rsidRDefault="0070514B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"_Toc204328324"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Appendix VII(FH3X)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_Toc204328324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62" w:author="Pylon" w:date="2026-07-21T16:06:00Z">
            <w:r w:rsidR="00BF2C50">
              <w:rPr>
                <w:noProof/>
                <w:webHidden/>
              </w:rPr>
              <w:t>76</w:t>
            </w:r>
          </w:ins>
          <w:del w:id="63" w:author="Pylon" w:date="2026-07-21T16:06:00Z">
            <w:r w:rsidR="00EE31D3" w:rsidDel="00BF2C50">
              <w:rPr>
                <w:noProof/>
                <w:webHidden/>
              </w:rPr>
              <w:delText>71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86C8140" w14:textId="329D26B6" w:rsidR="001F67A5" w:rsidRDefault="0070514B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"_Toc204328325" </w:instrText>
          </w:r>
          <w:r>
            <w:rPr>
              <w:noProof/>
            </w:rPr>
            <w:fldChar w:fldCharType="separate"/>
          </w:r>
          <w:r w:rsidR="001F67A5" w:rsidRPr="00EE5523">
            <w:rPr>
              <w:rStyle w:val="af0"/>
              <w:noProof/>
            </w:rPr>
            <w:t>Appendix VIII (FH3X):</w:t>
          </w:r>
          <w:r w:rsidR="001F67A5">
            <w:rPr>
              <w:noProof/>
              <w:webHidden/>
            </w:rPr>
            <w:tab/>
          </w:r>
          <w:r w:rsidR="001F67A5">
            <w:rPr>
              <w:noProof/>
              <w:webHidden/>
            </w:rPr>
            <w:fldChar w:fldCharType="begin"/>
          </w:r>
          <w:r w:rsidR="001F67A5">
            <w:rPr>
              <w:noProof/>
              <w:webHidden/>
            </w:rPr>
            <w:instrText xml:space="preserve"> PAGEREF _Toc204328325 \h </w:instrText>
          </w:r>
          <w:r w:rsidR="001F67A5">
            <w:rPr>
              <w:noProof/>
              <w:webHidden/>
            </w:rPr>
          </w:r>
          <w:r w:rsidR="001F67A5">
            <w:rPr>
              <w:noProof/>
              <w:webHidden/>
            </w:rPr>
            <w:fldChar w:fldCharType="separate"/>
          </w:r>
          <w:ins w:id="64" w:author="Pylon" w:date="2026-07-21T16:06:00Z">
            <w:r w:rsidR="00BF2C50">
              <w:rPr>
                <w:noProof/>
                <w:webHidden/>
              </w:rPr>
              <w:t>78</w:t>
            </w:r>
          </w:ins>
          <w:del w:id="65" w:author="Pylon" w:date="2026-07-21T16:06:00Z">
            <w:r w:rsidR="00EE31D3" w:rsidDel="00BF2C50">
              <w:rPr>
                <w:noProof/>
                <w:webHidden/>
              </w:rPr>
              <w:delText>73</w:delText>
            </w:r>
          </w:del>
          <w:r w:rsidR="001F67A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FBBEF31" w14:textId="3EECBC77" w:rsidR="004F48D4" w:rsidRPr="00AA699A" w:rsidRDefault="00876D37" w:rsidP="009A634B">
          <w:pPr>
            <w:pStyle w:val="21"/>
            <w:tabs>
              <w:tab w:val="right" w:leader="dot" w:pos="9350"/>
            </w:tabs>
            <w:ind w:left="440"/>
            <w:rPr>
              <w:noProof/>
              <w:kern w:val="2"/>
              <w:sz w:val="21"/>
            </w:rPr>
          </w:pPr>
          <w:r w:rsidRPr="00AA699A">
            <w:rPr>
              <w:b/>
              <w:bCs/>
              <w:lang w:val="zh-CN"/>
            </w:rPr>
            <w:fldChar w:fldCharType="end"/>
          </w:r>
        </w:p>
      </w:sdtContent>
    </w:sdt>
    <w:p w14:paraId="57D40709" w14:textId="77777777" w:rsidR="00A81E8A" w:rsidRPr="00AA699A" w:rsidRDefault="00A81E8A" w:rsidP="009C1F16">
      <w:pPr>
        <w:pageBreakBefore/>
        <w:jc w:val="center"/>
        <w:rPr>
          <w:rFonts w:ascii="黑体" w:eastAsia="黑体" w:hAnsi="黑体"/>
          <w:sz w:val="32"/>
        </w:rPr>
      </w:pPr>
      <w:r w:rsidRPr="00AA699A">
        <w:rPr>
          <w:rFonts w:ascii="黑体" w:eastAsia="黑体" w:hAnsi="黑体" w:hint="eastAsia"/>
          <w:sz w:val="32"/>
        </w:rPr>
        <w:lastRenderedPageBreak/>
        <w:t>C</w:t>
      </w:r>
      <w:r w:rsidRPr="00AA699A">
        <w:rPr>
          <w:rFonts w:ascii="黑体" w:eastAsia="黑体" w:hAnsi="黑体"/>
          <w:sz w:val="32"/>
        </w:rPr>
        <w:t>olor Code:</w:t>
      </w:r>
    </w:p>
    <w:p w14:paraId="7C1ED51C" w14:textId="77777777" w:rsidR="00E30F62" w:rsidRPr="00AA699A" w:rsidRDefault="00FC7A7E" w:rsidP="00E13B8C">
      <w:r w:rsidRPr="00AA699A">
        <w:rPr>
          <w:rFonts w:hint="eastAsia"/>
        </w:rPr>
        <w:t>Green</w:t>
      </w:r>
      <w:r w:rsidRPr="00AA699A">
        <w:t xml:space="preserve"> </w:t>
      </w:r>
      <w:r w:rsidRPr="00AA699A">
        <w:rPr>
          <w:rFonts w:hint="eastAsia"/>
        </w:rPr>
        <w:t>a</w:t>
      </w:r>
      <w:r w:rsidRPr="00AA699A">
        <w:t>nd light blue:</w:t>
      </w:r>
      <w:r w:rsidR="00E30F62" w:rsidRPr="00AA699A">
        <w:rPr>
          <w:rFonts w:hint="eastAsia"/>
        </w:rPr>
        <w:t>便于阅读的</w:t>
      </w:r>
      <w:r w:rsidR="00C31C86" w:rsidRPr="00AA699A">
        <w:rPr>
          <w:rFonts w:hint="eastAsia"/>
        </w:rPr>
        <w:t>对应关系</w:t>
      </w:r>
      <w:r w:rsidR="00E30F62" w:rsidRPr="00AA699A">
        <w:rPr>
          <w:rFonts w:hint="eastAsia"/>
        </w:rPr>
        <w:t>标记</w:t>
      </w:r>
      <w:r w:rsidR="00E30F62" w:rsidRPr="00AA699A">
        <w:rPr>
          <w:rFonts w:hint="eastAsia"/>
        </w:rPr>
        <w:t>/</w:t>
      </w:r>
      <w:r w:rsidR="009047DC" w:rsidRPr="00AA699A">
        <w:rPr>
          <w:rFonts w:hint="eastAsia"/>
        </w:rPr>
        <w:t>position</w:t>
      </w:r>
      <w:r w:rsidR="009047DC" w:rsidRPr="00AA699A">
        <w:t xml:space="preserve"> </w:t>
      </w:r>
      <w:r w:rsidR="009047DC" w:rsidRPr="00AA699A">
        <w:rPr>
          <w:rFonts w:hint="eastAsia"/>
        </w:rPr>
        <w:t>mar</w:t>
      </w:r>
      <w:r w:rsidR="00750833" w:rsidRPr="00AA699A">
        <w:t xml:space="preserve">k to help reading </w:t>
      </w:r>
    </w:p>
    <w:p w14:paraId="45E28224" w14:textId="77777777" w:rsidR="00C31C86" w:rsidRPr="00AA699A" w:rsidRDefault="00C31C86" w:rsidP="00E13B8C">
      <w:r w:rsidRPr="00AA699A">
        <w:t>Purple: Latest modified by Pylontech.</w:t>
      </w:r>
      <w:r w:rsidR="00193925" w:rsidRPr="00AA699A">
        <w:t xml:space="preserve"> </w:t>
      </w:r>
      <w:r w:rsidRPr="00AA699A">
        <w:rPr>
          <w:rFonts w:hint="eastAsia"/>
        </w:rPr>
        <w:t>/</w:t>
      </w:r>
      <w:r w:rsidRPr="00AA699A">
        <w:rPr>
          <w:rFonts w:hint="eastAsia"/>
        </w:rPr>
        <w:t>发布时，用于标记版本变更内容</w:t>
      </w:r>
    </w:p>
    <w:p w14:paraId="1DA7795E" w14:textId="77777777" w:rsidR="00C31C86" w:rsidRPr="00BA01DF" w:rsidRDefault="00C31C86" w:rsidP="0042458E">
      <w:pPr>
        <w:rPr>
          <w:rFonts w:ascii="黑体" w:eastAsia="黑体" w:hAnsi="黑体"/>
          <w:sz w:val="28"/>
        </w:rPr>
      </w:pPr>
    </w:p>
    <w:p w14:paraId="3CE7E044" w14:textId="77777777" w:rsidR="00A81E8A" w:rsidRPr="00AA699A" w:rsidRDefault="00E13B8C" w:rsidP="004F48D4">
      <w:pPr>
        <w:jc w:val="center"/>
        <w:rPr>
          <w:rFonts w:ascii="黑体" w:eastAsia="黑体" w:hAnsi="黑体"/>
          <w:sz w:val="32"/>
        </w:rPr>
      </w:pPr>
      <w:r w:rsidRPr="00AA699A">
        <w:rPr>
          <w:rFonts w:ascii="黑体" w:eastAsia="黑体" w:hAnsi="黑体" w:hint="eastAsia"/>
          <w:sz w:val="32"/>
        </w:rPr>
        <w:t>Definition</w:t>
      </w:r>
      <w:r w:rsidRPr="00AA699A">
        <w:rPr>
          <w:rFonts w:ascii="黑体" w:eastAsia="黑体" w:hAnsi="黑体"/>
          <w:sz w:val="32"/>
        </w:rPr>
        <w:t xml:space="preserve"> </w:t>
      </w:r>
      <w:r w:rsidRPr="00AA699A">
        <w:rPr>
          <w:rFonts w:ascii="黑体" w:eastAsia="黑体" w:hAnsi="黑体" w:hint="eastAsia"/>
          <w:sz w:val="32"/>
        </w:rPr>
        <w:t>list</w:t>
      </w:r>
    </w:p>
    <w:p w14:paraId="269377BB" w14:textId="77777777" w:rsidR="00362A1D" w:rsidRPr="00AA699A" w:rsidRDefault="00362A1D" w:rsidP="00E13B8C">
      <w:r w:rsidRPr="00AA699A">
        <w:rPr>
          <w:rFonts w:hint="eastAsia"/>
        </w:rPr>
        <w:t>B</w:t>
      </w:r>
      <w:r w:rsidRPr="00AA699A">
        <w:t>MU: level one battery management unit</w:t>
      </w:r>
    </w:p>
    <w:p w14:paraId="02651169" w14:textId="77777777" w:rsidR="00362A1D" w:rsidRPr="00AA699A" w:rsidRDefault="00362A1D" w:rsidP="00E13B8C">
      <w:r w:rsidRPr="00AA699A">
        <w:rPr>
          <w:rFonts w:hint="eastAsia"/>
        </w:rPr>
        <w:t>B</w:t>
      </w:r>
      <w:r w:rsidRPr="00AA699A">
        <w:t>MS: level two battery management unit, a control box of battery in series.</w:t>
      </w:r>
    </w:p>
    <w:p w14:paraId="7A599FC4" w14:textId="77777777" w:rsidR="00362A1D" w:rsidRPr="00AA699A" w:rsidRDefault="00362A1D" w:rsidP="00E13B8C">
      <w:r w:rsidRPr="00AA699A">
        <w:t>MBMS: level three battery management unit, to control BMS and battery systems in parallel connection.</w:t>
      </w:r>
    </w:p>
    <w:p w14:paraId="5B530C01" w14:textId="77777777" w:rsidR="00A81E8A" w:rsidRPr="00AA699A" w:rsidRDefault="00E13B8C" w:rsidP="00E13B8C">
      <w:r w:rsidRPr="00AA699A">
        <w:rPr>
          <w:rFonts w:hint="eastAsia"/>
        </w:rPr>
        <w:t>Cell</w:t>
      </w:r>
      <w:r w:rsidRPr="00AA699A">
        <w:t>/battery cell</w:t>
      </w:r>
      <w:r w:rsidRPr="00AA699A">
        <w:rPr>
          <w:rFonts w:hint="eastAsia"/>
        </w:rPr>
        <w:t>：</w:t>
      </w:r>
      <w:r w:rsidRPr="00AA699A">
        <w:t>3.2V cell</w:t>
      </w:r>
    </w:p>
    <w:p w14:paraId="1C005F34" w14:textId="77777777" w:rsidR="00E13B8C" w:rsidRPr="00AA699A" w:rsidRDefault="00E13B8C" w:rsidP="00E13B8C">
      <w:r w:rsidRPr="00AA699A">
        <w:rPr>
          <w:rFonts w:hint="eastAsia"/>
        </w:rPr>
        <w:t>M</w:t>
      </w:r>
      <w:r w:rsidRPr="00AA699A">
        <w:t>odule: battery module with BMU inside.</w:t>
      </w:r>
    </w:p>
    <w:p w14:paraId="55510363" w14:textId="77777777" w:rsidR="00E13B8C" w:rsidRPr="00AA699A" w:rsidRDefault="00E13B8C" w:rsidP="00E13B8C">
      <w:r w:rsidRPr="00AA699A">
        <w:rPr>
          <w:rFonts w:hint="eastAsia"/>
        </w:rPr>
        <w:t>P</w:t>
      </w:r>
      <w:r w:rsidRPr="00AA699A">
        <w:t>ile/battery system: several modules in series</w:t>
      </w:r>
      <w:r w:rsidR="00362A1D" w:rsidRPr="00AA699A">
        <w:t xml:space="preserve"> connection</w:t>
      </w:r>
      <w:r w:rsidRPr="00AA699A">
        <w:t xml:space="preserve"> with </w:t>
      </w:r>
      <w:r w:rsidR="00362A1D" w:rsidRPr="00AA699A">
        <w:t>one</w:t>
      </w:r>
      <w:r w:rsidRPr="00AA699A">
        <w:t xml:space="preserve"> BMS  </w:t>
      </w:r>
    </w:p>
    <w:p w14:paraId="1FFBE155" w14:textId="77777777" w:rsidR="00E13B8C" w:rsidRPr="00AA699A" w:rsidRDefault="00E13B8C" w:rsidP="00E13B8C">
      <w:pPr>
        <w:rPr>
          <w:rFonts w:ascii="黑体" w:eastAsia="黑体" w:hAnsi="黑体"/>
          <w:sz w:val="32"/>
        </w:rPr>
      </w:pPr>
    </w:p>
    <w:p w14:paraId="1D0030BB" w14:textId="77777777" w:rsidR="00E812F6" w:rsidRPr="00AA699A" w:rsidRDefault="00E812F6" w:rsidP="00E13B8C">
      <w:pPr>
        <w:rPr>
          <w:rFonts w:ascii="黑体" w:eastAsia="黑体" w:hAnsi="黑体"/>
          <w:sz w:val="32"/>
        </w:rPr>
      </w:pPr>
    </w:p>
    <w:p w14:paraId="2B5A27EA" w14:textId="77777777" w:rsidR="00E812F6" w:rsidRPr="00AA699A" w:rsidRDefault="00E812F6" w:rsidP="00E13B8C">
      <w:pPr>
        <w:rPr>
          <w:rFonts w:ascii="黑体" w:eastAsia="黑体" w:hAnsi="黑体"/>
          <w:sz w:val="32"/>
        </w:rPr>
      </w:pPr>
    </w:p>
    <w:p w14:paraId="3CB9F567" w14:textId="77777777" w:rsidR="00E812F6" w:rsidRPr="00AA699A" w:rsidRDefault="00E812F6" w:rsidP="00E13B8C">
      <w:pPr>
        <w:rPr>
          <w:rFonts w:ascii="黑体" w:eastAsia="黑体" w:hAnsi="黑体"/>
          <w:sz w:val="32"/>
        </w:rPr>
      </w:pPr>
    </w:p>
    <w:p w14:paraId="45084F81" w14:textId="77777777" w:rsidR="00E812F6" w:rsidRPr="00AA699A" w:rsidRDefault="00E812F6" w:rsidP="00E13B8C">
      <w:pPr>
        <w:rPr>
          <w:rFonts w:ascii="黑体" w:eastAsia="黑体" w:hAnsi="黑体"/>
          <w:sz w:val="32"/>
        </w:rPr>
      </w:pPr>
    </w:p>
    <w:p w14:paraId="6ADECE98" w14:textId="77777777" w:rsidR="00E812F6" w:rsidRPr="00AA699A" w:rsidRDefault="00E812F6" w:rsidP="00E13B8C">
      <w:pPr>
        <w:rPr>
          <w:rFonts w:ascii="黑体" w:eastAsia="黑体" w:hAnsi="黑体"/>
          <w:sz w:val="32"/>
        </w:rPr>
      </w:pPr>
    </w:p>
    <w:p w14:paraId="00A8890B" w14:textId="77777777" w:rsidR="00B9090A" w:rsidRPr="00AA699A" w:rsidRDefault="00B9090A" w:rsidP="00E13B8C">
      <w:pPr>
        <w:rPr>
          <w:rFonts w:ascii="黑体" w:eastAsia="黑体" w:hAnsi="黑体"/>
          <w:sz w:val="32"/>
        </w:rPr>
      </w:pPr>
    </w:p>
    <w:p w14:paraId="5C9E2D28" w14:textId="77777777" w:rsidR="00E812F6" w:rsidRPr="00AA699A" w:rsidRDefault="00E812F6" w:rsidP="00E13B8C">
      <w:pPr>
        <w:rPr>
          <w:rFonts w:ascii="黑体" w:eastAsia="黑体" w:hAnsi="黑体"/>
          <w:sz w:val="32"/>
        </w:rPr>
      </w:pPr>
    </w:p>
    <w:p w14:paraId="3B374048" w14:textId="77777777" w:rsidR="00E812F6" w:rsidRPr="00AA699A" w:rsidRDefault="00E812F6" w:rsidP="00E13B8C">
      <w:pPr>
        <w:rPr>
          <w:rFonts w:ascii="黑体" w:eastAsia="黑体" w:hAnsi="黑体"/>
          <w:sz w:val="32"/>
        </w:rPr>
      </w:pPr>
    </w:p>
    <w:p w14:paraId="51A9ECE9" w14:textId="77777777" w:rsidR="00560551" w:rsidRPr="00AA699A" w:rsidRDefault="0037129D" w:rsidP="009A634B">
      <w:pPr>
        <w:pStyle w:val="2"/>
      </w:pPr>
      <w:bookmarkStart w:id="66" w:name="_Toc204328292"/>
      <w:r w:rsidRPr="00AA699A">
        <w:rPr>
          <w:rFonts w:hint="eastAsia"/>
        </w:rPr>
        <w:lastRenderedPageBreak/>
        <w:t xml:space="preserve">Modify Record </w:t>
      </w:r>
      <w:r w:rsidR="00560551" w:rsidRPr="00AA699A">
        <w:rPr>
          <w:rFonts w:hint="eastAsia"/>
        </w:rPr>
        <w:t>修订记录</w:t>
      </w:r>
      <w:bookmarkEnd w:id="66"/>
    </w:p>
    <w:tbl>
      <w:tblPr>
        <w:tblStyle w:val="a3"/>
        <w:tblW w:w="9351" w:type="dxa"/>
        <w:jc w:val="center"/>
        <w:tblLook w:val="04A0" w:firstRow="1" w:lastRow="0" w:firstColumn="1" w:lastColumn="0" w:noHBand="0" w:noVBand="1"/>
      </w:tblPr>
      <w:tblGrid>
        <w:gridCol w:w="1278"/>
        <w:gridCol w:w="914"/>
        <w:gridCol w:w="1542"/>
        <w:gridCol w:w="4013"/>
        <w:gridCol w:w="1604"/>
      </w:tblGrid>
      <w:tr w:rsidR="00703701" w:rsidRPr="00AA699A" w14:paraId="0CC9CE88" w14:textId="77777777" w:rsidTr="00B81AA9">
        <w:trPr>
          <w:trHeight w:val="318"/>
          <w:jc w:val="center"/>
        </w:trPr>
        <w:tc>
          <w:tcPr>
            <w:tcW w:w="1278" w:type="dxa"/>
            <w:vAlign w:val="center"/>
          </w:tcPr>
          <w:p w14:paraId="7EF28FEA" w14:textId="77777777" w:rsidR="00560551" w:rsidRPr="00AA699A" w:rsidRDefault="0037129D" w:rsidP="0037129D">
            <w:pPr>
              <w:jc w:val="center"/>
              <w:rPr>
                <w:b/>
              </w:rPr>
            </w:pPr>
            <w:r w:rsidRPr="00AA699A">
              <w:rPr>
                <w:rFonts w:hint="eastAsia"/>
                <w:b/>
              </w:rPr>
              <w:t xml:space="preserve">Date </w:t>
            </w:r>
            <w:r w:rsidR="00560551" w:rsidRPr="00AA699A">
              <w:rPr>
                <w:rFonts w:hint="eastAsia"/>
                <w:b/>
              </w:rPr>
              <w:t>日期</w:t>
            </w:r>
          </w:p>
        </w:tc>
        <w:tc>
          <w:tcPr>
            <w:tcW w:w="914" w:type="dxa"/>
            <w:vAlign w:val="center"/>
          </w:tcPr>
          <w:p w14:paraId="3A880C14" w14:textId="77777777" w:rsidR="00560551" w:rsidRPr="00AA699A" w:rsidRDefault="0037129D" w:rsidP="0037129D">
            <w:pPr>
              <w:jc w:val="center"/>
              <w:rPr>
                <w:b/>
              </w:rPr>
            </w:pPr>
            <w:r w:rsidRPr="00AA699A">
              <w:rPr>
                <w:rFonts w:hint="eastAsia"/>
                <w:b/>
              </w:rPr>
              <w:t>Version</w:t>
            </w:r>
            <w:r w:rsidR="00560551" w:rsidRPr="00AA699A">
              <w:rPr>
                <w:rFonts w:hint="eastAsia"/>
                <w:b/>
              </w:rPr>
              <w:t>版本</w:t>
            </w:r>
          </w:p>
        </w:tc>
        <w:tc>
          <w:tcPr>
            <w:tcW w:w="1542" w:type="dxa"/>
            <w:vAlign w:val="center"/>
          </w:tcPr>
          <w:p w14:paraId="10442FB7" w14:textId="77777777" w:rsidR="00560551" w:rsidRPr="00AA699A" w:rsidRDefault="0037129D" w:rsidP="0037129D">
            <w:pPr>
              <w:jc w:val="center"/>
              <w:rPr>
                <w:b/>
              </w:rPr>
            </w:pPr>
            <w:r w:rsidRPr="00AA699A">
              <w:rPr>
                <w:rFonts w:hint="eastAsia"/>
                <w:b/>
              </w:rPr>
              <w:t xml:space="preserve">Modify Chapter </w:t>
            </w:r>
            <w:r w:rsidR="00560551" w:rsidRPr="00AA699A">
              <w:rPr>
                <w:rFonts w:hint="eastAsia"/>
                <w:b/>
              </w:rPr>
              <w:t>修改章节</w:t>
            </w:r>
          </w:p>
        </w:tc>
        <w:tc>
          <w:tcPr>
            <w:tcW w:w="4013" w:type="dxa"/>
            <w:vAlign w:val="center"/>
          </w:tcPr>
          <w:p w14:paraId="22E727CB" w14:textId="77777777" w:rsidR="00560551" w:rsidRPr="00AA699A" w:rsidRDefault="0037129D" w:rsidP="0037129D">
            <w:pPr>
              <w:jc w:val="center"/>
              <w:rPr>
                <w:b/>
              </w:rPr>
            </w:pPr>
            <w:r w:rsidRPr="00AA699A">
              <w:rPr>
                <w:rFonts w:hint="eastAsia"/>
                <w:b/>
              </w:rPr>
              <w:t xml:space="preserve">Description </w:t>
            </w:r>
            <w:r w:rsidR="004F48D4" w:rsidRPr="00AA699A">
              <w:rPr>
                <w:rFonts w:hint="eastAsia"/>
                <w:b/>
              </w:rPr>
              <w:t>修改描述</w:t>
            </w:r>
          </w:p>
        </w:tc>
        <w:tc>
          <w:tcPr>
            <w:tcW w:w="1603" w:type="dxa"/>
            <w:vAlign w:val="center"/>
          </w:tcPr>
          <w:p w14:paraId="18EE65F3" w14:textId="77777777" w:rsidR="00560551" w:rsidRPr="00AA699A" w:rsidRDefault="0037129D" w:rsidP="0037129D">
            <w:pPr>
              <w:jc w:val="center"/>
              <w:rPr>
                <w:b/>
              </w:rPr>
            </w:pPr>
            <w:r w:rsidRPr="00AA699A">
              <w:rPr>
                <w:rFonts w:hint="eastAsia"/>
                <w:b/>
              </w:rPr>
              <w:t>Author</w:t>
            </w:r>
            <w:r w:rsidR="004F48D4" w:rsidRPr="00AA699A">
              <w:rPr>
                <w:rFonts w:hint="eastAsia"/>
                <w:b/>
              </w:rPr>
              <w:t>作者</w:t>
            </w:r>
          </w:p>
        </w:tc>
      </w:tr>
      <w:tr w:rsidR="00703701" w:rsidRPr="00AA699A" w14:paraId="288BC8A2" w14:textId="77777777" w:rsidTr="00B81AA9">
        <w:trPr>
          <w:trHeight w:val="301"/>
          <w:jc w:val="center"/>
        </w:trPr>
        <w:tc>
          <w:tcPr>
            <w:tcW w:w="1278" w:type="dxa"/>
          </w:tcPr>
          <w:p w14:paraId="3504F42D" w14:textId="77777777" w:rsidR="00560551" w:rsidRPr="00AA699A" w:rsidRDefault="004F48D4" w:rsidP="00560551">
            <w:pPr>
              <w:jc w:val="center"/>
            </w:pPr>
            <w:r w:rsidRPr="00AA699A">
              <w:rPr>
                <w:rFonts w:hint="eastAsia"/>
              </w:rPr>
              <w:t>2016/6/7</w:t>
            </w:r>
          </w:p>
        </w:tc>
        <w:tc>
          <w:tcPr>
            <w:tcW w:w="914" w:type="dxa"/>
          </w:tcPr>
          <w:p w14:paraId="1A1821BD" w14:textId="77777777" w:rsidR="00560551" w:rsidRPr="00AA699A" w:rsidRDefault="004F48D4" w:rsidP="00560551">
            <w:pPr>
              <w:jc w:val="center"/>
            </w:pPr>
            <w:r w:rsidRPr="00AA699A">
              <w:rPr>
                <w:rFonts w:hint="eastAsia"/>
              </w:rPr>
              <w:t>1.00</w:t>
            </w:r>
          </w:p>
        </w:tc>
        <w:tc>
          <w:tcPr>
            <w:tcW w:w="1542" w:type="dxa"/>
          </w:tcPr>
          <w:p w14:paraId="2AD31CC3" w14:textId="77777777" w:rsidR="00560551" w:rsidRPr="00AA699A" w:rsidRDefault="00560551" w:rsidP="00560551">
            <w:pPr>
              <w:jc w:val="center"/>
            </w:pPr>
          </w:p>
        </w:tc>
        <w:tc>
          <w:tcPr>
            <w:tcW w:w="4013" w:type="dxa"/>
          </w:tcPr>
          <w:p w14:paraId="00033B29" w14:textId="77777777" w:rsidR="00560551" w:rsidRPr="00AA699A" w:rsidRDefault="0037129D" w:rsidP="004F48D4">
            <w:r w:rsidRPr="00AA699A">
              <w:rPr>
                <w:rFonts w:hint="eastAsia"/>
              </w:rPr>
              <w:t xml:space="preserve">First draft </w:t>
            </w:r>
            <w:r w:rsidR="004F48D4" w:rsidRPr="00AA699A">
              <w:rPr>
                <w:rFonts w:hint="eastAsia"/>
              </w:rPr>
              <w:t>初稿完成</w:t>
            </w:r>
          </w:p>
        </w:tc>
        <w:tc>
          <w:tcPr>
            <w:tcW w:w="1603" w:type="dxa"/>
          </w:tcPr>
          <w:p w14:paraId="170150F7" w14:textId="77777777" w:rsidR="00560551" w:rsidRPr="00AA699A" w:rsidRDefault="004F48D4" w:rsidP="00560551">
            <w:pPr>
              <w:jc w:val="center"/>
            </w:pPr>
            <w:r w:rsidRPr="00AA699A">
              <w:rPr>
                <w:rFonts w:hint="eastAsia"/>
              </w:rPr>
              <w:t>邹慧兴</w:t>
            </w:r>
          </w:p>
        </w:tc>
      </w:tr>
      <w:tr w:rsidR="00703701" w:rsidRPr="00AA699A" w14:paraId="06F7D2A7" w14:textId="77777777" w:rsidTr="00B81AA9">
        <w:trPr>
          <w:trHeight w:val="652"/>
          <w:jc w:val="center"/>
        </w:trPr>
        <w:tc>
          <w:tcPr>
            <w:tcW w:w="1278" w:type="dxa"/>
          </w:tcPr>
          <w:p w14:paraId="159CB94C" w14:textId="77777777" w:rsidR="00560551" w:rsidRPr="00AA699A" w:rsidRDefault="004F48D4" w:rsidP="00560551">
            <w:pPr>
              <w:jc w:val="center"/>
            </w:pPr>
            <w:r w:rsidRPr="00AA699A">
              <w:rPr>
                <w:rFonts w:hint="eastAsia"/>
              </w:rPr>
              <w:t>2016/6/12</w:t>
            </w:r>
          </w:p>
        </w:tc>
        <w:tc>
          <w:tcPr>
            <w:tcW w:w="914" w:type="dxa"/>
          </w:tcPr>
          <w:p w14:paraId="387D4A8D" w14:textId="77777777" w:rsidR="00560551" w:rsidRPr="00AA699A" w:rsidRDefault="004F48D4" w:rsidP="00560551">
            <w:pPr>
              <w:jc w:val="center"/>
            </w:pPr>
            <w:r w:rsidRPr="00AA699A">
              <w:rPr>
                <w:rFonts w:hint="eastAsia"/>
              </w:rPr>
              <w:t>1.01</w:t>
            </w:r>
          </w:p>
        </w:tc>
        <w:tc>
          <w:tcPr>
            <w:tcW w:w="1542" w:type="dxa"/>
          </w:tcPr>
          <w:p w14:paraId="39A1CC51" w14:textId="77777777" w:rsidR="00560551" w:rsidRPr="00AA699A" w:rsidRDefault="00560551" w:rsidP="00560551">
            <w:pPr>
              <w:jc w:val="center"/>
            </w:pPr>
          </w:p>
        </w:tc>
        <w:tc>
          <w:tcPr>
            <w:tcW w:w="4013" w:type="dxa"/>
          </w:tcPr>
          <w:p w14:paraId="0F280D5B" w14:textId="77777777" w:rsidR="00560551" w:rsidRPr="00AA699A" w:rsidRDefault="0037129D" w:rsidP="0037129D">
            <w:pPr>
              <w:ind w:leftChars="6" w:left="13"/>
            </w:pPr>
            <w:r w:rsidRPr="00AA699A">
              <w:rPr>
                <w:rFonts w:hint="eastAsia"/>
              </w:rPr>
              <w:t>Add address table</w:t>
            </w:r>
            <w:r w:rsidRPr="00AA699A">
              <w:t>’</w:t>
            </w:r>
            <w:r w:rsidRPr="00AA699A">
              <w:rPr>
                <w:rFonts w:hint="eastAsia"/>
              </w:rPr>
              <w:t xml:space="preserve">s general </w:t>
            </w:r>
            <w:r w:rsidRPr="00AA699A">
              <w:t xml:space="preserve">program. </w:t>
            </w:r>
            <w:r w:rsidRPr="00AA699A">
              <w:rPr>
                <w:rFonts w:hint="eastAsia"/>
              </w:rPr>
              <w:t xml:space="preserve">And adjust address information. </w:t>
            </w:r>
            <w:r w:rsidR="004F48D4" w:rsidRPr="00AA699A">
              <w:rPr>
                <w:rFonts w:hint="eastAsia"/>
              </w:rPr>
              <w:t>增加地址表总纲，并局部调整地址信息</w:t>
            </w:r>
          </w:p>
        </w:tc>
        <w:tc>
          <w:tcPr>
            <w:tcW w:w="1603" w:type="dxa"/>
          </w:tcPr>
          <w:p w14:paraId="0E950BF1" w14:textId="77777777" w:rsidR="00560551" w:rsidRPr="00AA699A" w:rsidRDefault="004F48D4" w:rsidP="00560551">
            <w:pPr>
              <w:jc w:val="center"/>
            </w:pPr>
            <w:r w:rsidRPr="00AA699A">
              <w:rPr>
                <w:rFonts w:hint="eastAsia"/>
              </w:rPr>
              <w:t>芮建强</w:t>
            </w:r>
          </w:p>
        </w:tc>
      </w:tr>
      <w:tr w:rsidR="00703701" w:rsidRPr="00AA699A" w14:paraId="2E854E56" w14:textId="77777777" w:rsidTr="00B81AA9">
        <w:trPr>
          <w:trHeight w:val="652"/>
          <w:jc w:val="center"/>
        </w:trPr>
        <w:tc>
          <w:tcPr>
            <w:tcW w:w="1278" w:type="dxa"/>
          </w:tcPr>
          <w:p w14:paraId="6C5909B0" w14:textId="77777777" w:rsidR="007139D7" w:rsidRPr="00AA699A" w:rsidRDefault="00387D1E" w:rsidP="00560551">
            <w:pPr>
              <w:jc w:val="center"/>
            </w:pPr>
            <w:r w:rsidRPr="00AA699A">
              <w:rPr>
                <w:rFonts w:hint="eastAsia"/>
              </w:rPr>
              <w:t>2016/</w:t>
            </w:r>
            <w:r w:rsidR="007139D7" w:rsidRPr="00AA699A">
              <w:rPr>
                <w:rFonts w:hint="eastAsia"/>
              </w:rPr>
              <w:t>6/30</w:t>
            </w:r>
          </w:p>
        </w:tc>
        <w:tc>
          <w:tcPr>
            <w:tcW w:w="914" w:type="dxa"/>
          </w:tcPr>
          <w:p w14:paraId="2ED5878B" w14:textId="77777777" w:rsidR="007139D7" w:rsidRPr="00AA699A" w:rsidRDefault="007139D7" w:rsidP="00560551">
            <w:pPr>
              <w:jc w:val="center"/>
            </w:pPr>
            <w:r w:rsidRPr="00AA699A">
              <w:rPr>
                <w:rFonts w:hint="eastAsia"/>
              </w:rPr>
              <w:t>1.02</w:t>
            </w:r>
          </w:p>
        </w:tc>
        <w:tc>
          <w:tcPr>
            <w:tcW w:w="1542" w:type="dxa"/>
          </w:tcPr>
          <w:p w14:paraId="50BDBAD5" w14:textId="77777777" w:rsidR="007139D7" w:rsidRPr="00AA699A" w:rsidRDefault="007139D7" w:rsidP="00560551">
            <w:pPr>
              <w:jc w:val="center"/>
            </w:pPr>
          </w:p>
        </w:tc>
        <w:tc>
          <w:tcPr>
            <w:tcW w:w="4013" w:type="dxa"/>
          </w:tcPr>
          <w:p w14:paraId="19B56755" w14:textId="77777777" w:rsidR="007139D7" w:rsidRPr="00AA699A" w:rsidRDefault="0037129D" w:rsidP="0056781E">
            <w:r w:rsidRPr="00AA699A">
              <w:rPr>
                <w:rFonts w:hint="eastAsia"/>
              </w:rPr>
              <w:t>Add Request Message</w:t>
            </w:r>
            <w:r w:rsidR="002041DF" w:rsidRPr="00AA699A">
              <w:rPr>
                <w:rFonts w:hint="eastAsia"/>
              </w:rPr>
              <w:t xml:space="preserve"> and relevant message format introduction; Add remot</w:t>
            </w:r>
            <w:r w:rsidR="00482176" w:rsidRPr="00AA699A">
              <w:rPr>
                <w:rFonts w:hint="eastAsia"/>
              </w:rPr>
              <w:t xml:space="preserve">e control and adjust information; Adjust ensemble address </w:t>
            </w:r>
            <w:r w:rsidR="001502BF" w:rsidRPr="00AA699A">
              <w:rPr>
                <w:rFonts w:hint="eastAsia"/>
              </w:rPr>
              <w:t>offset</w:t>
            </w:r>
            <w:r w:rsidR="00482176" w:rsidRPr="00AA699A">
              <w:rPr>
                <w:rFonts w:hint="eastAsia"/>
              </w:rPr>
              <w:t xml:space="preserve">; </w:t>
            </w:r>
            <w:r w:rsidR="0056781E" w:rsidRPr="00AA699A">
              <w:rPr>
                <w:rFonts w:hint="eastAsia"/>
              </w:rPr>
              <w:t xml:space="preserve">Fine tuning of content of register;  </w:t>
            </w:r>
            <w:r w:rsidR="007139D7" w:rsidRPr="00AA699A">
              <w:rPr>
                <w:rFonts w:hint="eastAsia"/>
              </w:rPr>
              <w:t>增加请求报文及相应报文格式</w:t>
            </w:r>
            <w:r w:rsidR="00A83049" w:rsidRPr="00AA699A">
              <w:rPr>
                <w:rFonts w:hint="eastAsia"/>
              </w:rPr>
              <w:t>的介绍</w:t>
            </w:r>
            <w:r w:rsidR="007139D7" w:rsidRPr="00AA699A">
              <w:rPr>
                <w:rFonts w:hint="eastAsia"/>
              </w:rPr>
              <w:t>，</w:t>
            </w:r>
            <w:r w:rsidR="008A6C82" w:rsidRPr="00AA699A">
              <w:rPr>
                <w:rFonts w:hint="eastAsia"/>
              </w:rPr>
              <w:t>加入遥控及遥调信息，</w:t>
            </w:r>
            <w:r w:rsidR="00A83049" w:rsidRPr="00AA699A">
              <w:rPr>
                <w:rFonts w:hint="eastAsia"/>
              </w:rPr>
              <w:t>及</w:t>
            </w:r>
            <w:r w:rsidR="007139D7" w:rsidRPr="00AA699A">
              <w:rPr>
                <w:rFonts w:hint="eastAsia"/>
              </w:rPr>
              <w:t>调整整体的</w:t>
            </w:r>
            <w:r w:rsidR="00A40413" w:rsidRPr="00AA699A">
              <w:rPr>
                <w:rFonts w:hint="eastAsia"/>
              </w:rPr>
              <w:t>地址偏移</w:t>
            </w:r>
            <w:r w:rsidR="00E028E0" w:rsidRPr="00AA699A">
              <w:rPr>
                <w:rFonts w:hint="eastAsia"/>
              </w:rPr>
              <w:t>，微调寄存器内容</w:t>
            </w:r>
          </w:p>
        </w:tc>
        <w:tc>
          <w:tcPr>
            <w:tcW w:w="1603" w:type="dxa"/>
          </w:tcPr>
          <w:p w14:paraId="5F49D535" w14:textId="77777777" w:rsidR="007139D7" w:rsidRPr="00AA699A" w:rsidRDefault="007139D7" w:rsidP="00560551">
            <w:pPr>
              <w:jc w:val="center"/>
            </w:pPr>
            <w:r w:rsidRPr="00AA699A">
              <w:rPr>
                <w:rFonts w:hint="eastAsia"/>
              </w:rPr>
              <w:t>邹慧兴</w:t>
            </w:r>
          </w:p>
        </w:tc>
      </w:tr>
      <w:tr w:rsidR="00703701" w:rsidRPr="00AA699A" w14:paraId="2673E53C" w14:textId="77777777" w:rsidTr="00B81AA9">
        <w:trPr>
          <w:trHeight w:val="652"/>
          <w:jc w:val="center"/>
        </w:trPr>
        <w:tc>
          <w:tcPr>
            <w:tcW w:w="1278" w:type="dxa"/>
          </w:tcPr>
          <w:p w14:paraId="4B1B0B4A" w14:textId="77777777" w:rsidR="0079340B" w:rsidRPr="00AA699A" w:rsidRDefault="00387D1E" w:rsidP="00560551">
            <w:pPr>
              <w:jc w:val="center"/>
            </w:pPr>
            <w:r w:rsidRPr="00AA699A">
              <w:rPr>
                <w:rFonts w:hint="eastAsia"/>
              </w:rPr>
              <w:t>2016/7/5</w:t>
            </w:r>
          </w:p>
        </w:tc>
        <w:tc>
          <w:tcPr>
            <w:tcW w:w="914" w:type="dxa"/>
          </w:tcPr>
          <w:p w14:paraId="678CEBC0" w14:textId="77777777" w:rsidR="0079340B" w:rsidRPr="00AA699A" w:rsidRDefault="00387D1E" w:rsidP="00560551">
            <w:pPr>
              <w:jc w:val="center"/>
            </w:pPr>
            <w:r w:rsidRPr="00AA699A">
              <w:rPr>
                <w:rFonts w:hint="eastAsia"/>
              </w:rPr>
              <w:t>1.03</w:t>
            </w:r>
          </w:p>
        </w:tc>
        <w:tc>
          <w:tcPr>
            <w:tcW w:w="1542" w:type="dxa"/>
          </w:tcPr>
          <w:p w14:paraId="243D04BC" w14:textId="77777777" w:rsidR="0079340B" w:rsidRPr="00AA699A" w:rsidRDefault="0079340B" w:rsidP="00560551">
            <w:pPr>
              <w:jc w:val="center"/>
            </w:pPr>
          </w:p>
        </w:tc>
        <w:tc>
          <w:tcPr>
            <w:tcW w:w="4013" w:type="dxa"/>
          </w:tcPr>
          <w:p w14:paraId="53EB6DEC" w14:textId="77777777" w:rsidR="0079340B" w:rsidRPr="00AA699A" w:rsidRDefault="0056781E" w:rsidP="00F04649">
            <w:r w:rsidRPr="00AA699A">
              <w:rPr>
                <w:rFonts w:hint="eastAsia"/>
              </w:rPr>
              <w:t xml:space="preserve">Modify register message format; Add sleep status awake instruction. </w:t>
            </w:r>
            <w:r w:rsidR="0079340B" w:rsidRPr="00AA699A">
              <w:rPr>
                <w:rFonts w:hint="eastAsia"/>
              </w:rPr>
              <w:t>修正写寄存报文格式</w:t>
            </w:r>
          </w:p>
          <w:p w14:paraId="09E4D778" w14:textId="77777777" w:rsidR="00F04649" w:rsidRPr="00AA699A" w:rsidRDefault="00F04649" w:rsidP="00F04649">
            <w:r w:rsidRPr="00AA699A">
              <w:rPr>
                <w:rFonts w:hint="eastAsia"/>
              </w:rPr>
              <w:t>增加设备休眠状态唤醒命令</w:t>
            </w:r>
          </w:p>
        </w:tc>
        <w:tc>
          <w:tcPr>
            <w:tcW w:w="1603" w:type="dxa"/>
          </w:tcPr>
          <w:p w14:paraId="2B2ADD2E" w14:textId="77777777" w:rsidR="0079340B" w:rsidRPr="00AA699A" w:rsidRDefault="0079340B" w:rsidP="00560551">
            <w:pPr>
              <w:jc w:val="center"/>
            </w:pPr>
            <w:r w:rsidRPr="00AA699A">
              <w:rPr>
                <w:rFonts w:hint="eastAsia"/>
              </w:rPr>
              <w:t>邹慧兴</w:t>
            </w:r>
          </w:p>
        </w:tc>
      </w:tr>
      <w:tr w:rsidR="00703701" w:rsidRPr="00AA699A" w14:paraId="486B8E46" w14:textId="77777777" w:rsidTr="00B81AA9">
        <w:trPr>
          <w:trHeight w:val="652"/>
          <w:jc w:val="center"/>
        </w:trPr>
        <w:tc>
          <w:tcPr>
            <w:tcW w:w="1278" w:type="dxa"/>
          </w:tcPr>
          <w:p w14:paraId="472DF920" w14:textId="77777777" w:rsidR="00FD5C96" w:rsidRPr="00AA699A" w:rsidRDefault="00FD5C96" w:rsidP="00FD5C96">
            <w:pPr>
              <w:jc w:val="center"/>
            </w:pPr>
            <w:r w:rsidRPr="00AA699A">
              <w:rPr>
                <w:rFonts w:hint="eastAsia"/>
              </w:rPr>
              <w:t>2016/8/17</w:t>
            </w:r>
          </w:p>
        </w:tc>
        <w:tc>
          <w:tcPr>
            <w:tcW w:w="914" w:type="dxa"/>
          </w:tcPr>
          <w:p w14:paraId="49BB21A8" w14:textId="77777777" w:rsidR="00FD5C96" w:rsidRPr="00AA699A" w:rsidRDefault="00FD5C96" w:rsidP="00560551">
            <w:pPr>
              <w:jc w:val="center"/>
            </w:pPr>
            <w:r w:rsidRPr="00AA699A">
              <w:rPr>
                <w:rFonts w:hint="eastAsia"/>
              </w:rPr>
              <w:t>1.04</w:t>
            </w:r>
          </w:p>
        </w:tc>
        <w:tc>
          <w:tcPr>
            <w:tcW w:w="1542" w:type="dxa"/>
          </w:tcPr>
          <w:p w14:paraId="2B070C7D" w14:textId="77777777" w:rsidR="00FD5C96" w:rsidRPr="00AA699A" w:rsidRDefault="00FD5C96" w:rsidP="00560551">
            <w:pPr>
              <w:jc w:val="center"/>
            </w:pPr>
          </w:p>
        </w:tc>
        <w:tc>
          <w:tcPr>
            <w:tcW w:w="4013" w:type="dxa"/>
          </w:tcPr>
          <w:p w14:paraId="4876E4D0" w14:textId="77777777" w:rsidR="00FD5C96" w:rsidRPr="00AA699A" w:rsidRDefault="0056781E" w:rsidP="00F04649">
            <w:r w:rsidRPr="00AA699A">
              <w:rPr>
                <w:rFonts w:hint="eastAsia"/>
              </w:rPr>
              <w:t xml:space="preserve">Add charge/discharge instruction. </w:t>
            </w:r>
            <w:r w:rsidR="00FD5C96" w:rsidRPr="00AA699A">
              <w:rPr>
                <w:rFonts w:hint="eastAsia"/>
              </w:rPr>
              <w:t>增加充电放电命令</w:t>
            </w:r>
          </w:p>
        </w:tc>
        <w:tc>
          <w:tcPr>
            <w:tcW w:w="1603" w:type="dxa"/>
          </w:tcPr>
          <w:p w14:paraId="1434CB65" w14:textId="77777777" w:rsidR="00FD5C96" w:rsidRPr="00AA699A" w:rsidRDefault="00FD5C96" w:rsidP="00560551">
            <w:pPr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703701" w:rsidRPr="00AA699A" w14:paraId="2F697B3C" w14:textId="77777777" w:rsidTr="00B81AA9">
        <w:trPr>
          <w:trHeight w:val="652"/>
          <w:jc w:val="center"/>
        </w:trPr>
        <w:tc>
          <w:tcPr>
            <w:tcW w:w="1278" w:type="dxa"/>
          </w:tcPr>
          <w:p w14:paraId="613DF030" w14:textId="77777777" w:rsidR="00BA6F0D" w:rsidRPr="00AA699A" w:rsidRDefault="00BA6F0D" w:rsidP="00FD5C96">
            <w:pPr>
              <w:jc w:val="center"/>
            </w:pPr>
            <w:r w:rsidRPr="00AA699A">
              <w:t>2016/11/15</w:t>
            </w:r>
          </w:p>
        </w:tc>
        <w:tc>
          <w:tcPr>
            <w:tcW w:w="914" w:type="dxa"/>
          </w:tcPr>
          <w:p w14:paraId="20345CB2" w14:textId="77777777" w:rsidR="00BA6F0D" w:rsidRPr="00AA699A" w:rsidRDefault="00BA6F0D" w:rsidP="00560551">
            <w:pPr>
              <w:jc w:val="center"/>
            </w:pPr>
            <w:r w:rsidRPr="00AA699A">
              <w:rPr>
                <w:rFonts w:hint="eastAsia"/>
              </w:rPr>
              <w:t>1.05</w:t>
            </w:r>
          </w:p>
        </w:tc>
        <w:tc>
          <w:tcPr>
            <w:tcW w:w="1542" w:type="dxa"/>
          </w:tcPr>
          <w:p w14:paraId="13D4EACA" w14:textId="77777777" w:rsidR="00BA6F0D" w:rsidRPr="00AA699A" w:rsidRDefault="00BA6F0D" w:rsidP="00560551">
            <w:pPr>
              <w:jc w:val="center"/>
            </w:pPr>
          </w:p>
        </w:tc>
        <w:tc>
          <w:tcPr>
            <w:tcW w:w="4013" w:type="dxa"/>
          </w:tcPr>
          <w:p w14:paraId="6A3FFDDA" w14:textId="77777777" w:rsidR="00BA6F0D" w:rsidRPr="00AA699A" w:rsidRDefault="0056781E" w:rsidP="00F04649">
            <w:r w:rsidRPr="00AA699A">
              <w:rPr>
                <w:rFonts w:hint="eastAsia"/>
              </w:rPr>
              <w:t xml:space="preserve">Add </w:t>
            </w:r>
            <w:r w:rsidR="001502BF" w:rsidRPr="00AA699A">
              <w:rPr>
                <w:rFonts w:hint="eastAsia"/>
              </w:rPr>
              <w:t>force</w:t>
            </w:r>
            <w:r w:rsidRPr="00AA699A">
              <w:rPr>
                <w:rFonts w:hint="eastAsia"/>
              </w:rPr>
              <w:t xml:space="preserve"> charge and </w:t>
            </w:r>
            <w:r w:rsidR="001502BF" w:rsidRPr="00AA699A">
              <w:t>balance</w:t>
            </w:r>
            <w:r w:rsidRPr="00AA699A">
              <w:rPr>
                <w:rFonts w:hint="eastAsia"/>
              </w:rPr>
              <w:t xml:space="preserve"> </w:t>
            </w:r>
            <w:r w:rsidR="00AE336D" w:rsidRPr="00AA699A">
              <w:rPr>
                <w:rFonts w:hint="eastAsia"/>
              </w:rPr>
              <w:t>charge</w:t>
            </w:r>
            <w:r w:rsidR="00AE336D" w:rsidRPr="00AA699A">
              <w:t>’</w:t>
            </w:r>
            <w:r w:rsidR="00AE336D" w:rsidRPr="00AA699A">
              <w:rPr>
                <w:rFonts w:hint="eastAsia"/>
              </w:rPr>
              <w:t xml:space="preserve">s mark bit. </w:t>
            </w:r>
            <w:r w:rsidR="00BA6F0D" w:rsidRPr="00AA699A">
              <w:rPr>
                <w:rFonts w:hint="eastAsia"/>
              </w:rPr>
              <w:t>增加强充与均充标志位</w:t>
            </w:r>
          </w:p>
        </w:tc>
        <w:tc>
          <w:tcPr>
            <w:tcW w:w="1603" w:type="dxa"/>
          </w:tcPr>
          <w:p w14:paraId="33FA966C" w14:textId="77777777" w:rsidR="00BA6F0D" w:rsidRPr="00AA699A" w:rsidRDefault="00BA6F0D" w:rsidP="00560551">
            <w:pPr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703701" w:rsidRPr="00AA699A" w14:paraId="15BB3C7C" w14:textId="77777777" w:rsidTr="00B81AA9">
        <w:trPr>
          <w:trHeight w:val="652"/>
          <w:jc w:val="center"/>
        </w:trPr>
        <w:tc>
          <w:tcPr>
            <w:tcW w:w="1278" w:type="dxa"/>
          </w:tcPr>
          <w:p w14:paraId="7CA98A01" w14:textId="77777777" w:rsidR="007113B6" w:rsidRPr="00AA699A" w:rsidRDefault="00310569" w:rsidP="00FD5C96">
            <w:pPr>
              <w:spacing w:after="200" w:line="276" w:lineRule="auto"/>
              <w:jc w:val="center"/>
            </w:pPr>
            <w:r w:rsidRPr="00AA699A">
              <w:t>2016/12/19</w:t>
            </w:r>
          </w:p>
        </w:tc>
        <w:tc>
          <w:tcPr>
            <w:tcW w:w="914" w:type="dxa"/>
          </w:tcPr>
          <w:p w14:paraId="0F204712" w14:textId="77777777" w:rsidR="007113B6" w:rsidRPr="00AA699A" w:rsidRDefault="00310569" w:rsidP="00560551">
            <w:pPr>
              <w:spacing w:after="200" w:line="276" w:lineRule="auto"/>
              <w:jc w:val="center"/>
            </w:pPr>
            <w:r w:rsidRPr="00AA699A">
              <w:t>1.06</w:t>
            </w:r>
          </w:p>
        </w:tc>
        <w:tc>
          <w:tcPr>
            <w:tcW w:w="1542" w:type="dxa"/>
          </w:tcPr>
          <w:p w14:paraId="64533702" w14:textId="77777777" w:rsidR="007113B6" w:rsidRPr="00AA699A" w:rsidRDefault="007113B6" w:rsidP="00560551">
            <w:pPr>
              <w:spacing w:after="200" w:line="276" w:lineRule="auto"/>
              <w:jc w:val="center"/>
            </w:pPr>
          </w:p>
        </w:tc>
        <w:tc>
          <w:tcPr>
            <w:tcW w:w="4013" w:type="dxa"/>
          </w:tcPr>
          <w:p w14:paraId="67722DC7" w14:textId="77777777" w:rsidR="00A8571D" w:rsidRPr="00AA699A" w:rsidRDefault="00310569" w:rsidP="00040212">
            <w:pPr>
              <w:pStyle w:val="a4"/>
              <w:numPr>
                <w:ilvl w:val="0"/>
                <w:numId w:val="8"/>
              </w:numPr>
            </w:pPr>
            <w:r w:rsidRPr="00AA699A">
              <w:t xml:space="preserve">Add voltage and temperature value, alarm and protection of module. </w:t>
            </w:r>
            <w:r w:rsidRPr="00AA699A">
              <w:rPr>
                <w:rFonts w:hint="eastAsia"/>
              </w:rPr>
              <w:t>增加单板电压温度值及告警保护信息</w:t>
            </w:r>
          </w:p>
          <w:p w14:paraId="22531445" w14:textId="77777777" w:rsidR="00A8571D" w:rsidRPr="00AA699A" w:rsidRDefault="00310569" w:rsidP="00040212">
            <w:pPr>
              <w:pStyle w:val="a4"/>
              <w:numPr>
                <w:ilvl w:val="0"/>
                <w:numId w:val="8"/>
              </w:numPr>
            </w:pPr>
            <w:r w:rsidRPr="00AA699A">
              <w:t xml:space="preserve">Modify the offset of the battery information. </w:t>
            </w:r>
            <w:r w:rsidRPr="00AA699A">
              <w:rPr>
                <w:rFonts w:hint="eastAsia"/>
              </w:rPr>
              <w:t>修改电池组信息偏移量</w:t>
            </w:r>
          </w:p>
        </w:tc>
        <w:tc>
          <w:tcPr>
            <w:tcW w:w="1603" w:type="dxa"/>
          </w:tcPr>
          <w:p w14:paraId="683D60E6" w14:textId="77777777" w:rsidR="007113B6" w:rsidRPr="00AA699A" w:rsidRDefault="00310569" w:rsidP="00560551">
            <w:pPr>
              <w:spacing w:after="200" w:line="276" w:lineRule="auto"/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703701" w:rsidRPr="00AA699A" w14:paraId="30B501F8" w14:textId="77777777" w:rsidTr="00B81AA9">
        <w:trPr>
          <w:trHeight w:val="652"/>
          <w:jc w:val="center"/>
        </w:trPr>
        <w:tc>
          <w:tcPr>
            <w:tcW w:w="1278" w:type="dxa"/>
          </w:tcPr>
          <w:p w14:paraId="4B0C2E39" w14:textId="77777777" w:rsidR="003168A8" w:rsidRPr="00AA699A" w:rsidRDefault="003168A8" w:rsidP="00A8571D">
            <w:pPr>
              <w:jc w:val="center"/>
            </w:pPr>
            <w:r w:rsidRPr="00AA699A">
              <w:rPr>
                <w:rFonts w:hint="eastAsia"/>
              </w:rPr>
              <w:t xml:space="preserve">    </w:t>
            </w:r>
          </w:p>
        </w:tc>
        <w:tc>
          <w:tcPr>
            <w:tcW w:w="914" w:type="dxa"/>
          </w:tcPr>
          <w:p w14:paraId="2D561DFF" w14:textId="77777777" w:rsidR="003168A8" w:rsidRPr="00AA699A" w:rsidRDefault="003168A8" w:rsidP="00A8571D">
            <w:pPr>
              <w:jc w:val="center"/>
            </w:pPr>
            <w:r w:rsidRPr="00AA699A">
              <w:rPr>
                <w:rFonts w:hint="eastAsia"/>
              </w:rPr>
              <w:t>1.07</w:t>
            </w:r>
          </w:p>
        </w:tc>
        <w:tc>
          <w:tcPr>
            <w:tcW w:w="1542" w:type="dxa"/>
          </w:tcPr>
          <w:p w14:paraId="5BC97895" w14:textId="77777777" w:rsidR="003168A8" w:rsidRPr="00AA699A" w:rsidRDefault="003168A8" w:rsidP="00A8571D">
            <w:pPr>
              <w:jc w:val="center"/>
            </w:pPr>
          </w:p>
        </w:tc>
        <w:tc>
          <w:tcPr>
            <w:tcW w:w="4013" w:type="dxa"/>
          </w:tcPr>
          <w:p w14:paraId="5B23C7C4" w14:textId="77777777" w:rsidR="006F24F4" w:rsidRPr="00AA699A" w:rsidRDefault="006F24F4" w:rsidP="006F24F4">
            <w:pPr>
              <w:pStyle w:val="a4"/>
              <w:numPr>
                <w:ilvl w:val="0"/>
                <w:numId w:val="9"/>
              </w:numPr>
            </w:pPr>
            <w:r w:rsidRPr="00AA699A">
              <w:rPr>
                <w:rFonts w:hint="eastAsia"/>
              </w:rPr>
              <w:t>Transport battery module alarm and protection byte</w:t>
            </w:r>
            <w:r w:rsidR="003168A8" w:rsidRPr="00AA699A">
              <w:rPr>
                <w:rFonts w:hint="eastAsia"/>
              </w:rPr>
              <w:t>模块告警与保护的位置</w:t>
            </w:r>
            <w:r w:rsidRPr="00AA699A">
              <w:rPr>
                <w:rFonts w:hint="eastAsia"/>
              </w:rPr>
              <w:t>互换</w:t>
            </w:r>
          </w:p>
        </w:tc>
        <w:tc>
          <w:tcPr>
            <w:tcW w:w="1603" w:type="dxa"/>
          </w:tcPr>
          <w:p w14:paraId="06B389AA" w14:textId="77777777" w:rsidR="003168A8" w:rsidRPr="00AA699A" w:rsidRDefault="003168A8" w:rsidP="00A8571D">
            <w:pPr>
              <w:jc w:val="center"/>
            </w:pPr>
            <w:r w:rsidRPr="00AA699A">
              <w:rPr>
                <w:rFonts w:hint="eastAsia"/>
              </w:rPr>
              <w:t>邹慧兴</w:t>
            </w:r>
          </w:p>
        </w:tc>
      </w:tr>
      <w:tr w:rsidR="00703701" w:rsidRPr="00AA699A" w14:paraId="7C646A2D" w14:textId="77777777" w:rsidTr="00B81AA9">
        <w:trPr>
          <w:trHeight w:val="652"/>
          <w:jc w:val="center"/>
        </w:trPr>
        <w:tc>
          <w:tcPr>
            <w:tcW w:w="1278" w:type="dxa"/>
          </w:tcPr>
          <w:p w14:paraId="2B195E50" w14:textId="77777777" w:rsidR="003168A8" w:rsidRPr="00AA699A" w:rsidRDefault="003168A8" w:rsidP="00A8571D">
            <w:pPr>
              <w:jc w:val="center"/>
            </w:pPr>
            <w:r w:rsidRPr="00AA699A">
              <w:rPr>
                <w:rFonts w:hint="eastAsia"/>
              </w:rPr>
              <w:t>2017/3/9</w:t>
            </w:r>
          </w:p>
        </w:tc>
        <w:tc>
          <w:tcPr>
            <w:tcW w:w="914" w:type="dxa"/>
          </w:tcPr>
          <w:p w14:paraId="0743E707" w14:textId="77777777" w:rsidR="003168A8" w:rsidRPr="00AA699A" w:rsidRDefault="003168A8" w:rsidP="00A8571D">
            <w:pPr>
              <w:jc w:val="center"/>
            </w:pPr>
            <w:r w:rsidRPr="00AA699A">
              <w:rPr>
                <w:rFonts w:hint="eastAsia"/>
              </w:rPr>
              <w:t>1.08</w:t>
            </w:r>
          </w:p>
        </w:tc>
        <w:tc>
          <w:tcPr>
            <w:tcW w:w="1542" w:type="dxa"/>
          </w:tcPr>
          <w:p w14:paraId="5302A15A" w14:textId="77777777" w:rsidR="003168A8" w:rsidRPr="00AA699A" w:rsidRDefault="003168A8" w:rsidP="00A8571D">
            <w:pPr>
              <w:jc w:val="center"/>
            </w:pPr>
          </w:p>
        </w:tc>
        <w:tc>
          <w:tcPr>
            <w:tcW w:w="4013" w:type="dxa"/>
          </w:tcPr>
          <w:p w14:paraId="26F4E12C" w14:textId="77777777" w:rsidR="00A87C74" w:rsidRPr="00AA699A" w:rsidRDefault="00A87C74" w:rsidP="00A87C74">
            <w:pPr>
              <w:pStyle w:val="a4"/>
              <w:numPr>
                <w:ilvl w:val="0"/>
                <w:numId w:val="10"/>
              </w:numPr>
            </w:pPr>
            <w:r w:rsidRPr="00AA699A">
              <w:rPr>
                <w:rFonts w:hint="eastAsia"/>
              </w:rPr>
              <w:t>Add  the 06H function code support of Modbus</w:t>
            </w:r>
            <w:r w:rsidR="003168A8" w:rsidRPr="00AA699A">
              <w:rPr>
                <w:rFonts w:hint="eastAsia"/>
              </w:rPr>
              <w:t>增加</w:t>
            </w:r>
            <w:r w:rsidR="003168A8" w:rsidRPr="00AA699A">
              <w:rPr>
                <w:rFonts w:hint="eastAsia"/>
              </w:rPr>
              <w:t>Modbus</w:t>
            </w:r>
            <w:r w:rsidR="003168A8" w:rsidRPr="00AA699A">
              <w:rPr>
                <w:rFonts w:hint="eastAsia"/>
              </w:rPr>
              <w:t>的</w:t>
            </w:r>
            <w:r w:rsidR="003168A8" w:rsidRPr="00AA699A">
              <w:rPr>
                <w:rFonts w:hint="eastAsia"/>
              </w:rPr>
              <w:t>06H</w:t>
            </w:r>
            <w:r w:rsidR="003168A8" w:rsidRPr="00AA699A">
              <w:rPr>
                <w:rFonts w:hint="eastAsia"/>
              </w:rPr>
              <w:t>功能码支持</w:t>
            </w:r>
          </w:p>
          <w:p w14:paraId="1B6F28E8" w14:textId="77777777" w:rsidR="003168A8" w:rsidRPr="00AA699A" w:rsidRDefault="000E39D4" w:rsidP="003168A8">
            <w:pPr>
              <w:pStyle w:val="a4"/>
              <w:numPr>
                <w:ilvl w:val="0"/>
                <w:numId w:val="10"/>
              </w:numPr>
            </w:pPr>
            <w:r w:rsidRPr="00AA699A">
              <w:rPr>
                <w:rFonts w:hint="eastAsia"/>
              </w:rPr>
              <w:t>Add the status bit</w:t>
            </w:r>
            <w:r w:rsidR="003168A8" w:rsidRPr="00AA699A">
              <w:rPr>
                <w:rFonts w:hint="eastAsia"/>
              </w:rPr>
              <w:t>增加状态标志位</w:t>
            </w:r>
          </w:p>
        </w:tc>
        <w:tc>
          <w:tcPr>
            <w:tcW w:w="1603" w:type="dxa"/>
          </w:tcPr>
          <w:p w14:paraId="1281108B" w14:textId="77777777" w:rsidR="003168A8" w:rsidRPr="00AA699A" w:rsidRDefault="003168A8" w:rsidP="00A8571D">
            <w:pPr>
              <w:jc w:val="center"/>
            </w:pPr>
            <w:r w:rsidRPr="00AA699A">
              <w:rPr>
                <w:rFonts w:hint="eastAsia"/>
              </w:rPr>
              <w:t>邹慧兴</w:t>
            </w:r>
          </w:p>
        </w:tc>
      </w:tr>
      <w:tr w:rsidR="00703701" w:rsidRPr="00AA699A" w14:paraId="6AAC90DB" w14:textId="77777777" w:rsidTr="00B81AA9">
        <w:trPr>
          <w:trHeight w:val="652"/>
          <w:jc w:val="center"/>
        </w:trPr>
        <w:tc>
          <w:tcPr>
            <w:tcW w:w="1278" w:type="dxa"/>
          </w:tcPr>
          <w:p w14:paraId="334A3DB4" w14:textId="77777777" w:rsidR="00040212" w:rsidRPr="00AA699A" w:rsidRDefault="00040212" w:rsidP="00A8571D">
            <w:pPr>
              <w:jc w:val="center"/>
            </w:pPr>
            <w:r w:rsidRPr="00AA699A">
              <w:rPr>
                <w:rFonts w:hint="eastAsia"/>
              </w:rPr>
              <w:t>2017/10/10</w:t>
            </w:r>
          </w:p>
        </w:tc>
        <w:tc>
          <w:tcPr>
            <w:tcW w:w="914" w:type="dxa"/>
          </w:tcPr>
          <w:p w14:paraId="422DF7E2" w14:textId="77777777" w:rsidR="00040212" w:rsidRPr="00AA699A" w:rsidRDefault="00040212" w:rsidP="00A8571D">
            <w:pPr>
              <w:jc w:val="center"/>
            </w:pPr>
            <w:r w:rsidRPr="00AA699A">
              <w:rPr>
                <w:rFonts w:hint="eastAsia"/>
              </w:rPr>
              <w:t>1.09</w:t>
            </w:r>
          </w:p>
        </w:tc>
        <w:tc>
          <w:tcPr>
            <w:tcW w:w="1542" w:type="dxa"/>
          </w:tcPr>
          <w:p w14:paraId="788B7C9A" w14:textId="77777777" w:rsidR="00040212" w:rsidRPr="00AA699A" w:rsidRDefault="00040212" w:rsidP="00A8571D">
            <w:pPr>
              <w:jc w:val="center"/>
            </w:pPr>
          </w:p>
        </w:tc>
        <w:tc>
          <w:tcPr>
            <w:tcW w:w="4013" w:type="dxa"/>
          </w:tcPr>
          <w:p w14:paraId="1A38288B" w14:textId="77777777" w:rsidR="00040212" w:rsidRPr="00AA699A" w:rsidRDefault="00040212" w:rsidP="00040212">
            <w:pPr>
              <w:pStyle w:val="a4"/>
              <w:numPr>
                <w:ilvl w:val="0"/>
                <w:numId w:val="11"/>
              </w:numPr>
            </w:pPr>
            <w:r w:rsidRPr="00AA699A">
              <w:rPr>
                <w:rFonts w:hint="eastAsia"/>
              </w:rPr>
              <w:t>增加</w:t>
            </w:r>
            <w:r w:rsidRPr="00AA699A">
              <w:rPr>
                <w:rFonts w:hint="eastAsia"/>
              </w:rPr>
              <w:t>modbus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06H</w:t>
            </w:r>
            <w:r w:rsidRPr="00AA699A">
              <w:rPr>
                <w:rFonts w:hint="eastAsia"/>
              </w:rPr>
              <w:t>功能码支持</w:t>
            </w:r>
          </w:p>
          <w:p w14:paraId="77781510" w14:textId="77777777" w:rsidR="00040212" w:rsidRPr="00AA699A" w:rsidRDefault="00040212" w:rsidP="00040212">
            <w:pPr>
              <w:pStyle w:val="a4"/>
              <w:ind w:left="360"/>
            </w:pPr>
            <w:r w:rsidRPr="00AA699A">
              <w:t>A</w:t>
            </w:r>
            <w:r w:rsidRPr="00AA699A">
              <w:rPr>
                <w:rFonts w:hint="eastAsia"/>
              </w:rPr>
              <w:t>dd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function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code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06H</w:t>
            </w:r>
          </w:p>
          <w:p w14:paraId="54CD0C55" w14:textId="77777777" w:rsidR="00040212" w:rsidRPr="00AA699A" w:rsidRDefault="00040212" w:rsidP="00040212">
            <w:pPr>
              <w:pStyle w:val="a4"/>
              <w:numPr>
                <w:ilvl w:val="0"/>
                <w:numId w:val="11"/>
              </w:numPr>
            </w:pPr>
            <w:r w:rsidRPr="00AA699A">
              <w:rPr>
                <w:rFonts w:hint="eastAsia"/>
              </w:rPr>
              <w:t>增加状态标志位</w:t>
            </w:r>
          </w:p>
          <w:p w14:paraId="595F0D17" w14:textId="77777777" w:rsidR="00040212" w:rsidRPr="00AA699A" w:rsidRDefault="00040212" w:rsidP="00040212">
            <w:pPr>
              <w:pStyle w:val="a4"/>
              <w:ind w:left="360"/>
            </w:pPr>
            <w:r w:rsidRPr="00AA699A">
              <w:t>A</w:t>
            </w:r>
            <w:r w:rsidRPr="00AA699A">
              <w:rPr>
                <w:rFonts w:hint="eastAsia"/>
              </w:rPr>
              <w:t>dd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status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flag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bit</w:t>
            </w:r>
          </w:p>
        </w:tc>
        <w:tc>
          <w:tcPr>
            <w:tcW w:w="1603" w:type="dxa"/>
          </w:tcPr>
          <w:p w14:paraId="2E8620FF" w14:textId="77777777" w:rsidR="00040212" w:rsidRPr="00AA699A" w:rsidRDefault="00040212" w:rsidP="00A8571D">
            <w:pPr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703701" w:rsidRPr="00AA699A" w14:paraId="765A22C5" w14:textId="77777777" w:rsidTr="00B81AA9">
        <w:trPr>
          <w:trHeight w:val="652"/>
          <w:jc w:val="center"/>
        </w:trPr>
        <w:tc>
          <w:tcPr>
            <w:tcW w:w="1278" w:type="dxa"/>
          </w:tcPr>
          <w:p w14:paraId="793E0091" w14:textId="77777777" w:rsidR="00040212" w:rsidRPr="00AA699A" w:rsidRDefault="00040212" w:rsidP="00A8571D">
            <w:pPr>
              <w:jc w:val="center"/>
            </w:pPr>
            <w:r w:rsidRPr="00AA699A">
              <w:rPr>
                <w:rFonts w:hint="eastAsia"/>
              </w:rPr>
              <w:lastRenderedPageBreak/>
              <w:t>2017/10/16</w:t>
            </w:r>
          </w:p>
        </w:tc>
        <w:tc>
          <w:tcPr>
            <w:tcW w:w="914" w:type="dxa"/>
          </w:tcPr>
          <w:p w14:paraId="5AA8A0CD" w14:textId="77777777" w:rsidR="00040212" w:rsidRPr="00AA699A" w:rsidRDefault="00040212" w:rsidP="00A8571D">
            <w:pPr>
              <w:jc w:val="center"/>
            </w:pPr>
            <w:r w:rsidRPr="00AA699A">
              <w:rPr>
                <w:rFonts w:hint="eastAsia"/>
              </w:rPr>
              <w:t>1.10</w:t>
            </w:r>
          </w:p>
        </w:tc>
        <w:tc>
          <w:tcPr>
            <w:tcW w:w="1542" w:type="dxa"/>
          </w:tcPr>
          <w:p w14:paraId="122DC87E" w14:textId="77777777" w:rsidR="00040212" w:rsidRPr="00AA699A" w:rsidRDefault="00040212" w:rsidP="00A8571D">
            <w:pPr>
              <w:jc w:val="center"/>
            </w:pPr>
          </w:p>
        </w:tc>
        <w:tc>
          <w:tcPr>
            <w:tcW w:w="4013" w:type="dxa"/>
          </w:tcPr>
          <w:p w14:paraId="01715275" w14:textId="77777777" w:rsidR="00040212" w:rsidRPr="00AA699A" w:rsidRDefault="00040212" w:rsidP="00040212">
            <w:pPr>
              <w:pStyle w:val="a4"/>
              <w:numPr>
                <w:ilvl w:val="0"/>
                <w:numId w:val="12"/>
              </w:numPr>
            </w:pPr>
            <w:r w:rsidRPr="00AA699A">
              <w:rPr>
                <w:rFonts w:hint="eastAsia"/>
              </w:rPr>
              <w:t>单个电池组信息增加</w:t>
            </w:r>
            <w:r w:rsidRPr="00AA699A">
              <w:rPr>
                <w:rFonts w:hint="eastAsia"/>
              </w:rPr>
              <w:t>SOC</w:t>
            </w:r>
          </w:p>
          <w:p w14:paraId="73750D52" w14:textId="77777777" w:rsidR="00040212" w:rsidRPr="00AA699A" w:rsidRDefault="00040212" w:rsidP="00040212">
            <w:pPr>
              <w:pStyle w:val="a4"/>
              <w:ind w:left="360"/>
            </w:pPr>
            <w:r w:rsidRPr="00AA699A">
              <w:t>A</w:t>
            </w:r>
            <w:r w:rsidRPr="00AA699A">
              <w:rPr>
                <w:rFonts w:hint="eastAsia"/>
              </w:rPr>
              <w:t>dd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SOC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information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in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single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pile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info</w:t>
            </w:r>
          </w:p>
        </w:tc>
        <w:tc>
          <w:tcPr>
            <w:tcW w:w="1603" w:type="dxa"/>
          </w:tcPr>
          <w:p w14:paraId="6C8CF32E" w14:textId="77777777" w:rsidR="00040212" w:rsidRPr="00AA699A" w:rsidRDefault="00040212" w:rsidP="00A8571D">
            <w:pPr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703701" w:rsidRPr="00AA699A" w14:paraId="4758B371" w14:textId="77777777" w:rsidTr="00B81AA9">
        <w:trPr>
          <w:trHeight w:val="652"/>
          <w:jc w:val="center"/>
        </w:trPr>
        <w:tc>
          <w:tcPr>
            <w:tcW w:w="1278" w:type="dxa"/>
          </w:tcPr>
          <w:p w14:paraId="7AF4D187" w14:textId="77777777" w:rsidR="00404686" w:rsidRPr="00AA699A" w:rsidRDefault="00404686" w:rsidP="00404686">
            <w:pPr>
              <w:jc w:val="center"/>
            </w:pPr>
            <w:r w:rsidRPr="00AA699A">
              <w:rPr>
                <w:rFonts w:hint="eastAsia"/>
              </w:rPr>
              <w:t>2</w:t>
            </w:r>
            <w:r w:rsidRPr="00AA699A">
              <w:t>017/12/29</w:t>
            </w:r>
          </w:p>
        </w:tc>
        <w:tc>
          <w:tcPr>
            <w:tcW w:w="914" w:type="dxa"/>
          </w:tcPr>
          <w:p w14:paraId="1D1732E3" w14:textId="77777777" w:rsidR="00404686" w:rsidRPr="00AA699A" w:rsidRDefault="00404686" w:rsidP="00404686">
            <w:pPr>
              <w:jc w:val="center"/>
            </w:pPr>
            <w:r w:rsidRPr="00AA699A">
              <w:rPr>
                <w:rFonts w:hint="eastAsia"/>
              </w:rPr>
              <w:t>1</w:t>
            </w:r>
            <w:r w:rsidRPr="00AA699A">
              <w:t>.11</w:t>
            </w:r>
          </w:p>
        </w:tc>
        <w:tc>
          <w:tcPr>
            <w:tcW w:w="1542" w:type="dxa"/>
          </w:tcPr>
          <w:p w14:paraId="1E07F846" w14:textId="77777777" w:rsidR="00404686" w:rsidRPr="00AA699A" w:rsidRDefault="00404686" w:rsidP="00404686">
            <w:pPr>
              <w:jc w:val="center"/>
            </w:pPr>
          </w:p>
        </w:tc>
        <w:tc>
          <w:tcPr>
            <w:tcW w:w="4013" w:type="dxa"/>
          </w:tcPr>
          <w:p w14:paraId="32CC45AF" w14:textId="77777777" w:rsidR="00404686" w:rsidRPr="00AA699A" w:rsidRDefault="00404686" w:rsidP="00404686">
            <w:pPr>
              <w:pStyle w:val="a4"/>
              <w:numPr>
                <w:ilvl w:val="0"/>
                <w:numId w:val="14"/>
              </w:numPr>
            </w:pPr>
            <w:r w:rsidRPr="00AA699A">
              <w:rPr>
                <w:rFonts w:hint="eastAsia"/>
              </w:rPr>
              <w:t>增加支持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台二级主控信息，调整二级主控信息偏移地址</w:t>
            </w:r>
          </w:p>
          <w:p w14:paraId="619A2383" w14:textId="77777777" w:rsidR="00FA691C" w:rsidRPr="00AA699A" w:rsidRDefault="00FA691C" w:rsidP="00FA691C">
            <w:pPr>
              <w:pStyle w:val="a4"/>
              <w:ind w:left="360"/>
            </w:pPr>
            <w:r w:rsidRPr="00AA699A">
              <w:rPr>
                <w:rFonts w:hint="eastAsia"/>
              </w:rPr>
              <w:t>A</w:t>
            </w:r>
            <w:r w:rsidRPr="00AA699A">
              <w:t>dd function of support maximum 32 BMS. Modify internal communication settings.</w:t>
            </w:r>
          </w:p>
          <w:p w14:paraId="715149BB" w14:textId="77777777" w:rsidR="00404686" w:rsidRPr="00AA699A" w:rsidRDefault="00404686" w:rsidP="00404686">
            <w:pPr>
              <w:pStyle w:val="a4"/>
              <w:numPr>
                <w:ilvl w:val="0"/>
                <w:numId w:val="14"/>
              </w:numPr>
            </w:pPr>
            <w:r w:rsidRPr="00AA699A">
              <w:rPr>
                <w:rFonts w:hint="eastAsia"/>
              </w:rPr>
              <w:t>调整协议地址，最多支持</w:t>
            </w:r>
            <w:r w:rsidRPr="00AA699A">
              <w:rPr>
                <w:rFonts w:hint="eastAsia"/>
              </w:rPr>
              <w:t>750</w:t>
            </w:r>
            <w:r w:rsidRPr="00AA699A">
              <w:rPr>
                <w:rFonts w:hint="eastAsia"/>
              </w:rPr>
              <w:t>串电芯，最多</w:t>
            </w:r>
            <w:r w:rsidRPr="00AA699A">
              <w:rPr>
                <w:rFonts w:hint="eastAsia"/>
              </w:rPr>
              <w:t>75</w:t>
            </w:r>
            <w:r w:rsidRPr="00AA699A">
              <w:rPr>
                <w:rFonts w:hint="eastAsia"/>
              </w:rPr>
              <w:t>个电池模块串联</w:t>
            </w:r>
          </w:p>
          <w:p w14:paraId="56866F69" w14:textId="77777777" w:rsidR="002E1A06" w:rsidRPr="00AA699A" w:rsidRDefault="002E1A06" w:rsidP="002E1A06">
            <w:pPr>
              <w:pStyle w:val="a4"/>
              <w:ind w:left="360"/>
            </w:pPr>
            <w:r w:rsidRPr="00AA699A">
              <w:rPr>
                <w:rFonts w:hint="eastAsia"/>
              </w:rPr>
              <w:t>M</w:t>
            </w:r>
            <w:r w:rsidRPr="00AA699A">
              <w:t>odify</w:t>
            </w:r>
            <w:r w:rsidR="00A81E8A" w:rsidRPr="00AA699A">
              <w:t xml:space="preserve"> internal</w:t>
            </w:r>
            <w:r w:rsidRPr="00AA699A">
              <w:t xml:space="preserve"> </w:t>
            </w:r>
            <w:r w:rsidR="00A81E8A" w:rsidRPr="00AA699A">
              <w:t>address number to support max 750 cell in series. Max 75 batteries module in series</w:t>
            </w:r>
          </w:p>
          <w:p w14:paraId="7E6CFF4F" w14:textId="77777777" w:rsidR="00404686" w:rsidRPr="00AA699A" w:rsidRDefault="00404686" w:rsidP="00404686">
            <w:pPr>
              <w:pStyle w:val="a4"/>
              <w:numPr>
                <w:ilvl w:val="0"/>
                <w:numId w:val="14"/>
              </w:numPr>
            </w:pPr>
            <w:r w:rsidRPr="00AA699A">
              <w:rPr>
                <w:rFonts w:hint="eastAsia"/>
              </w:rPr>
              <w:t>调整二级主控的条形码数据存放地址</w:t>
            </w:r>
          </w:p>
          <w:p w14:paraId="368B76AE" w14:textId="77777777" w:rsidR="00A81E8A" w:rsidRPr="00AA699A" w:rsidRDefault="00A81E8A" w:rsidP="00A81E8A">
            <w:pPr>
              <w:pStyle w:val="a4"/>
              <w:ind w:left="360"/>
            </w:pPr>
            <w:r w:rsidRPr="00AA699A">
              <w:rPr>
                <w:rFonts w:hint="eastAsia"/>
              </w:rPr>
              <w:t>M</w:t>
            </w:r>
            <w:r w:rsidRPr="00AA699A">
              <w:t xml:space="preserve">odify BMS </w:t>
            </w:r>
            <w:r w:rsidRPr="00AA699A">
              <w:rPr>
                <w:rFonts w:hint="eastAsia"/>
              </w:rPr>
              <w:t>SN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co</w:t>
            </w:r>
            <w:r w:rsidRPr="00AA699A">
              <w:t>de address.</w:t>
            </w:r>
          </w:p>
          <w:p w14:paraId="1F54CA27" w14:textId="77777777" w:rsidR="00404686" w:rsidRPr="00AA699A" w:rsidRDefault="00404686" w:rsidP="00404686">
            <w:pPr>
              <w:pStyle w:val="a4"/>
              <w:numPr>
                <w:ilvl w:val="0"/>
                <w:numId w:val="14"/>
              </w:numPr>
            </w:pPr>
            <w:r w:rsidRPr="00AA699A">
              <w:rPr>
                <w:rFonts w:hint="eastAsia"/>
              </w:rPr>
              <w:t>调整二级主控内模块电池及单体电池信息的偏移地址</w:t>
            </w:r>
          </w:p>
          <w:p w14:paraId="12DC04F3" w14:textId="77777777" w:rsidR="00A81E8A" w:rsidRPr="00AA699A" w:rsidRDefault="00A81E8A" w:rsidP="00A81E8A">
            <w:pPr>
              <w:pStyle w:val="a4"/>
              <w:ind w:left="360"/>
            </w:pPr>
            <w:r w:rsidRPr="00AA699A">
              <w:rPr>
                <w:rFonts w:hint="eastAsia"/>
              </w:rPr>
              <w:t>M</w:t>
            </w:r>
            <w:r w:rsidRPr="00AA699A">
              <w:t>odify offset address of</w:t>
            </w:r>
            <w:r w:rsidR="00D65646" w:rsidRPr="00AA699A">
              <w:t xml:space="preserve"> module battery and cell information.</w:t>
            </w:r>
          </w:p>
          <w:p w14:paraId="1DB69C65" w14:textId="77777777" w:rsidR="00404686" w:rsidRPr="00AA699A" w:rsidRDefault="00404686" w:rsidP="00404686">
            <w:pPr>
              <w:pStyle w:val="a4"/>
              <w:numPr>
                <w:ilvl w:val="0"/>
                <w:numId w:val="14"/>
              </w:numPr>
            </w:pPr>
            <w:r w:rsidRPr="00AA699A">
              <w:rPr>
                <w:rFonts w:hint="eastAsia"/>
              </w:rPr>
              <w:t>增加文件记录读取功能，用于读取二级主控内电池模块的条形码</w:t>
            </w:r>
          </w:p>
          <w:p w14:paraId="019A986D" w14:textId="77777777" w:rsidR="00D65646" w:rsidRPr="00AA699A" w:rsidRDefault="00D65646" w:rsidP="00D65646">
            <w:pPr>
              <w:pStyle w:val="a4"/>
              <w:ind w:left="360"/>
            </w:pPr>
            <w:r w:rsidRPr="00AA699A">
              <w:rPr>
                <w:rFonts w:hint="eastAsia"/>
              </w:rPr>
              <w:t>A</w:t>
            </w:r>
            <w:r w:rsidRPr="00AA699A">
              <w:t xml:space="preserve">dd function of reading file </w:t>
            </w:r>
            <w:r w:rsidR="000A45EE" w:rsidRPr="00AA699A">
              <w:t>record</w:t>
            </w:r>
            <w:r w:rsidRPr="00AA699A">
              <w:rPr>
                <w:rFonts w:hint="eastAsia"/>
              </w:rPr>
              <w:t>.</w:t>
            </w:r>
            <w:r w:rsidRPr="00AA699A">
              <w:t xml:space="preserve"> Able to read SN code.</w:t>
            </w:r>
          </w:p>
          <w:p w14:paraId="22D636E3" w14:textId="77777777" w:rsidR="00404686" w:rsidRPr="00AA699A" w:rsidRDefault="00404686" w:rsidP="00404686">
            <w:pPr>
              <w:pStyle w:val="a4"/>
              <w:numPr>
                <w:ilvl w:val="0"/>
                <w:numId w:val="14"/>
              </w:numPr>
            </w:pPr>
            <w:r w:rsidRPr="00AA699A">
              <w:t>Modbus RTU/TCP</w:t>
            </w:r>
            <w:r w:rsidRPr="00AA699A">
              <w:t>整合</w:t>
            </w:r>
            <w:r w:rsidRPr="00AA699A">
              <w:rPr>
                <w:rFonts w:hint="eastAsia"/>
              </w:rPr>
              <w:t>，增加</w:t>
            </w:r>
            <w:r w:rsidRPr="00AA699A">
              <w:rPr>
                <w:rFonts w:hint="eastAsia"/>
              </w:rPr>
              <w:t>TCP</w:t>
            </w:r>
            <w:r w:rsidRPr="00AA699A">
              <w:rPr>
                <w:rFonts w:hint="eastAsia"/>
              </w:rPr>
              <w:t>传输说明</w:t>
            </w:r>
          </w:p>
          <w:p w14:paraId="0F04592B" w14:textId="77777777" w:rsidR="00D65646" w:rsidRPr="00AA699A" w:rsidRDefault="004F14AE" w:rsidP="00D65646">
            <w:pPr>
              <w:pStyle w:val="a4"/>
              <w:ind w:left="360"/>
            </w:pPr>
            <w:r w:rsidRPr="00AA699A">
              <w:rPr>
                <w:rFonts w:hint="eastAsia"/>
              </w:rPr>
              <w:t>A</w:t>
            </w:r>
            <w:r w:rsidRPr="00AA699A">
              <w:t>dd instruction of TCP communication, combine MODBUS RTU/TCP in same protocol.</w:t>
            </w:r>
          </w:p>
          <w:p w14:paraId="34DD762A" w14:textId="77777777" w:rsidR="00404686" w:rsidRPr="00AA699A" w:rsidRDefault="00404686" w:rsidP="00404686">
            <w:pPr>
              <w:pStyle w:val="a4"/>
              <w:numPr>
                <w:ilvl w:val="0"/>
                <w:numId w:val="14"/>
              </w:numPr>
            </w:pPr>
            <w:r w:rsidRPr="00AA699A">
              <w:rPr>
                <w:rFonts w:hint="eastAsia"/>
              </w:rPr>
              <w:t>增加绝缘电阻值及绝缘状态内容</w:t>
            </w:r>
          </w:p>
          <w:p w14:paraId="2F0AF98B" w14:textId="77777777" w:rsidR="004F14AE" w:rsidRPr="00AA699A" w:rsidRDefault="004F14AE" w:rsidP="004F14AE">
            <w:pPr>
              <w:pStyle w:val="a4"/>
              <w:ind w:left="360"/>
            </w:pPr>
            <w:r w:rsidRPr="00AA699A">
              <w:rPr>
                <w:rFonts w:hint="eastAsia"/>
              </w:rPr>
              <w:t>A</w:t>
            </w:r>
            <w:r w:rsidRPr="00AA699A">
              <w:t>dd information of insolation resistance and insolation status.</w:t>
            </w:r>
          </w:p>
        </w:tc>
        <w:tc>
          <w:tcPr>
            <w:tcW w:w="1603" w:type="dxa"/>
          </w:tcPr>
          <w:p w14:paraId="5314283E" w14:textId="77777777" w:rsidR="00404686" w:rsidRPr="00AA699A" w:rsidRDefault="00404686" w:rsidP="00404686">
            <w:pPr>
              <w:jc w:val="center"/>
            </w:pPr>
            <w:r w:rsidRPr="00AA699A">
              <w:rPr>
                <w:rFonts w:hint="eastAsia"/>
              </w:rPr>
              <w:t>邹慧兴</w:t>
            </w:r>
          </w:p>
        </w:tc>
      </w:tr>
      <w:tr w:rsidR="00703701" w:rsidRPr="00AA699A" w14:paraId="5CA5F930" w14:textId="77777777" w:rsidTr="00B81AA9">
        <w:trPr>
          <w:trHeight w:val="652"/>
          <w:jc w:val="center"/>
        </w:trPr>
        <w:tc>
          <w:tcPr>
            <w:tcW w:w="1278" w:type="dxa"/>
          </w:tcPr>
          <w:p w14:paraId="30E8E133" w14:textId="77777777" w:rsidR="0077302A" w:rsidRPr="00AA699A" w:rsidRDefault="0077302A" w:rsidP="00404686">
            <w:pPr>
              <w:jc w:val="center"/>
            </w:pPr>
            <w:r w:rsidRPr="00AA699A">
              <w:t>2018/1/15</w:t>
            </w:r>
          </w:p>
        </w:tc>
        <w:tc>
          <w:tcPr>
            <w:tcW w:w="914" w:type="dxa"/>
          </w:tcPr>
          <w:p w14:paraId="7114319F" w14:textId="77777777" w:rsidR="0077302A" w:rsidRPr="00AA699A" w:rsidRDefault="0077302A" w:rsidP="00404686">
            <w:pPr>
              <w:jc w:val="center"/>
            </w:pPr>
            <w:r w:rsidRPr="00AA699A">
              <w:t>1.12</w:t>
            </w:r>
          </w:p>
        </w:tc>
        <w:tc>
          <w:tcPr>
            <w:tcW w:w="1542" w:type="dxa"/>
          </w:tcPr>
          <w:p w14:paraId="2EC0A7A2" w14:textId="77777777" w:rsidR="0077302A" w:rsidRPr="00AA699A" w:rsidRDefault="00463180" w:rsidP="00404686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IV</w:t>
            </w:r>
          </w:p>
        </w:tc>
        <w:tc>
          <w:tcPr>
            <w:tcW w:w="4013" w:type="dxa"/>
          </w:tcPr>
          <w:p w14:paraId="2FEBC9E5" w14:textId="77777777" w:rsidR="0077302A" w:rsidRPr="00AA699A" w:rsidRDefault="0077302A" w:rsidP="0077302A">
            <w:pPr>
              <w:pStyle w:val="a4"/>
              <w:numPr>
                <w:ilvl w:val="0"/>
                <w:numId w:val="18"/>
              </w:numPr>
            </w:pPr>
            <w:r w:rsidRPr="00AA699A">
              <w:rPr>
                <w:rFonts w:hint="eastAsia"/>
              </w:rPr>
              <w:t>增加故障代码</w:t>
            </w: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内容的位解析，便于显示</w:t>
            </w:r>
            <w:r w:rsidR="0041231D" w:rsidRPr="00AA699A">
              <w:rPr>
                <w:rFonts w:hint="eastAsia"/>
              </w:rPr>
              <w:t>具体故障类型</w:t>
            </w:r>
          </w:p>
          <w:p w14:paraId="03AD1A15" w14:textId="77777777" w:rsidR="008C48E1" w:rsidRPr="00AA699A" w:rsidRDefault="008C48E1" w:rsidP="008C48E1">
            <w:pPr>
              <w:pStyle w:val="a4"/>
              <w:ind w:left="360"/>
            </w:pPr>
            <w:r w:rsidRPr="00AA699A">
              <w:rPr>
                <w:rFonts w:hint="eastAsia"/>
              </w:rPr>
              <w:t>Add</w:t>
            </w:r>
            <w:r w:rsidRPr="00AA699A">
              <w:t xml:space="preserve"> detail info of error code 1</w:t>
            </w:r>
          </w:p>
        </w:tc>
        <w:tc>
          <w:tcPr>
            <w:tcW w:w="1603" w:type="dxa"/>
          </w:tcPr>
          <w:p w14:paraId="22CE3A79" w14:textId="77777777" w:rsidR="0077302A" w:rsidRPr="00AA699A" w:rsidRDefault="0077302A" w:rsidP="00404686">
            <w:pPr>
              <w:jc w:val="center"/>
            </w:pPr>
            <w:r w:rsidRPr="00AA699A">
              <w:rPr>
                <w:rFonts w:hint="eastAsia"/>
              </w:rPr>
              <w:t>邹慧兴</w:t>
            </w:r>
          </w:p>
        </w:tc>
      </w:tr>
      <w:tr w:rsidR="00350F96" w:rsidRPr="00AA699A" w14:paraId="63300B2D" w14:textId="77777777" w:rsidTr="00B81AA9">
        <w:trPr>
          <w:trHeight w:val="652"/>
          <w:jc w:val="center"/>
        </w:trPr>
        <w:tc>
          <w:tcPr>
            <w:tcW w:w="1278" w:type="dxa"/>
          </w:tcPr>
          <w:p w14:paraId="6655A058" w14:textId="77777777" w:rsidR="00350F96" w:rsidRPr="00AA699A" w:rsidRDefault="00350F96" w:rsidP="00404686">
            <w:pPr>
              <w:jc w:val="center"/>
            </w:pPr>
            <w:r w:rsidRPr="00AA699A">
              <w:rPr>
                <w:rFonts w:hint="eastAsia"/>
              </w:rPr>
              <w:t>2018/4/3</w:t>
            </w:r>
          </w:p>
        </w:tc>
        <w:tc>
          <w:tcPr>
            <w:tcW w:w="914" w:type="dxa"/>
          </w:tcPr>
          <w:p w14:paraId="7DF53E1C" w14:textId="77777777" w:rsidR="00350F96" w:rsidRPr="00AA699A" w:rsidRDefault="004723BC" w:rsidP="00404686">
            <w:pPr>
              <w:jc w:val="center"/>
            </w:pPr>
            <w:r w:rsidRPr="00AA699A">
              <w:rPr>
                <w:rFonts w:hint="eastAsia"/>
              </w:rPr>
              <w:t>1.13</w:t>
            </w:r>
          </w:p>
        </w:tc>
        <w:tc>
          <w:tcPr>
            <w:tcW w:w="1542" w:type="dxa"/>
          </w:tcPr>
          <w:p w14:paraId="445CB8D3" w14:textId="77777777" w:rsidR="00350F96" w:rsidRPr="00AA699A" w:rsidRDefault="00135D02" w:rsidP="00404686">
            <w:pPr>
              <w:jc w:val="center"/>
            </w:pPr>
            <w:r w:rsidRPr="00AA699A">
              <w:rPr>
                <w:rFonts w:hint="eastAsia"/>
              </w:rPr>
              <w:t>3.</w:t>
            </w:r>
            <w:r w:rsidR="0021643A" w:rsidRPr="00AA699A">
              <w:t>3</w:t>
            </w:r>
          </w:p>
        </w:tc>
        <w:tc>
          <w:tcPr>
            <w:tcW w:w="4013" w:type="dxa"/>
          </w:tcPr>
          <w:p w14:paraId="342B4BD9" w14:textId="77777777" w:rsidR="00350F96" w:rsidRPr="00AA699A" w:rsidRDefault="003845C5" w:rsidP="004723BC">
            <w:pPr>
              <w:pStyle w:val="a4"/>
              <w:numPr>
                <w:ilvl w:val="0"/>
                <w:numId w:val="19"/>
              </w:numPr>
            </w:pPr>
            <w:r w:rsidRPr="00AA699A">
              <w:rPr>
                <w:rFonts w:hint="eastAsia"/>
              </w:rPr>
              <w:t>增加临时屏蔽“无通信时切离继电器”功能</w:t>
            </w:r>
          </w:p>
          <w:p w14:paraId="7C098B76" w14:textId="77777777" w:rsidR="006F6419" w:rsidRPr="00AA699A" w:rsidRDefault="008C48E1" w:rsidP="006F6419">
            <w:pPr>
              <w:pStyle w:val="a4"/>
              <w:numPr>
                <w:ilvl w:val="0"/>
                <w:numId w:val="19"/>
              </w:numPr>
            </w:pPr>
            <w:r w:rsidRPr="00AA699A">
              <w:rPr>
                <w:rFonts w:hint="eastAsia"/>
              </w:rPr>
              <w:t>A</w:t>
            </w:r>
            <w:r w:rsidRPr="00AA699A">
              <w:t xml:space="preserve">dd </w:t>
            </w:r>
            <w:r w:rsidR="003845C5" w:rsidRPr="00AA699A">
              <w:rPr>
                <w:rFonts w:hint="eastAsia"/>
              </w:rPr>
              <w:t>command</w:t>
            </w:r>
            <w:r w:rsidR="003845C5" w:rsidRPr="00AA699A">
              <w:t xml:space="preserve"> </w:t>
            </w:r>
            <w:r w:rsidR="003845C5" w:rsidRPr="00AA699A">
              <w:rPr>
                <w:rFonts w:hint="eastAsia"/>
              </w:rPr>
              <w:t>of</w:t>
            </w:r>
            <w:r w:rsidR="003845C5" w:rsidRPr="00AA699A">
              <w:rPr>
                <w:rFonts w:hint="eastAsia"/>
              </w:rPr>
              <w:t>：</w:t>
            </w:r>
            <w:r w:rsidR="006F6419" w:rsidRPr="00AA699A">
              <w:rPr>
                <w:rFonts w:hint="eastAsia"/>
              </w:rPr>
              <w:t>Te</w:t>
            </w:r>
            <w:r w:rsidR="006F6419" w:rsidRPr="00AA699A">
              <w:t>mporary masking “external communication error” command</w:t>
            </w:r>
          </w:p>
          <w:p w14:paraId="15382096" w14:textId="77777777" w:rsidR="008C48E1" w:rsidRPr="00AA699A" w:rsidRDefault="008C48E1" w:rsidP="008C48E1">
            <w:pPr>
              <w:pStyle w:val="a4"/>
              <w:ind w:left="360"/>
            </w:pPr>
          </w:p>
          <w:p w14:paraId="2546D191" w14:textId="77777777" w:rsidR="004723BC" w:rsidRPr="00AA699A" w:rsidRDefault="004723BC" w:rsidP="004723BC">
            <w:pPr>
              <w:pStyle w:val="a4"/>
              <w:numPr>
                <w:ilvl w:val="0"/>
                <w:numId w:val="19"/>
              </w:numPr>
            </w:pPr>
            <w:r w:rsidRPr="00AA699A">
              <w:rPr>
                <w:rFonts w:hint="eastAsia"/>
              </w:rPr>
              <w:t>增加错误码</w:t>
            </w:r>
            <w:r w:rsidRPr="00AA699A">
              <w:rPr>
                <w:rFonts w:hint="eastAsia"/>
              </w:rPr>
              <w:t>00</w:t>
            </w:r>
          </w:p>
          <w:p w14:paraId="28E26E8F" w14:textId="77777777" w:rsidR="008C48E1" w:rsidRPr="00AA699A" w:rsidRDefault="007B11C5" w:rsidP="00220FC4">
            <w:pPr>
              <w:pStyle w:val="a4"/>
              <w:ind w:left="360"/>
            </w:pPr>
            <w:r w:rsidRPr="00AA699A">
              <w:rPr>
                <w:rFonts w:hint="eastAsia"/>
              </w:rPr>
              <w:t>A</w:t>
            </w:r>
            <w:r w:rsidRPr="00AA699A">
              <w:t>dd error code “00”</w:t>
            </w:r>
          </w:p>
        </w:tc>
        <w:tc>
          <w:tcPr>
            <w:tcW w:w="1603" w:type="dxa"/>
          </w:tcPr>
          <w:p w14:paraId="11B83759" w14:textId="77777777" w:rsidR="00350F96" w:rsidRPr="00AA699A" w:rsidRDefault="00515011" w:rsidP="00404686">
            <w:pPr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5D04BB" w:rsidRPr="00AA699A" w14:paraId="30DA7D97" w14:textId="77777777" w:rsidTr="00B81AA9">
        <w:trPr>
          <w:trHeight w:val="70"/>
          <w:jc w:val="center"/>
        </w:trPr>
        <w:tc>
          <w:tcPr>
            <w:tcW w:w="1278" w:type="dxa"/>
          </w:tcPr>
          <w:p w14:paraId="45299FE1" w14:textId="77777777" w:rsidR="005D04BB" w:rsidRPr="00AA699A" w:rsidRDefault="005D04BB" w:rsidP="005D04BB">
            <w:pPr>
              <w:jc w:val="center"/>
            </w:pPr>
            <w:r w:rsidRPr="00AA699A">
              <w:rPr>
                <w:rFonts w:hint="eastAsia"/>
              </w:rPr>
              <w:t>2018/8/2</w:t>
            </w:r>
          </w:p>
        </w:tc>
        <w:tc>
          <w:tcPr>
            <w:tcW w:w="914" w:type="dxa"/>
          </w:tcPr>
          <w:p w14:paraId="68E74F1B" w14:textId="77777777" w:rsidR="005D04BB" w:rsidRPr="00AA699A" w:rsidRDefault="005D04BB" w:rsidP="005D04BB">
            <w:pPr>
              <w:jc w:val="center"/>
            </w:pPr>
            <w:r w:rsidRPr="00AA699A">
              <w:rPr>
                <w:rFonts w:hint="eastAsia"/>
              </w:rPr>
              <w:t>1.14</w:t>
            </w:r>
          </w:p>
        </w:tc>
        <w:tc>
          <w:tcPr>
            <w:tcW w:w="1542" w:type="dxa"/>
          </w:tcPr>
          <w:p w14:paraId="0CD2ACE2" w14:textId="77777777" w:rsidR="005D04BB" w:rsidRPr="00AA699A" w:rsidRDefault="005D04BB" w:rsidP="005D04BB">
            <w:pPr>
              <w:jc w:val="center"/>
            </w:pPr>
            <w:r w:rsidRPr="00AA699A">
              <w:rPr>
                <w:rFonts w:hint="eastAsia"/>
              </w:rPr>
              <w:t>3.4</w:t>
            </w:r>
            <w:r w:rsidRPr="00AA699A">
              <w:rPr>
                <w:rFonts w:hint="eastAsia"/>
              </w:rPr>
              <w:t>、</w:t>
            </w:r>
            <w:r w:rsidRPr="00AA699A">
              <w:rPr>
                <w:rFonts w:hint="eastAsia"/>
              </w:rPr>
              <w:t>3.6</w:t>
            </w:r>
          </w:p>
        </w:tc>
        <w:tc>
          <w:tcPr>
            <w:tcW w:w="4013" w:type="dxa"/>
          </w:tcPr>
          <w:p w14:paraId="093F0710" w14:textId="77777777" w:rsidR="005D04BB" w:rsidRPr="00AA699A" w:rsidRDefault="005D04BB" w:rsidP="005D04BB">
            <w:pPr>
              <w:pStyle w:val="a4"/>
              <w:numPr>
                <w:ilvl w:val="0"/>
                <w:numId w:val="22"/>
              </w:numPr>
            </w:pPr>
            <w:r w:rsidRPr="00AA699A">
              <w:rPr>
                <w:rFonts w:hint="eastAsia"/>
              </w:rPr>
              <w:t>增加禁止充电与禁止放电标志位</w:t>
            </w:r>
          </w:p>
        </w:tc>
        <w:tc>
          <w:tcPr>
            <w:tcW w:w="1603" w:type="dxa"/>
          </w:tcPr>
          <w:p w14:paraId="51FEA3B0" w14:textId="77777777" w:rsidR="005D04BB" w:rsidRPr="00AA699A" w:rsidRDefault="005D04BB" w:rsidP="009E50E3">
            <w:pPr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D7149B" w:rsidRPr="00AA699A" w14:paraId="4F0ED5E8" w14:textId="77777777" w:rsidTr="00B81AA9">
        <w:trPr>
          <w:trHeight w:val="70"/>
          <w:jc w:val="center"/>
        </w:trPr>
        <w:tc>
          <w:tcPr>
            <w:tcW w:w="1278" w:type="dxa"/>
          </w:tcPr>
          <w:p w14:paraId="4910DDDA" w14:textId="77777777" w:rsidR="00D7149B" w:rsidRPr="00AA699A" w:rsidRDefault="00D7149B" w:rsidP="00D7149B">
            <w:pPr>
              <w:jc w:val="center"/>
            </w:pPr>
            <w:r w:rsidRPr="00AA699A">
              <w:t>2018/9/25</w:t>
            </w:r>
          </w:p>
        </w:tc>
        <w:tc>
          <w:tcPr>
            <w:tcW w:w="914" w:type="dxa"/>
          </w:tcPr>
          <w:p w14:paraId="271BBF6D" w14:textId="77777777" w:rsidR="00D7149B" w:rsidRPr="00AA699A" w:rsidRDefault="00D7149B" w:rsidP="005D04BB">
            <w:pPr>
              <w:jc w:val="center"/>
            </w:pPr>
            <w:r w:rsidRPr="00AA699A">
              <w:t>1.15</w:t>
            </w:r>
          </w:p>
        </w:tc>
        <w:tc>
          <w:tcPr>
            <w:tcW w:w="1542" w:type="dxa"/>
          </w:tcPr>
          <w:p w14:paraId="6E8B7A28" w14:textId="77777777" w:rsidR="00D7149B" w:rsidRPr="00AA699A" w:rsidRDefault="00057068" w:rsidP="005D04BB">
            <w:pPr>
              <w:jc w:val="center"/>
            </w:pPr>
            <w:r w:rsidRPr="00AA699A">
              <w:t xml:space="preserve">Appendix IV </w:t>
            </w:r>
          </w:p>
        </w:tc>
        <w:tc>
          <w:tcPr>
            <w:tcW w:w="4013" w:type="dxa"/>
          </w:tcPr>
          <w:p w14:paraId="77DA4E42" w14:textId="77777777" w:rsidR="00D7149B" w:rsidRPr="00AA699A" w:rsidRDefault="00812743" w:rsidP="00D7149B">
            <w:pPr>
              <w:pStyle w:val="a4"/>
              <w:numPr>
                <w:ilvl w:val="0"/>
                <w:numId w:val="23"/>
              </w:numPr>
            </w:pPr>
            <w:r w:rsidRPr="00AA699A">
              <w:rPr>
                <w:rFonts w:hint="eastAsia"/>
              </w:rPr>
              <w:t>增加电池</w:t>
            </w:r>
            <w:r w:rsidR="00D7149B" w:rsidRPr="00AA699A">
              <w:rPr>
                <w:rFonts w:hint="eastAsia"/>
              </w:rPr>
              <w:t>损坏故障位</w:t>
            </w:r>
          </w:p>
        </w:tc>
        <w:tc>
          <w:tcPr>
            <w:tcW w:w="1603" w:type="dxa"/>
          </w:tcPr>
          <w:p w14:paraId="0CF93264" w14:textId="77777777" w:rsidR="00D7149B" w:rsidRPr="00AA699A" w:rsidRDefault="00D7149B" w:rsidP="009E50E3">
            <w:pPr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5A2278" w:rsidRPr="00AA699A" w14:paraId="450F8534" w14:textId="77777777" w:rsidTr="00B81AA9">
        <w:trPr>
          <w:trHeight w:val="70"/>
          <w:jc w:val="center"/>
        </w:trPr>
        <w:tc>
          <w:tcPr>
            <w:tcW w:w="1278" w:type="dxa"/>
          </w:tcPr>
          <w:p w14:paraId="07310C3D" w14:textId="77777777" w:rsidR="005A2278" w:rsidRPr="00AA699A" w:rsidRDefault="005A2278" w:rsidP="005A2278">
            <w:pPr>
              <w:jc w:val="center"/>
            </w:pPr>
            <w:r w:rsidRPr="00AA699A">
              <w:lastRenderedPageBreak/>
              <w:t>2018/11/6</w:t>
            </w:r>
          </w:p>
        </w:tc>
        <w:tc>
          <w:tcPr>
            <w:tcW w:w="914" w:type="dxa"/>
          </w:tcPr>
          <w:p w14:paraId="7FAF234C" w14:textId="77777777" w:rsidR="005A2278" w:rsidRPr="00AA699A" w:rsidRDefault="005A2278" w:rsidP="005A2278">
            <w:pPr>
              <w:jc w:val="center"/>
            </w:pPr>
            <w:r w:rsidRPr="00AA699A">
              <w:t>1.16</w:t>
            </w:r>
          </w:p>
        </w:tc>
        <w:tc>
          <w:tcPr>
            <w:tcW w:w="1542" w:type="dxa"/>
          </w:tcPr>
          <w:p w14:paraId="7CEA2214" w14:textId="77777777" w:rsidR="005A2278" w:rsidRPr="00AA699A" w:rsidRDefault="005A2278" w:rsidP="00790971">
            <w:pPr>
              <w:jc w:val="center"/>
            </w:pPr>
            <w:r w:rsidRPr="00AA699A">
              <w:t xml:space="preserve">Appendix IV </w:t>
            </w:r>
          </w:p>
        </w:tc>
        <w:tc>
          <w:tcPr>
            <w:tcW w:w="4013" w:type="dxa"/>
          </w:tcPr>
          <w:p w14:paraId="3D2A42B1" w14:textId="77777777" w:rsidR="005A2278" w:rsidRPr="00AA699A" w:rsidRDefault="005A2278" w:rsidP="005A2278">
            <w:pPr>
              <w:pStyle w:val="a4"/>
              <w:numPr>
                <w:ilvl w:val="0"/>
                <w:numId w:val="23"/>
              </w:numPr>
            </w:pPr>
            <w:r w:rsidRPr="00AA699A">
              <w:rPr>
                <w:rFonts w:hint="eastAsia"/>
              </w:rPr>
              <w:t>增加关机电路等故障位</w:t>
            </w:r>
          </w:p>
        </w:tc>
        <w:tc>
          <w:tcPr>
            <w:tcW w:w="1603" w:type="dxa"/>
          </w:tcPr>
          <w:p w14:paraId="194D49A9" w14:textId="77777777" w:rsidR="005A2278" w:rsidRPr="00AA699A" w:rsidRDefault="005A2278" w:rsidP="00790971">
            <w:pPr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B34A21" w:rsidRPr="00AA699A" w14:paraId="2AA9A012" w14:textId="77777777" w:rsidTr="00B81AA9">
        <w:trPr>
          <w:trHeight w:val="70"/>
          <w:jc w:val="center"/>
        </w:trPr>
        <w:tc>
          <w:tcPr>
            <w:tcW w:w="1278" w:type="dxa"/>
          </w:tcPr>
          <w:p w14:paraId="7F75E731" w14:textId="77777777" w:rsidR="00B34A21" w:rsidRPr="00AA699A" w:rsidRDefault="00B34A21" w:rsidP="00B34A21">
            <w:pPr>
              <w:jc w:val="center"/>
            </w:pPr>
            <w:r w:rsidRPr="00AA699A">
              <w:t>2019/5/</w:t>
            </w:r>
            <w:r w:rsidR="00F928DD" w:rsidRPr="00AA699A">
              <w:t>30</w:t>
            </w:r>
          </w:p>
        </w:tc>
        <w:tc>
          <w:tcPr>
            <w:tcW w:w="914" w:type="dxa"/>
          </w:tcPr>
          <w:p w14:paraId="693331B1" w14:textId="77777777" w:rsidR="00B34A21" w:rsidRPr="00AA699A" w:rsidRDefault="00B34A21" w:rsidP="00B34A21">
            <w:pPr>
              <w:jc w:val="center"/>
            </w:pPr>
            <w:r w:rsidRPr="00AA699A">
              <w:t>1.17</w:t>
            </w:r>
          </w:p>
        </w:tc>
        <w:tc>
          <w:tcPr>
            <w:tcW w:w="1542" w:type="dxa"/>
          </w:tcPr>
          <w:p w14:paraId="6C064CE8" w14:textId="77777777" w:rsidR="00B34A21" w:rsidRPr="00AA699A" w:rsidRDefault="00B34A21" w:rsidP="00B34A21">
            <w:pPr>
              <w:jc w:val="center"/>
            </w:pPr>
          </w:p>
        </w:tc>
        <w:tc>
          <w:tcPr>
            <w:tcW w:w="4013" w:type="dxa"/>
          </w:tcPr>
          <w:p w14:paraId="48C158EA" w14:textId="77777777" w:rsidR="00B34A21" w:rsidRPr="00AA699A" w:rsidRDefault="00B34A21" w:rsidP="00E02CE1">
            <w:pPr>
              <w:pStyle w:val="a4"/>
              <w:numPr>
                <w:ilvl w:val="0"/>
                <w:numId w:val="25"/>
              </w:numPr>
            </w:pPr>
            <w:r w:rsidRPr="00AA699A">
              <w:rPr>
                <w:rFonts w:hint="eastAsia"/>
              </w:rPr>
              <w:t>协议中增加传输固件数据功，寄存器定义区间为</w:t>
            </w:r>
            <w:r w:rsidRPr="00AA699A">
              <w:t>0x0F80~0x0FFF</w:t>
            </w:r>
          </w:p>
          <w:p w14:paraId="3C7CF3EE" w14:textId="77777777" w:rsidR="00212372" w:rsidRPr="00AA699A" w:rsidRDefault="00212372" w:rsidP="00E02CE1">
            <w:pPr>
              <w:pStyle w:val="a4"/>
              <w:numPr>
                <w:ilvl w:val="0"/>
                <w:numId w:val="25"/>
              </w:numPr>
            </w:pPr>
            <w:r w:rsidRPr="00AA699A">
              <w:rPr>
                <w:rFonts w:hint="eastAsia"/>
              </w:rPr>
              <w:t>增加安全功能异常故障位</w:t>
            </w:r>
          </w:p>
        </w:tc>
        <w:tc>
          <w:tcPr>
            <w:tcW w:w="1603" w:type="dxa"/>
          </w:tcPr>
          <w:p w14:paraId="20A6D305" w14:textId="77777777" w:rsidR="00B34A21" w:rsidRPr="00AA699A" w:rsidRDefault="00B34A21" w:rsidP="00B34A21">
            <w:pPr>
              <w:jc w:val="center"/>
            </w:pPr>
            <w:r w:rsidRPr="00AA699A">
              <w:rPr>
                <w:rFonts w:hint="eastAsia"/>
              </w:rPr>
              <w:t>邹慧兴</w:t>
            </w:r>
          </w:p>
          <w:p w14:paraId="3AFA2D53" w14:textId="77777777" w:rsidR="00212372" w:rsidRPr="00AA699A" w:rsidRDefault="00212372" w:rsidP="00B34A21">
            <w:pPr>
              <w:jc w:val="center"/>
            </w:pPr>
            <w:r w:rsidRPr="00AA699A">
              <w:rPr>
                <w:rFonts w:hint="eastAsia"/>
              </w:rPr>
              <w:t>姜炜</w:t>
            </w:r>
          </w:p>
        </w:tc>
      </w:tr>
      <w:tr w:rsidR="00796E21" w:rsidRPr="00AA699A" w14:paraId="009F0D08" w14:textId="77777777" w:rsidTr="00B81AA9">
        <w:trPr>
          <w:trHeight w:val="70"/>
          <w:jc w:val="center"/>
        </w:trPr>
        <w:tc>
          <w:tcPr>
            <w:tcW w:w="1278" w:type="dxa"/>
          </w:tcPr>
          <w:p w14:paraId="486EA0FD" w14:textId="77777777" w:rsidR="00796E21" w:rsidRPr="00AA699A" w:rsidRDefault="00796E21" w:rsidP="00B34A21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019/7/12</w:t>
            </w:r>
          </w:p>
        </w:tc>
        <w:tc>
          <w:tcPr>
            <w:tcW w:w="914" w:type="dxa"/>
          </w:tcPr>
          <w:p w14:paraId="5722EA91" w14:textId="77777777" w:rsidR="00796E21" w:rsidRPr="00AA699A" w:rsidRDefault="00796E21" w:rsidP="00B34A21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.18</w:t>
            </w:r>
          </w:p>
        </w:tc>
        <w:tc>
          <w:tcPr>
            <w:tcW w:w="1542" w:type="dxa"/>
          </w:tcPr>
          <w:p w14:paraId="718DA2A7" w14:textId="77777777" w:rsidR="00796E21" w:rsidRPr="00AA699A" w:rsidRDefault="00E458E6" w:rsidP="00B34A21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.4</w:t>
            </w:r>
          </w:p>
        </w:tc>
        <w:tc>
          <w:tcPr>
            <w:tcW w:w="4013" w:type="dxa"/>
          </w:tcPr>
          <w:p w14:paraId="61A5C2AC" w14:textId="77777777" w:rsidR="00796E21" w:rsidRPr="00AA699A" w:rsidRDefault="00796E21" w:rsidP="00E02CE1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</w:t>
            </w:r>
            <w:r w:rsidRPr="00AA699A">
              <w:rPr>
                <w:rFonts w:hint="eastAsia"/>
                <w:color w:val="000000" w:themeColor="text1"/>
              </w:rPr>
              <w:t>UPS</w:t>
            </w:r>
            <w:r w:rsidRPr="00AA699A">
              <w:rPr>
                <w:rFonts w:hint="eastAsia"/>
                <w:color w:val="000000" w:themeColor="text1"/>
              </w:rPr>
              <w:t>的中性线应用</w:t>
            </w:r>
            <w:r w:rsidR="00715865" w:rsidRPr="00AA699A">
              <w:rPr>
                <w:rFonts w:hint="eastAsia"/>
                <w:color w:val="000000" w:themeColor="text1"/>
              </w:rPr>
              <w:t>时，分开显示正对</w:t>
            </w:r>
            <w:r w:rsidR="00715865" w:rsidRPr="00AA699A">
              <w:rPr>
                <w:rFonts w:hint="eastAsia"/>
                <w:color w:val="000000" w:themeColor="text1"/>
              </w:rPr>
              <w:t>N</w:t>
            </w:r>
            <w:r w:rsidR="00715865" w:rsidRPr="00AA699A">
              <w:rPr>
                <w:rFonts w:hint="eastAsia"/>
                <w:color w:val="000000" w:themeColor="text1"/>
              </w:rPr>
              <w:t>端，及</w:t>
            </w:r>
            <w:r w:rsidR="00715865" w:rsidRPr="00AA699A">
              <w:rPr>
                <w:rFonts w:hint="eastAsia"/>
                <w:color w:val="000000" w:themeColor="text1"/>
              </w:rPr>
              <w:t>N</w:t>
            </w:r>
            <w:r w:rsidR="00715865" w:rsidRPr="00AA699A">
              <w:rPr>
                <w:rFonts w:hint="eastAsia"/>
                <w:color w:val="000000" w:themeColor="text1"/>
              </w:rPr>
              <w:t>对负端的电压电流</w:t>
            </w:r>
            <w:r w:rsidR="00715865" w:rsidRPr="00AA699A">
              <w:rPr>
                <w:rFonts w:hint="eastAsia"/>
                <w:color w:val="000000" w:themeColor="text1"/>
              </w:rPr>
              <w:t>SOC</w:t>
            </w:r>
            <w:r w:rsidR="00715865" w:rsidRPr="00AA699A">
              <w:rPr>
                <w:rFonts w:hint="eastAsia"/>
                <w:color w:val="000000" w:themeColor="text1"/>
              </w:rPr>
              <w:t>信息</w:t>
            </w:r>
            <w:r w:rsidR="001B7CD3" w:rsidRPr="00AA699A">
              <w:rPr>
                <w:rFonts w:hint="eastAsia"/>
                <w:color w:val="000000" w:themeColor="text1"/>
              </w:rPr>
              <w:t>，仅为中性线接法应有时该部分有数据，正常应用时此数据为</w:t>
            </w:r>
            <w:r w:rsidR="001B7CD3" w:rsidRPr="00AA699A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603" w:type="dxa"/>
          </w:tcPr>
          <w:p w14:paraId="2F2A30CE" w14:textId="77777777" w:rsidR="00796E21" w:rsidRPr="00AA699A" w:rsidRDefault="00715865" w:rsidP="00B34A21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513574" w:rsidRPr="00AA699A" w14:paraId="721D2FA1" w14:textId="77777777" w:rsidTr="00B81AA9">
        <w:trPr>
          <w:trHeight w:val="70"/>
          <w:jc w:val="center"/>
        </w:trPr>
        <w:tc>
          <w:tcPr>
            <w:tcW w:w="1278" w:type="dxa"/>
          </w:tcPr>
          <w:p w14:paraId="0CACBB3F" w14:textId="4A0813CC" w:rsidR="00513574" w:rsidRPr="00AA699A" w:rsidRDefault="00513574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2019/2/17</w:t>
            </w:r>
          </w:p>
        </w:tc>
        <w:tc>
          <w:tcPr>
            <w:tcW w:w="914" w:type="dxa"/>
          </w:tcPr>
          <w:p w14:paraId="59981B14" w14:textId="32EC5A5E" w:rsidR="00513574" w:rsidRPr="00AA699A" w:rsidRDefault="00513574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1.19</w:t>
            </w:r>
          </w:p>
        </w:tc>
        <w:tc>
          <w:tcPr>
            <w:tcW w:w="1542" w:type="dxa"/>
          </w:tcPr>
          <w:p w14:paraId="3B53BB23" w14:textId="30539926" w:rsidR="00513574" w:rsidRPr="00AA699A" w:rsidRDefault="00513574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4</w:t>
            </w:r>
          </w:p>
        </w:tc>
        <w:tc>
          <w:tcPr>
            <w:tcW w:w="4013" w:type="dxa"/>
          </w:tcPr>
          <w:p w14:paraId="122707D8" w14:textId="77777777" w:rsidR="00513574" w:rsidRPr="00AA699A" w:rsidRDefault="00513574" w:rsidP="00513574">
            <w:pPr>
              <w:pStyle w:val="a4"/>
              <w:numPr>
                <w:ilvl w:val="0"/>
                <w:numId w:val="26"/>
              </w:numPr>
              <w:rPr>
                <w:rFonts w:eastAsia="Times New Roman"/>
                <w:color w:val="000000" w:themeColor="text1"/>
              </w:rPr>
            </w:pPr>
            <w:r w:rsidRPr="00AA699A">
              <w:rPr>
                <w:color w:val="000000" w:themeColor="text1"/>
              </w:rPr>
              <w:t>调整寄存器分配，增加</w:t>
            </w:r>
            <w:r w:rsidRPr="00AA699A">
              <w:rPr>
                <w:color w:val="000000" w:themeColor="text1"/>
              </w:rPr>
              <w:t>“</w:t>
            </w:r>
            <w:r w:rsidRPr="00AA699A">
              <w:rPr>
                <w:color w:val="000000" w:themeColor="text1"/>
              </w:rPr>
              <w:t>升级状态</w:t>
            </w:r>
            <w:r w:rsidRPr="00AA699A">
              <w:rPr>
                <w:color w:val="000000" w:themeColor="text1"/>
              </w:rPr>
              <w:t>”</w:t>
            </w:r>
            <w:r w:rsidRPr="00AA699A">
              <w:rPr>
                <w:color w:val="000000" w:themeColor="text1"/>
              </w:rPr>
              <w:t>、</w:t>
            </w:r>
            <w:r w:rsidRPr="00AA699A">
              <w:rPr>
                <w:color w:val="000000" w:themeColor="text1"/>
              </w:rPr>
              <w:t>“</w:t>
            </w:r>
            <w:r w:rsidRPr="00AA699A">
              <w:rPr>
                <w:color w:val="000000" w:themeColor="text1"/>
              </w:rPr>
              <w:t>分包校验</w:t>
            </w:r>
            <w:r w:rsidRPr="00AA699A">
              <w:rPr>
                <w:color w:val="000000" w:themeColor="text1"/>
              </w:rPr>
              <w:t>”</w:t>
            </w:r>
            <w:r w:rsidRPr="00AA699A">
              <w:rPr>
                <w:color w:val="000000" w:themeColor="text1"/>
              </w:rPr>
              <w:t>寄存器</w:t>
            </w:r>
          </w:p>
          <w:p w14:paraId="163F04A2" w14:textId="7E64B66B" w:rsidR="00513574" w:rsidRPr="00AA699A" w:rsidRDefault="00513574" w:rsidP="00513574">
            <w:pPr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修改固件传输流程，增加</w:t>
            </w:r>
            <w:r w:rsidRPr="00AA699A">
              <w:rPr>
                <w:color w:val="000000" w:themeColor="text1"/>
              </w:rPr>
              <w:t>“</w:t>
            </w:r>
            <w:r w:rsidRPr="00AA699A">
              <w:rPr>
                <w:color w:val="000000" w:themeColor="text1"/>
              </w:rPr>
              <w:t>固件完整性</w:t>
            </w:r>
            <w:r w:rsidRPr="00AA699A">
              <w:rPr>
                <w:color w:val="000000" w:themeColor="text1"/>
              </w:rPr>
              <w:t>”</w:t>
            </w:r>
            <w:r w:rsidRPr="00AA699A">
              <w:rPr>
                <w:color w:val="000000" w:themeColor="text1"/>
              </w:rPr>
              <w:t>校验命令与</w:t>
            </w:r>
            <w:r w:rsidRPr="00AA699A">
              <w:rPr>
                <w:color w:val="000000" w:themeColor="text1"/>
              </w:rPr>
              <w:t>“</w:t>
            </w:r>
            <w:r w:rsidRPr="00AA699A">
              <w:rPr>
                <w:color w:val="000000" w:themeColor="text1"/>
              </w:rPr>
              <w:t>获取升级状态</w:t>
            </w:r>
            <w:r w:rsidRPr="00AA699A">
              <w:rPr>
                <w:color w:val="000000" w:themeColor="text1"/>
              </w:rPr>
              <w:t>”</w:t>
            </w:r>
            <w:r w:rsidRPr="00AA699A">
              <w:rPr>
                <w:color w:val="000000" w:themeColor="text1"/>
              </w:rPr>
              <w:t>命令，同时添加示例报文。</w:t>
            </w:r>
          </w:p>
        </w:tc>
        <w:tc>
          <w:tcPr>
            <w:tcW w:w="1603" w:type="dxa"/>
          </w:tcPr>
          <w:p w14:paraId="0AA1894E" w14:textId="78B7159D" w:rsidR="00513574" w:rsidRPr="00AA699A" w:rsidRDefault="00513574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胡俊杰</w:t>
            </w:r>
          </w:p>
        </w:tc>
      </w:tr>
      <w:tr w:rsidR="00513574" w:rsidRPr="00AA699A" w14:paraId="4CFEA3BE" w14:textId="77777777" w:rsidTr="00B81AA9">
        <w:trPr>
          <w:trHeight w:val="70"/>
          <w:jc w:val="center"/>
        </w:trPr>
        <w:tc>
          <w:tcPr>
            <w:tcW w:w="1278" w:type="dxa"/>
          </w:tcPr>
          <w:p w14:paraId="49E3CE4B" w14:textId="3D0B8B61" w:rsidR="00513574" w:rsidRPr="00AA699A" w:rsidRDefault="00513574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2020/05/09</w:t>
            </w:r>
          </w:p>
        </w:tc>
        <w:tc>
          <w:tcPr>
            <w:tcW w:w="914" w:type="dxa"/>
          </w:tcPr>
          <w:p w14:paraId="436DED89" w14:textId="246B963A" w:rsidR="00513574" w:rsidRPr="00AA699A" w:rsidRDefault="00513574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1.20</w:t>
            </w:r>
          </w:p>
        </w:tc>
        <w:tc>
          <w:tcPr>
            <w:tcW w:w="1542" w:type="dxa"/>
          </w:tcPr>
          <w:p w14:paraId="6B3E75E3" w14:textId="05F234EC" w:rsidR="00513574" w:rsidRPr="00AA699A" w:rsidRDefault="00513574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3.6</w:t>
            </w:r>
          </w:p>
        </w:tc>
        <w:tc>
          <w:tcPr>
            <w:tcW w:w="4013" w:type="dxa"/>
          </w:tcPr>
          <w:p w14:paraId="563D6C7D" w14:textId="63A7810A" w:rsidR="00513574" w:rsidRPr="00AA699A" w:rsidRDefault="00793F7C" w:rsidP="00513574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在</w:t>
            </w:r>
            <w:r w:rsidR="00513574" w:rsidRPr="00AA699A">
              <w:rPr>
                <w:color w:val="000000" w:themeColor="text1"/>
              </w:rPr>
              <w:t>协议中</w:t>
            </w:r>
            <w:r w:rsidRPr="00AA699A">
              <w:rPr>
                <w:color w:val="000000" w:themeColor="text1"/>
              </w:rPr>
              <w:t>0x003A</w:t>
            </w:r>
            <w:r w:rsidRPr="00AA699A">
              <w:rPr>
                <w:color w:val="000000" w:themeColor="text1"/>
              </w:rPr>
              <w:t>和</w:t>
            </w:r>
            <w:r w:rsidRPr="00AA699A">
              <w:rPr>
                <w:color w:val="000000" w:themeColor="text1"/>
              </w:rPr>
              <w:t>0x003B</w:t>
            </w:r>
            <w:r w:rsidRPr="00AA699A">
              <w:rPr>
                <w:color w:val="000000" w:themeColor="text1"/>
              </w:rPr>
              <w:t>寄存器</w:t>
            </w:r>
            <w:r w:rsidR="00513574" w:rsidRPr="00AA699A">
              <w:rPr>
                <w:color w:val="000000" w:themeColor="text1"/>
              </w:rPr>
              <w:t>增加二级主控对应的</w:t>
            </w:r>
            <w:r w:rsidR="00513574" w:rsidRPr="00AA699A">
              <w:rPr>
                <w:rFonts w:hint="eastAsia"/>
                <w:color w:val="000000" w:themeColor="text1"/>
              </w:rPr>
              <w:t>容量及电压规格</w:t>
            </w:r>
            <w:r w:rsidR="00513574" w:rsidRPr="00AA699A">
              <w:rPr>
                <w:color w:val="000000" w:themeColor="text1"/>
              </w:rPr>
              <w:t>，</w:t>
            </w:r>
            <w:r w:rsidRPr="00AA699A">
              <w:rPr>
                <w:color w:val="000000" w:themeColor="text1"/>
              </w:rPr>
              <w:t xml:space="preserve"> </w:t>
            </w:r>
          </w:p>
        </w:tc>
        <w:tc>
          <w:tcPr>
            <w:tcW w:w="1603" w:type="dxa"/>
          </w:tcPr>
          <w:p w14:paraId="0D77EE53" w14:textId="7A952B09" w:rsidR="00513574" w:rsidRPr="00AA699A" w:rsidRDefault="00513574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邹慧兴</w:t>
            </w:r>
          </w:p>
        </w:tc>
      </w:tr>
      <w:tr w:rsidR="00345FDD" w:rsidRPr="00AA699A" w14:paraId="7B6AFAF7" w14:textId="77777777" w:rsidTr="00B81AA9">
        <w:trPr>
          <w:trHeight w:val="70"/>
          <w:jc w:val="center"/>
        </w:trPr>
        <w:tc>
          <w:tcPr>
            <w:tcW w:w="1278" w:type="dxa"/>
          </w:tcPr>
          <w:p w14:paraId="70BC58EA" w14:textId="5AFDEC0A" w:rsidR="00345FDD" w:rsidRPr="00AA699A" w:rsidRDefault="00345FD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020/05/20</w:t>
            </w:r>
          </w:p>
        </w:tc>
        <w:tc>
          <w:tcPr>
            <w:tcW w:w="914" w:type="dxa"/>
          </w:tcPr>
          <w:p w14:paraId="04ABFF19" w14:textId="24B189BB" w:rsidR="00345FDD" w:rsidRPr="00AA699A" w:rsidRDefault="00345FD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.21</w:t>
            </w:r>
          </w:p>
        </w:tc>
        <w:tc>
          <w:tcPr>
            <w:tcW w:w="1542" w:type="dxa"/>
          </w:tcPr>
          <w:p w14:paraId="2CD4B98B" w14:textId="77777777" w:rsidR="00345FDD" w:rsidRPr="00AA699A" w:rsidRDefault="00345FD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.6</w:t>
            </w:r>
          </w:p>
          <w:p w14:paraId="7E867D15" w14:textId="77777777" w:rsidR="00C33170" w:rsidRPr="00AA699A" w:rsidRDefault="00C33170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Appendix</w:t>
            </w:r>
            <w:r w:rsidRPr="00AA699A">
              <w:rPr>
                <w:color w:val="000000" w:themeColor="text1"/>
              </w:rPr>
              <w:t xml:space="preserve"> I</w:t>
            </w:r>
          </w:p>
          <w:p w14:paraId="2179AF35" w14:textId="77777777" w:rsidR="00C33170" w:rsidRPr="00AA699A" w:rsidRDefault="00C33170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Appendix</w:t>
            </w:r>
            <w:r w:rsidRPr="00AA699A">
              <w:rPr>
                <w:color w:val="000000" w:themeColor="text1"/>
              </w:rPr>
              <w:t xml:space="preserve"> V</w:t>
            </w:r>
          </w:p>
          <w:p w14:paraId="55661FBF" w14:textId="7C85AE83" w:rsidR="00EC4488" w:rsidRPr="00AA699A" w:rsidRDefault="00EE7DF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.4</w:t>
            </w:r>
          </w:p>
        </w:tc>
        <w:tc>
          <w:tcPr>
            <w:tcW w:w="4013" w:type="dxa"/>
          </w:tcPr>
          <w:p w14:paraId="223CD947" w14:textId="77777777" w:rsidR="00345FDD" w:rsidRPr="00AA699A" w:rsidRDefault="00345FDD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</w:t>
            </w:r>
            <w:r w:rsidRPr="00AA699A">
              <w:rPr>
                <w:rFonts w:hint="eastAsia"/>
                <w:color w:val="000000" w:themeColor="text1"/>
              </w:rPr>
              <w:t>单组最大</w:t>
            </w:r>
            <w:r w:rsidRPr="00AA699A">
              <w:rPr>
                <w:rFonts w:hint="eastAsia"/>
                <w:color w:val="000000" w:themeColor="text1"/>
              </w:rPr>
              <w:t>750</w:t>
            </w:r>
            <w:r w:rsidRPr="00AA699A">
              <w:rPr>
                <w:rFonts w:hint="eastAsia"/>
                <w:color w:val="000000" w:themeColor="text1"/>
              </w:rPr>
              <w:t>个单芯串联调整为</w:t>
            </w:r>
            <w:r w:rsidRPr="00AA699A">
              <w:rPr>
                <w:rFonts w:hint="eastAsia"/>
                <w:color w:val="000000" w:themeColor="text1"/>
              </w:rPr>
              <w:t>450</w:t>
            </w:r>
            <w:r w:rsidRPr="00AA699A">
              <w:rPr>
                <w:rFonts w:hint="eastAsia"/>
                <w:color w:val="000000" w:themeColor="text1"/>
              </w:rPr>
              <w:t>个</w:t>
            </w:r>
          </w:p>
          <w:p w14:paraId="136846B9" w14:textId="604A95E4" w:rsidR="00345FDD" w:rsidRPr="00AA699A" w:rsidRDefault="00345FDD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2.</w:t>
            </w:r>
            <w:r w:rsidRPr="00AA699A">
              <w:rPr>
                <w:rFonts w:hint="eastAsia"/>
                <w:color w:val="000000" w:themeColor="text1"/>
              </w:rPr>
              <w:t>增加模块</w:t>
            </w:r>
            <w:r w:rsidR="005F7567" w:rsidRPr="00AA699A">
              <w:rPr>
                <w:rFonts w:hint="eastAsia"/>
              </w:rPr>
              <w:t>及主控</w:t>
            </w:r>
            <w:r w:rsidRPr="00AA699A">
              <w:rPr>
                <w:rFonts w:hint="eastAsia"/>
                <w:color w:val="000000" w:themeColor="text1"/>
              </w:rPr>
              <w:t>端子温度数据</w:t>
            </w:r>
          </w:p>
          <w:p w14:paraId="2493EE7F" w14:textId="77777777" w:rsidR="00345FDD" w:rsidRPr="00AA699A" w:rsidRDefault="00345FDD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3.</w:t>
            </w:r>
            <w:r w:rsidRPr="00AA699A">
              <w:rPr>
                <w:rFonts w:hint="eastAsia"/>
                <w:color w:val="000000" w:themeColor="text1"/>
              </w:rPr>
              <w:t>增加模块内状态信息（包括单芯电压状态，电芯温度状态，端子温度状态，模块风扇状态）</w:t>
            </w:r>
          </w:p>
          <w:p w14:paraId="49DCCF08" w14:textId="68237E7D" w:rsidR="00EC4488" w:rsidRPr="00AA699A" w:rsidRDefault="00EC4488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4</w:t>
            </w:r>
            <w:r w:rsidRPr="00AA699A">
              <w:rPr>
                <w:color w:val="000000" w:themeColor="text1"/>
              </w:rPr>
              <w:t>.UPS</w:t>
            </w:r>
            <w:r w:rsidRPr="00AA699A">
              <w:rPr>
                <w:rFonts w:hint="eastAsia"/>
                <w:color w:val="000000" w:themeColor="text1"/>
              </w:rPr>
              <w:t>中性线应用中增加正负端各自上报建议充放电电压电流值</w:t>
            </w:r>
            <w:r w:rsidR="00EE7DFD" w:rsidRPr="00AA699A">
              <w:rPr>
                <w:rFonts w:hint="eastAsia"/>
                <w:color w:val="000000" w:themeColor="text1"/>
              </w:rPr>
              <w:t>，见地址</w:t>
            </w:r>
            <w:r w:rsidR="00EE7DFD" w:rsidRPr="00AA699A">
              <w:rPr>
                <w:rFonts w:hint="eastAsia"/>
                <w:color w:val="000000" w:themeColor="text1"/>
              </w:rPr>
              <w:t>0</w:t>
            </w:r>
            <w:r w:rsidR="00EE7DFD" w:rsidRPr="00AA699A">
              <w:rPr>
                <w:color w:val="000000" w:themeColor="text1"/>
              </w:rPr>
              <w:t>x11E4</w:t>
            </w:r>
            <w:r w:rsidR="00EE7DFD" w:rsidRPr="00AA699A">
              <w:rPr>
                <w:rFonts w:hint="eastAsia"/>
                <w:color w:val="000000" w:themeColor="text1"/>
              </w:rPr>
              <w:t>处</w:t>
            </w:r>
          </w:p>
        </w:tc>
        <w:tc>
          <w:tcPr>
            <w:tcW w:w="1603" w:type="dxa"/>
          </w:tcPr>
          <w:p w14:paraId="36FF4E48" w14:textId="74050D50" w:rsidR="00345FDD" w:rsidRPr="00AA699A" w:rsidRDefault="00345FD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147869" w:rsidRPr="00AA699A" w14:paraId="4C014AC4" w14:textId="77777777" w:rsidTr="00B81AA9">
        <w:trPr>
          <w:trHeight w:val="70"/>
          <w:jc w:val="center"/>
        </w:trPr>
        <w:tc>
          <w:tcPr>
            <w:tcW w:w="1278" w:type="dxa"/>
          </w:tcPr>
          <w:p w14:paraId="710AF5FE" w14:textId="59A864C3" w:rsidR="00147869" w:rsidRPr="00AA699A" w:rsidRDefault="00147869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020/0</w:t>
            </w:r>
            <w:r w:rsidR="00CF4066" w:rsidRPr="00AA699A">
              <w:rPr>
                <w:color w:val="000000" w:themeColor="text1"/>
              </w:rPr>
              <w:t>7</w:t>
            </w:r>
            <w:r w:rsidRPr="00AA699A">
              <w:rPr>
                <w:color w:val="000000" w:themeColor="text1"/>
              </w:rPr>
              <w:t>/</w:t>
            </w:r>
            <w:r w:rsidR="00CF4066" w:rsidRPr="00AA699A">
              <w:rPr>
                <w:color w:val="000000" w:themeColor="text1"/>
              </w:rPr>
              <w:t>27</w:t>
            </w:r>
          </w:p>
        </w:tc>
        <w:tc>
          <w:tcPr>
            <w:tcW w:w="914" w:type="dxa"/>
          </w:tcPr>
          <w:p w14:paraId="4C8C1153" w14:textId="118D2924" w:rsidR="00147869" w:rsidRPr="00AA699A" w:rsidRDefault="00147869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.22</w:t>
            </w:r>
          </w:p>
        </w:tc>
        <w:tc>
          <w:tcPr>
            <w:tcW w:w="1542" w:type="dxa"/>
          </w:tcPr>
          <w:p w14:paraId="0237D38D" w14:textId="77777777" w:rsidR="00147869" w:rsidRPr="00AA699A" w:rsidRDefault="00147869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.6</w:t>
            </w:r>
          </w:p>
          <w:p w14:paraId="34818754" w14:textId="300C65D2" w:rsidR="00810336" w:rsidRPr="00AA699A" w:rsidRDefault="00810336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.3</w:t>
            </w:r>
          </w:p>
        </w:tc>
        <w:tc>
          <w:tcPr>
            <w:tcW w:w="4013" w:type="dxa"/>
          </w:tcPr>
          <w:p w14:paraId="0F33A433" w14:textId="65FBE62D" w:rsidR="00147869" w:rsidRPr="00AA699A" w:rsidRDefault="00147869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="005B7934" w:rsidRPr="00AA699A">
              <w:rPr>
                <w:rFonts w:hint="eastAsia"/>
                <w:color w:val="000000" w:themeColor="text1"/>
              </w:rPr>
              <w:t xml:space="preserve"> </w:t>
            </w:r>
            <w:r w:rsidR="005B7934" w:rsidRPr="00AA699A">
              <w:rPr>
                <w:rFonts w:hint="eastAsia"/>
                <w:color w:val="000000" w:themeColor="text1"/>
              </w:rPr>
              <w:t>增加</w:t>
            </w:r>
            <w:r w:rsidRPr="00AA699A">
              <w:rPr>
                <w:rFonts w:hint="eastAsia"/>
                <w:color w:val="000000" w:themeColor="text1"/>
              </w:rPr>
              <w:t>二级主控</w:t>
            </w:r>
            <w:r w:rsidR="005B7934" w:rsidRPr="00AA699A">
              <w:rPr>
                <w:rFonts w:hint="eastAsia"/>
                <w:color w:val="000000" w:themeColor="text1"/>
              </w:rPr>
              <w:t>的</w:t>
            </w:r>
            <w:r w:rsidRPr="00AA699A">
              <w:rPr>
                <w:rFonts w:hint="eastAsia"/>
                <w:color w:val="000000" w:themeColor="text1"/>
              </w:rPr>
              <w:t>端子温度数据</w:t>
            </w:r>
          </w:p>
          <w:p w14:paraId="05BF258D" w14:textId="77777777" w:rsidR="00CF4066" w:rsidRPr="00AA699A" w:rsidRDefault="00CF4066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.</w:t>
            </w:r>
            <w:r w:rsidR="005B7934" w:rsidRPr="00AA699A">
              <w:rPr>
                <w:rFonts w:hint="eastAsia"/>
                <w:color w:val="000000" w:themeColor="text1"/>
              </w:rPr>
              <w:t>增加端子温度最高最低信息</w:t>
            </w:r>
          </w:p>
          <w:p w14:paraId="683163C0" w14:textId="77B6F43D" w:rsidR="00110C15" w:rsidRPr="00AA699A" w:rsidRDefault="00110C15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增加对时功能，可设置</w:t>
            </w:r>
            <w:r w:rsidR="00810336" w:rsidRPr="00AA699A">
              <w:rPr>
                <w:rFonts w:hint="eastAsia"/>
                <w:color w:val="000000" w:themeColor="text1"/>
              </w:rPr>
              <w:t>系统</w:t>
            </w:r>
            <w:r w:rsidR="00954F5F" w:rsidRPr="00AA699A">
              <w:rPr>
                <w:rFonts w:hint="eastAsia"/>
                <w:color w:val="000000" w:themeColor="text1"/>
              </w:rPr>
              <w:t>时钟</w:t>
            </w:r>
          </w:p>
        </w:tc>
        <w:tc>
          <w:tcPr>
            <w:tcW w:w="1603" w:type="dxa"/>
          </w:tcPr>
          <w:p w14:paraId="49CCAC78" w14:textId="0BE44C82" w:rsidR="00147869" w:rsidRPr="00AA699A" w:rsidRDefault="00CF4066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56570D" w:rsidRPr="00AA699A" w14:paraId="2E74A7BC" w14:textId="77777777" w:rsidTr="00B81AA9">
        <w:trPr>
          <w:trHeight w:val="70"/>
          <w:jc w:val="center"/>
        </w:trPr>
        <w:tc>
          <w:tcPr>
            <w:tcW w:w="1278" w:type="dxa"/>
          </w:tcPr>
          <w:p w14:paraId="045201EF" w14:textId="7613C2D3" w:rsidR="0056570D" w:rsidRPr="00AA699A" w:rsidRDefault="0056570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020</w:t>
            </w:r>
            <w:r w:rsidRPr="00AA699A">
              <w:rPr>
                <w:rFonts w:hint="eastAsia"/>
                <w:color w:val="000000" w:themeColor="text1"/>
              </w:rPr>
              <w:t>/</w:t>
            </w:r>
            <w:r w:rsidRPr="00AA699A">
              <w:rPr>
                <w:color w:val="000000" w:themeColor="text1"/>
              </w:rPr>
              <w:t>08/11</w:t>
            </w:r>
          </w:p>
        </w:tc>
        <w:tc>
          <w:tcPr>
            <w:tcW w:w="914" w:type="dxa"/>
          </w:tcPr>
          <w:p w14:paraId="5920EA11" w14:textId="6529D835" w:rsidR="0056570D" w:rsidRPr="00AA699A" w:rsidRDefault="0056570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.23</w:t>
            </w:r>
          </w:p>
        </w:tc>
        <w:tc>
          <w:tcPr>
            <w:tcW w:w="1542" w:type="dxa"/>
          </w:tcPr>
          <w:p w14:paraId="3EA18FC8" w14:textId="77777777" w:rsidR="0056570D" w:rsidRPr="00AA699A" w:rsidRDefault="0056570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.3</w:t>
            </w:r>
          </w:p>
          <w:p w14:paraId="5EC06983" w14:textId="68C70482" w:rsidR="0056570D" w:rsidRPr="00AA699A" w:rsidRDefault="0056570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.4</w:t>
            </w:r>
          </w:p>
        </w:tc>
        <w:tc>
          <w:tcPr>
            <w:tcW w:w="4013" w:type="dxa"/>
          </w:tcPr>
          <w:p w14:paraId="21184D4E" w14:textId="77777777" w:rsidR="0056570D" w:rsidRPr="00AA699A" w:rsidRDefault="0056570D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限定设定时间使用</w:t>
            </w: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0H</w:t>
            </w:r>
            <w:r w:rsidRPr="00AA699A">
              <w:rPr>
                <w:rFonts w:hint="eastAsia"/>
                <w:color w:val="000000" w:themeColor="text1"/>
              </w:rPr>
              <w:t>功能码，便于校验错误</w:t>
            </w:r>
          </w:p>
          <w:p w14:paraId="169CB08B" w14:textId="72E2E448" w:rsidR="0056570D" w:rsidRPr="00AA699A" w:rsidRDefault="0056570D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增加一个寄存器定义为系统</w:t>
            </w:r>
            <w:r w:rsidRPr="00AA699A">
              <w:rPr>
                <w:rFonts w:hint="eastAsia"/>
                <w:color w:val="000000" w:themeColor="text1"/>
              </w:rPr>
              <w:t>SOC</w:t>
            </w:r>
            <w:r w:rsidRPr="00AA699A">
              <w:rPr>
                <w:color w:val="000000" w:themeColor="text1"/>
              </w:rPr>
              <w:t>&lt;=30%</w:t>
            </w:r>
            <w:r w:rsidRPr="00AA699A">
              <w:rPr>
                <w:rFonts w:hint="eastAsia"/>
                <w:color w:val="000000" w:themeColor="text1"/>
              </w:rPr>
              <w:t>时置位标志，回差为</w:t>
            </w:r>
            <w:r w:rsidRPr="00AA699A">
              <w:rPr>
                <w:rFonts w:hint="eastAsia"/>
                <w:color w:val="000000" w:themeColor="text1"/>
              </w:rPr>
              <w:t>4</w:t>
            </w:r>
            <w:r w:rsidRPr="00AA699A">
              <w:rPr>
                <w:color w:val="000000" w:themeColor="text1"/>
              </w:rPr>
              <w:t>0%</w:t>
            </w:r>
            <w:r w:rsidRPr="00AA699A">
              <w:rPr>
                <w:rFonts w:hint="eastAsia"/>
                <w:color w:val="000000" w:themeColor="text1"/>
              </w:rPr>
              <w:t>解除置位</w:t>
            </w:r>
          </w:p>
        </w:tc>
        <w:tc>
          <w:tcPr>
            <w:tcW w:w="1603" w:type="dxa"/>
          </w:tcPr>
          <w:p w14:paraId="142D71D5" w14:textId="51EC6B05" w:rsidR="0056570D" w:rsidRPr="00AA699A" w:rsidRDefault="0056570D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9C545B" w:rsidRPr="00AA699A" w14:paraId="19AF0B8B" w14:textId="77777777" w:rsidTr="00B81AA9">
        <w:trPr>
          <w:trHeight w:val="70"/>
          <w:jc w:val="center"/>
        </w:trPr>
        <w:tc>
          <w:tcPr>
            <w:tcW w:w="1278" w:type="dxa"/>
          </w:tcPr>
          <w:p w14:paraId="2CB378FE" w14:textId="1EA94239" w:rsidR="009C545B" w:rsidRPr="00AA699A" w:rsidRDefault="009C545B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020/08/20</w:t>
            </w:r>
          </w:p>
        </w:tc>
        <w:tc>
          <w:tcPr>
            <w:tcW w:w="914" w:type="dxa"/>
          </w:tcPr>
          <w:p w14:paraId="7C358568" w14:textId="24A2F8DB" w:rsidR="009C545B" w:rsidRPr="00AA699A" w:rsidRDefault="009C545B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.24</w:t>
            </w:r>
          </w:p>
        </w:tc>
        <w:tc>
          <w:tcPr>
            <w:tcW w:w="1542" w:type="dxa"/>
          </w:tcPr>
          <w:p w14:paraId="2C4BDE85" w14:textId="26BF9F52" w:rsidR="009C545B" w:rsidRPr="00AA699A" w:rsidRDefault="009C545B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</w:p>
        </w:tc>
        <w:tc>
          <w:tcPr>
            <w:tcW w:w="4013" w:type="dxa"/>
          </w:tcPr>
          <w:p w14:paraId="75A451FB" w14:textId="2220F9E5" w:rsidR="009C545B" w:rsidRPr="00AA699A" w:rsidRDefault="009C545B" w:rsidP="00345FDD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VDE</w:t>
            </w:r>
            <w:r w:rsidRPr="00AA699A">
              <w:rPr>
                <w:rFonts w:hint="eastAsia"/>
                <w:color w:val="000000" w:themeColor="text1"/>
              </w:rPr>
              <w:t>版本增加单体二级欠压保护标志位</w:t>
            </w:r>
          </w:p>
        </w:tc>
        <w:tc>
          <w:tcPr>
            <w:tcW w:w="1603" w:type="dxa"/>
          </w:tcPr>
          <w:p w14:paraId="3BE9F6D5" w14:textId="661F923E" w:rsidR="009C545B" w:rsidRPr="00AA699A" w:rsidRDefault="009C545B" w:rsidP="0051357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A557BA" w:rsidRPr="00AA699A" w14:paraId="397C41D5" w14:textId="77777777" w:rsidTr="00B81AA9">
        <w:trPr>
          <w:trHeight w:val="70"/>
          <w:jc w:val="center"/>
        </w:trPr>
        <w:tc>
          <w:tcPr>
            <w:tcW w:w="1278" w:type="dxa"/>
          </w:tcPr>
          <w:p w14:paraId="63D3AB6F" w14:textId="6D12FB2F" w:rsidR="00A557BA" w:rsidRPr="00AA699A" w:rsidRDefault="00A557BA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020/0</w:t>
            </w:r>
            <w:r w:rsidR="009A343E" w:rsidRPr="00AA699A">
              <w:rPr>
                <w:color w:val="000000" w:themeColor="text1"/>
              </w:rPr>
              <w:t>9</w:t>
            </w:r>
            <w:r w:rsidRPr="00AA699A">
              <w:rPr>
                <w:color w:val="000000" w:themeColor="text1"/>
              </w:rPr>
              <w:t>/02</w:t>
            </w:r>
          </w:p>
        </w:tc>
        <w:tc>
          <w:tcPr>
            <w:tcW w:w="914" w:type="dxa"/>
          </w:tcPr>
          <w:p w14:paraId="4A64AB20" w14:textId="7BD01DA8" w:rsidR="00A557BA" w:rsidRPr="00AA699A" w:rsidRDefault="00A557BA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.25</w:t>
            </w:r>
          </w:p>
        </w:tc>
        <w:tc>
          <w:tcPr>
            <w:tcW w:w="1542" w:type="dxa"/>
          </w:tcPr>
          <w:p w14:paraId="1305C764" w14:textId="3F970E97" w:rsidR="00A557BA" w:rsidRPr="00AA699A" w:rsidRDefault="00A557BA" w:rsidP="00A557BA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</w:p>
        </w:tc>
        <w:tc>
          <w:tcPr>
            <w:tcW w:w="4013" w:type="dxa"/>
          </w:tcPr>
          <w:p w14:paraId="5FBEF5DB" w14:textId="5C53CA67" w:rsidR="00A557BA" w:rsidRPr="00AA699A" w:rsidRDefault="00A557BA" w:rsidP="00A557BA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增加漏电流异常告警位</w:t>
            </w:r>
          </w:p>
        </w:tc>
        <w:tc>
          <w:tcPr>
            <w:tcW w:w="1603" w:type="dxa"/>
          </w:tcPr>
          <w:p w14:paraId="3BEACB0B" w14:textId="1E1FC4F8" w:rsidR="00A557BA" w:rsidRPr="00AA699A" w:rsidRDefault="00A557BA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EE4D17" w:rsidRPr="00AA699A" w14:paraId="53F15FBA" w14:textId="77777777" w:rsidTr="00B81AA9">
        <w:trPr>
          <w:trHeight w:val="70"/>
          <w:jc w:val="center"/>
        </w:trPr>
        <w:tc>
          <w:tcPr>
            <w:tcW w:w="1278" w:type="dxa"/>
          </w:tcPr>
          <w:p w14:paraId="5524B8BF" w14:textId="2B4D0A40" w:rsidR="00EE4D17" w:rsidRPr="00AA699A" w:rsidRDefault="00EE4D17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020/12/14</w:t>
            </w:r>
          </w:p>
        </w:tc>
        <w:tc>
          <w:tcPr>
            <w:tcW w:w="914" w:type="dxa"/>
          </w:tcPr>
          <w:p w14:paraId="7CD064DB" w14:textId="7B1BB6A9" w:rsidR="00EE4D17" w:rsidRPr="00AA699A" w:rsidRDefault="00EE4D17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.26</w:t>
            </w:r>
          </w:p>
        </w:tc>
        <w:tc>
          <w:tcPr>
            <w:tcW w:w="1542" w:type="dxa"/>
          </w:tcPr>
          <w:p w14:paraId="3D6477FB" w14:textId="77777777" w:rsidR="00EE4D17" w:rsidRPr="00AA699A" w:rsidRDefault="00FE4BEF" w:rsidP="00A557BA">
            <w:pPr>
              <w:jc w:val="center"/>
            </w:pPr>
            <w:r w:rsidRPr="00AA699A">
              <w:rPr>
                <w:rFonts w:hint="eastAsia"/>
              </w:rPr>
              <w:t>3</w:t>
            </w:r>
            <w:r w:rsidRPr="00AA699A">
              <w:t>.4</w:t>
            </w:r>
          </w:p>
          <w:p w14:paraId="03263532" w14:textId="77777777" w:rsidR="00FE4BEF" w:rsidRPr="00AA699A" w:rsidRDefault="00FE4BEF" w:rsidP="00A557BA">
            <w:pPr>
              <w:jc w:val="center"/>
            </w:pPr>
            <w:r w:rsidRPr="00AA699A">
              <w:rPr>
                <w:rFonts w:hint="eastAsia"/>
              </w:rPr>
              <w:t>3</w:t>
            </w:r>
            <w:r w:rsidRPr="00AA699A">
              <w:t>.6</w:t>
            </w:r>
          </w:p>
          <w:p w14:paraId="61BA0DDB" w14:textId="2BDBB87E" w:rsidR="006F4828" w:rsidRPr="00AA699A" w:rsidRDefault="006F4828" w:rsidP="00A557BA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Pr="00AA699A">
              <w:t>V</w:t>
            </w:r>
          </w:p>
        </w:tc>
        <w:tc>
          <w:tcPr>
            <w:tcW w:w="4013" w:type="dxa"/>
          </w:tcPr>
          <w:p w14:paraId="77CEC018" w14:textId="77777777" w:rsidR="00EE4D17" w:rsidRPr="00AA699A" w:rsidRDefault="00EE4D17" w:rsidP="00A557BA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删除主控端子温度内容</w:t>
            </w:r>
          </w:p>
          <w:p w14:paraId="387CB872" w14:textId="77777777" w:rsidR="00EE4D17" w:rsidRPr="00AA699A" w:rsidRDefault="00EE4D17" w:rsidP="00A557BA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.</w:t>
            </w:r>
            <w:r w:rsidR="00FE4BEF" w:rsidRPr="00AA699A">
              <w:rPr>
                <w:rFonts w:hint="eastAsia"/>
                <w:color w:val="000000" w:themeColor="text1"/>
              </w:rPr>
              <w:t>支持功能码</w:t>
            </w:r>
            <w:r w:rsidR="00FE4BEF" w:rsidRPr="00AA699A">
              <w:rPr>
                <w:rFonts w:hint="eastAsia"/>
                <w:color w:val="000000" w:themeColor="text1"/>
              </w:rPr>
              <w:t>0</w:t>
            </w:r>
            <w:r w:rsidR="00FE4BEF" w:rsidRPr="00AA699A">
              <w:rPr>
                <w:color w:val="000000" w:themeColor="text1"/>
              </w:rPr>
              <w:t>4H</w:t>
            </w:r>
            <w:r w:rsidR="00FE4BEF" w:rsidRPr="00AA699A">
              <w:rPr>
                <w:rFonts w:hint="eastAsia"/>
                <w:color w:val="000000" w:themeColor="text1"/>
              </w:rPr>
              <w:t>功能，为保持兼容，</w:t>
            </w:r>
            <w:r w:rsidR="00FE4BEF" w:rsidRPr="00AA699A">
              <w:rPr>
                <w:rFonts w:hint="eastAsia"/>
                <w:color w:val="000000" w:themeColor="text1"/>
              </w:rPr>
              <w:t>0</w:t>
            </w:r>
            <w:r w:rsidR="00FE4BEF" w:rsidRPr="00AA699A">
              <w:rPr>
                <w:color w:val="000000" w:themeColor="text1"/>
              </w:rPr>
              <w:t>3H</w:t>
            </w:r>
            <w:r w:rsidR="00FE4BEF" w:rsidRPr="00AA699A">
              <w:rPr>
                <w:rFonts w:hint="eastAsia"/>
                <w:color w:val="000000" w:themeColor="text1"/>
              </w:rPr>
              <w:t>和</w:t>
            </w:r>
            <w:r w:rsidR="00FE4BEF" w:rsidRPr="00AA699A">
              <w:rPr>
                <w:rFonts w:hint="eastAsia"/>
                <w:color w:val="000000" w:themeColor="text1"/>
              </w:rPr>
              <w:t>0</w:t>
            </w:r>
            <w:r w:rsidR="00FE4BEF" w:rsidRPr="00AA699A">
              <w:rPr>
                <w:color w:val="000000" w:themeColor="text1"/>
              </w:rPr>
              <w:t>4H</w:t>
            </w:r>
            <w:r w:rsidR="00FE4BEF" w:rsidRPr="00AA699A">
              <w:rPr>
                <w:rFonts w:hint="eastAsia"/>
                <w:color w:val="000000" w:themeColor="text1"/>
              </w:rPr>
              <w:t>功能码可读取地址保持一致</w:t>
            </w:r>
          </w:p>
          <w:p w14:paraId="39B284C4" w14:textId="1E6F0F70" w:rsidR="006F4828" w:rsidRPr="00AA699A" w:rsidRDefault="006F4828" w:rsidP="00A557BA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补充故障位信息</w:t>
            </w:r>
          </w:p>
        </w:tc>
        <w:tc>
          <w:tcPr>
            <w:tcW w:w="1603" w:type="dxa"/>
          </w:tcPr>
          <w:p w14:paraId="109C36DC" w14:textId="2C88A3DF" w:rsidR="00EE4D17" w:rsidRPr="00AA699A" w:rsidRDefault="00EE4D17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25697D" w:rsidRPr="00AA699A" w14:paraId="21268193" w14:textId="77777777" w:rsidTr="00B81AA9">
        <w:trPr>
          <w:trHeight w:val="70"/>
          <w:jc w:val="center"/>
        </w:trPr>
        <w:tc>
          <w:tcPr>
            <w:tcW w:w="1278" w:type="dxa"/>
          </w:tcPr>
          <w:p w14:paraId="0B1BCF20" w14:textId="7758D985" w:rsidR="0025697D" w:rsidRPr="00AA699A" w:rsidRDefault="00F53C71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021</w:t>
            </w:r>
            <w:r w:rsidRPr="00AA699A">
              <w:rPr>
                <w:rFonts w:hint="eastAsia"/>
                <w:color w:val="000000" w:themeColor="text1"/>
              </w:rPr>
              <w:t>/</w:t>
            </w:r>
            <w:r w:rsidRPr="00AA699A">
              <w:rPr>
                <w:color w:val="000000" w:themeColor="text1"/>
              </w:rPr>
              <w:t>03/0</w:t>
            </w:r>
            <w:r w:rsidR="0026493E" w:rsidRPr="00AA699A">
              <w:rPr>
                <w:color w:val="000000" w:themeColor="text1"/>
              </w:rPr>
              <w:t>5</w:t>
            </w:r>
          </w:p>
        </w:tc>
        <w:tc>
          <w:tcPr>
            <w:tcW w:w="914" w:type="dxa"/>
          </w:tcPr>
          <w:p w14:paraId="44E5B53F" w14:textId="34F4D4EC" w:rsidR="0025697D" w:rsidRPr="00AA699A" w:rsidRDefault="00F53C71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.27</w:t>
            </w:r>
          </w:p>
        </w:tc>
        <w:tc>
          <w:tcPr>
            <w:tcW w:w="1542" w:type="dxa"/>
          </w:tcPr>
          <w:p w14:paraId="4B361250" w14:textId="5C6C30E2" w:rsidR="0025697D" w:rsidRPr="00AA699A" w:rsidRDefault="00227372" w:rsidP="00A557BA">
            <w:pPr>
              <w:jc w:val="center"/>
            </w:pPr>
            <w:r w:rsidRPr="00AA699A">
              <w:rPr>
                <w:rFonts w:hint="eastAsia"/>
              </w:rPr>
              <w:t>3</w:t>
            </w:r>
            <w:r w:rsidRPr="00AA699A">
              <w:t>.4</w:t>
            </w:r>
          </w:p>
          <w:p w14:paraId="3D9C28B1" w14:textId="29FA4128" w:rsidR="00227372" w:rsidRPr="00AA699A" w:rsidRDefault="00227372" w:rsidP="00A557BA">
            <w:pPr>
              <w:jc w:val="center"/>
            </w:pPr>
            <w:r w:rsidRPr="00AA699A">
              <w:t>3.6</w:t>
            </w:r>
          </w:p>
          <w:p w14:paraId="00A263D7" w14:textId="15508065" w:rsidR="00227372" w:rsidRPr="00AA699A" w:rsidRDefault="00227372" w:rsidP="00A557BA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</w:p>
          <w:p w14:paraId="3B671BB0" w14:textId="473E904C" w:rsidR="00227372" w:rsidRPr="00AA699A" w:rsidRDefault="00227372" w:rsidP="00A557BA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Pr="00AA699A">
              <w:t>V</w:t>
            </w:r>
          </w:p>
        </w:tc>
        <w:tc>
          <w:tcPr>
            <w:tcW w:w="4013" w:type="dxa"/>
          </w:tcPr>
          <w:p w14:paraId="43BA2AF8" w14:textId="55B0922C" w:rsidR="0025697D" w:rsidRPr="00AA699A" w:rsidRDefault="00F53C71" w:rsidP="00A557BA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</w:t>
            </w:r>
            <w:r w:rsidR="00931329" w:rsidRPr="00AA699A">
              <w:rPr>
                <w:rFonts w:hint="eastAsia"/>
                <w:color w:val="000000" w:themeColor="text1"/>
              </w:rPr>
              <w:t>告警状态</w:t>
            </w:r>
            <w:r w:rsidR="00227372" w:rsidRPr="00AA699A">
              <w:rPr>
                <w:rFonts w:hint="eastAsia"/>
                <w:color w:val="000000" w:themeColor="text1"/>
              </w:rPr>
              <w:t>2</w:t>
            </w:r>
            <w:r w:rsidR="00227372" w:rsidRPr="00AA699A">
              <w:rPr>
                <w:rFonts w:hint="eastAsia"/>
                <w:color w:val="000000" w:themeColor="text1"/>
              </w:rPr>
              <w:t>状态信息寄存器</w:t>
            </w:r>
            <w:r w:rsidR="006A2DF3" w:rsidRPr="00AA699A">
              <w:rPr>
                <w:rFonts w:hint="eastAsia"/>
                <w:color w:val="000000" w:themeColor="text1"/>
              </w:rPr>
              <w:t>，</w:t>
            </w:r>
            <w:r w:rsidR="00CF35F2" w:rsidRPr="00AA699A">
              <w:rPr>
                <w:rFonts w:hint="eastAsia"/>
                <w:color w:val="000000" w:themeColor="text1"/>
              </w:rPr>
              <w:t>位解析见附表</w:t>
            </w:r>
            <w:r w:rsidR="00CF35F2" w:rsidRPr="00AA699A">
              <w:rPr>
                <w:color w:val="000000" w:themeColor="text1"/>
              </w:rPr>
              <w:t xml:space="preserve">1-3 </w:t>
            </w:r>
          </w:p>
          <w:p w14:paraId="1CF45835" w14:textId="05F6A0F8" w:rsidR="00227372" w:rsidRPr="00AA699A" w:rsidRDefault="00227372" w:rsidP="00A557BA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</w:t>
            </w:r>
            <w:r w:rsidRPr="00AA699A">
              <w:rPr>
                <w:rFonts w:hint="eastAsia"/>
                <w:color w:val="000000" w:themeColor="text1"/>
              </w:rPr>
              <w:t>SOE</w:t>
            </w:r>
            <w:r w:rsidRPr="00AA699A">
              <w:rPr>
                <w:rFonts w:hint="eastAsia"/>
                <w:color w:val="000000" w:themeColor="text1"/>
              </w:rPr>
              <w:t>可放电能量百分比寄存器</w:t>
            </w:r>
          </w:p>
          <w:p w14:paraId="00032C58" w14:textId="77777777" w:rsidR="00227372" w:rsidRPr="00AA699A" w:rsidRDefault="00227372" w:rsidP="00A557BA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增加心跳包值寄存器</w:t>
            </w:r>
          </w:p>
          <w:p w14:paraId="383F6378" w14:textId="77777777" w:rsidR="00227372" w:rsidRPr="00AA699A" w:rsidRDefault="00227372" w:rsidP="00A557BA">
            <w:pPr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lastRenderedPageBreak/>
              <w:t>4.</w:t>
            </w:r>
            <w:r w:rsidRPr="00AA699A">
              <w:rPr>
                <w:rFonts w:hint="eastAsia"/>
                <w:color w:val="000000" w:themeColor="text1"/>
              </w:rPr>
              <w:t>增加模块最高最低单板温度值及通道寄存器，原模块温度值定义为模块内的电芯平均温度值</w:t>
            </w:r>
          </w:p>
          <w:p w14:paraId="385F96ED" w14:textId="273D2240" w:rsidR="00227372" w:rsidRPr="00AA699A" w:rsidRDefault="00227372" w:rsidP="00227372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5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 xml:space="preserve"> </w:t>
            </w:r>
            <w:r w:rsidRPr="00AA699A">
              <w:rPr>
                <w:rFonts w:hint="eastAsia"/>
                <w:color w:val="000000" w:themeColor="text1"/>
              </w:rPr>
              <w:t>增加故障代码</w:t>
            </w: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rFonts w:hint="eastAsia"/>
                <w:color w:val="000000" w:themeColor="text1"/>
              </w:rPr>
              <w:t>的</w:t>
            </w:r>
            <w:r w:rsidRPr="00AA699A">
              <w:rPr>
                <w:rFonts w:hint="eastAsia"/>
                <w:color w:val="000000" w:themeColor="text1"/>
              </w:rPr>
              <w:t>bit</w:t>
            </w:r>
            <w:r w:rsidRPr="00AA699A">
              <w:rPr>
                <w:rFonts w:hint="eastAsia"/>
                <w:color w:val="000000" w:themeColor="text1"/>
              </w:rPr>
              <w:t>位</w:t>
            </w:r>
            <w:r w:rsidR="00732FE9" w:rsidRPr="00AA699A">
              <w:rPr>
                <w:rFonts w:hint="eastAsia"/>
                <w:color w:val="000000" w:themeColor="text1"/>
              </w:rPr>
              <w:t>定义</w:t>
            </w:r>
            <w:r w:rsidR="006A2DF3" w:rsidRPr="00AA699A">
              <w:rPr>
                <w:rFonts w:hint="eastAsia"/>
                <w:color w:val="000000" w:themeColor="text1"/>
              </w:rPr>
              <w:t>，以便定位故障原因，</w:t>
            </w:r>
            <w:r w:rsidRPr="00AA699A">
              <w:rPr>
                <w:rFonts w:hint="eastAsia"/>
                <w:color w:val="000000" w:themeColor="text1"/>
              </w:rPr>
              <w:t>详见附表</w:t>
            </w:r>
            <w:r w:rsidRPr="00AA699A">
              <w:rPr>
                <w:rFonts w:hint="eastAsia"/>
                <w:color w:val="000000" w:themeColor="text1"/>
              </w:rPr>
              <w:t>4</w:t>
            </w:r>
          </w:p>
          <w:p w14:paraId="7D9DF4B1" w14:textId="09E8078C" w:rsidR="0026493E" w:rsidRPr="00AA699A" w:rsidRDefault="0026493E" w:rsidP="00227372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6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删除</w:t>
            </w:r>
            <w:r w:rsidRPr="00AA699A">
              <w:rPr>
                <w:rFonts w:hint="eastAsia"/>
                <w:color w:val="000000" w:themeColor="text1"/>
              </w:rPr>
              <w:t>0</w:t>
            </w:r>
            <w:r w:rsidRPr="00AA699A">
              <w:rPr>
                <w:color w:val="000000" w:themeColor="text1"/>
              </w:rPr>
              <w:t>x110F</w:t>
            </w:r>
            <w:r w:rsidRPr="00AA699A">
              <w:rPr>
                <w:rFonts w:hint="eastAsia"/>
                <w:color w:val="000000" w:themeColor="text1"/>
              </w:rPr>
              <w:t>系统信息的开关量显示</w:t>
            </w:r>
          </w:p>
        </w:tc>
        <w:tc>
          <w:tcPr>
            <w:tcW w:w="1603" w:type="dxa"/>
          </w:tcPr>
          <w:p w14:paraId="2FC12EA0" w14:textId="3D81BBA2" w:rsidR="0025697D" w:rsidRPr="00AA699A" w:rsidRDefault="00227372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lastRenderedPageBreak/>
              <w:t>邹慧兴</w:t>
            </w:r>
          </w:p>
        </w:tc>
      </w:tr>
      <w:tr w:rsidR="00CB6582" w:rsidRPr="00AA699A" w14:paraId="7CBC5C51" w14:textId="77777777" w:rsidTr="00B81AA9">
        <w:trPr>
          <w:trHeight w:val="70"/>
          <w:jc w:val="center"/>
        </w:trPr>
        <w:tc>
          <w:tcPr>
            <w:tcW w:w="1278" w:type="dxa"/>
          </w:tcPr>
          <w:p w14:paraId="5B4EF13E" w14:textId="426AA838" w:rsidR="00CB6582" w:rsidRPr="00AA699A" w:rsidRDefault="00CB6582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lastRenderedPageBreak/>
              <w:t>2</w:t>
            </w:r>
            <w:r w:rsidRPr="00AA699A">
              <w:rPr>
                <w:color w:val="000000" w:themeColor="text1"/>
              </w:rPr>
              <w:t>021/06/30</w:t>
            </w:r>
          </w:p>
        </w:tc>
        <w:tc>
          <w:tcPr>
            <w:tcW w:w="914" w:type="dxa"/>
          </w:tcPr>
          <w:p w14:paraId="7E89ABD0" w14:textId="753DB148" w:rsidR="00CB6582" w:rsidRPr="00AA699A" w:rsidRDefault="00CB6582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.28</w:t>
            </w:r>
          </w:p>
        </w:tc>
        <w:tc>
          <w:tcPr>
            <w:tcW w:w="1542" w:type="dxa"/>
          </w:tcPr>
          <w:p w14:paraId="02915808" w14:textId="6FFA305A" w:rsidR="00CB6582" w:rsidRPr="00AA699A" w:rsidRDefault="00CB6582" w:rsidP="00A557BA">
            <w:pPr>
              <w:jc w:val="center"/>
            </w:pPr>
            <w:r w:rsidRPr="00AA699A">
              <w:rPr>
                <w:rFonts w:hint="eastAsia"/>
              </w:rPr>
              <w:t>A</w:t>
            </w:r>
            <w:r w:rsidRPr="00AA699A">
              <w:t>ppendix IV</w:t>
            </w:r>
          </w:p>
        </w:tc>
        <w:tc>
          <w:tcPr>
            <w:tcW w:w="4013" w:type="dxa"/>
          </w:tcPr>
          <w:p w14:paraId="1CEADBFD" w14:textId="5932038E" w:rsidR="00CB6582" w:rsidRPr="00AA699A" w:rsidRDefault="00CB6582" w:rsidP="00A557BA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增加漏电流异常故障标志位</w:t>
            </w:r>
          </w:p>
        </w:tc>
        <w:tc>
          <w:tcPr>
            <w:tcW w:w="1603" w:type="dxa"/>
          </w:tcPr>
          <w:p w14:paraId="79062B69" w14:textId="5AC701B4" w:rsidR="00CB6582" w:rsidRPr="00AA699A" w:rsidRDefault="00CB6582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4D478F" w:rsidRPr="00AA699A" w14:paraId="4D233B8B" w14:textId="77777777" w:rsidTr="00B81AA9">
        <w:trPr>
          <w:trHeight w:val="70"/>
          <w:jc w:val="center"/>
        </w:trPr>
        <w:tc>
          <w:tcPr>
            <w:tcW w:w="1278" w:type="dxa"/>
          </w:tcPr>
          <w:p w14:paraId="485AA686" w14:textId="2B42B99E" w:rsidR="004D478F" w:rsidRPr="00AA699A" w:rsidRDefault="004D478F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021/09/03</w:t>
            </w:r>
          </w:p>
        </w:tc>
        <w:tc>
          <w:tcPr>
            <w:tcW w:w="914" w:type="dxa"/>
          </w:tcPr>
          <w:p w14:paraId="58B34D74" w14:textId="28B83C71" w:rsidR="004D478F" w:rsidRPr="00AA699A" w:rsidRDefault="004D478F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.29</w:t>
            </w:r>
          </w:p>
        </w:tc>
        <w:tc>
          <w:tcPr>
            <w:tcW w:w="1542" w:type="dxa"/>
          </w:tcPr>
          <w:p w14:paraId="71AF2EC2" w14:textId="77777777" w:rsidR="004D478F" w:rsidRPr="00AA699A" w:rsidRDefault="004D478F" w:rsidP="00A557BA">
            <w:pPr>
              <w:jc w:val="center"/>
            </w:pPr>
          </w:p>
        </w:tc>
        <w:tc>
          <w:tcPr>
            <w:tcW w:w="4013" w:type="dxa"/>
          </w:tcPr>
          <w:p w14:paraId="0F5D3190" w14:textId="77777777" w:rsidR="004D478F" w:rsidRPr="00AA699A" w:rsidRDefault="004D478F" w:rsidP="004D478F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增加“运行”指令用于控制系统并柜</w:t>
            </w:r>
          </w:p>
          <w:p w14:paraId="0543237A" w14:textId="03C510CD" w:rsidR="004D478F" w:rsidRPr="00AA699A" w:rsidRDefault="004D478F" w:rsidP="004D478F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增加寄存器点位显示当前系统</w:t>
            </w:r>
            <w:r w:rsidR="008D1B86" w:rsidRPr="00AA699A">
              <w:rPr>
                <w:rFonts w:hint="eastAsia"/>
                <w:color w:val="000000" w:themeColor="text1"/>
              </w:rPr>
              <w:t>模式</w:t>
            </w:r>
            <w:r w:rsidRPr="00AA699A">
              <w:rPr>
                <w:rFonts w:hint="eastAsia"/>
                <w:color w:val="000000" w:themeColor="text1"/>
              </w:rPr>
              <w:t>（待机</w:t>
            </w:r>
            <w:r w:rsidRPr="00AA699A">
              <w:rPr>
                <w:rFonts w:hint="eastAsia"/>
                <w:color w:val="000000" w:themeColor="text1"/>
              </w:rPr>
              <w:t>/</w:t>
            </w:r>
            <w:r w:rsidRPr="00AA699A">
              <w:rPr>
                <w:rFonts w:hint="eastAsia"/>
                <w:color w:val="000000" w:themeColor="text1"/>
              </w:rPr>
              <w:t>运行）</w:t>
            </w:r>
          </w:p>
          <w:p w14:paraId="68A1BD96" w14:textId="7BB4C1B4" w:rsidR="004D478F" w:rsidRPr="00AA699A" w:rsidRDefault="004D478F" w:rsidP="004D478F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故障代码中增加“检流芯片故障”</w:t>
            </w:r>
          </w:p>
        </w:tc>
        <w:tc>
          <w:tcPr>
            <w:tcW w:w="1603" w:type="dxa"/>
          </w:tcPr>
          <w:p w14:paraId="1FF3201A" w14:textId="134A360D" w:rsidR="004D478F" w:rsidRPr="00AA699A" w:rsidRDefault="004D478F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ED101C" w:rsidRPr="00AA699A" w14:paraId="351BF85A" w14:textId="77777777" w:rsidTr="00B81AA9">
        <w:trPr>
          <w:trHeight w:val="70"/>
          <w:jc w:val="center"/>
        </w:trPr>
        <w:tc>
          <w:tcPr>
            <w:tcW w:w="1278" w:type="dxa"/>
          </w:tcPr>
          <w:p w14:paraId="61D3A57A" w14:textId="7BAFACC1" w:rsidR="00ED101C" w:rsidRPr="00AA699A" w:rsidRDefault="00ED101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021/06/27</w:t>
            </w:r>
          </w:p>
        </w:tc>
        <w:tc>
          <w:tcPr>
            <w:tcW w:w="914" w:type="dxa"/>
          </w:tcPr>
          <w:p w14:paraId="0F801363" w14:textId="1FEAF221" w:rsidR="00ED101C" w:rsidRPr="00AA699A" w:rsidRDefault="00ED101C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.30</w:t>
            </w:r>
          </w:p>
        </w:tc>
        <w:tc>
          <w:tcPr>
            <w:tcW w:w="1542" w:type="dxa"/>
          </w:tcPr>
          <w:p w14:paraId="5A219889" w14:textId="77777777" w:rsidR="00ED101C" w:rsidRPr="00AA699A" w:rsidRDefault="00ED101C" w:rsidP="00A557BA">
            <w:pPr>
              <w:jc w:val="center"/>
            </w:pPr>
            <w:r w:rsidRPr="00AA699A">
              <w:rPr>
                <w:rFonts w:hint="eastAsia"/>
              </w:rPr>
              <w:t>3</w:t>
            </w:r>
            <w:r w:rsidRPr="00AA699A">
              <w:t>.4</w:t>
            </w:r>
          </w:p>
          <w:p w14:paraId="3F747D2E" w14:textId="2C1B254E" w:rsidR="00ED101C" w:rsidRPr="00AA699A" w:rsidRDefault="00ED101C" w:rsidP="00A557BA">
            <w:pPr>
              <w:jc w:val="center"/>
            </w:pPr>
            <w:r w:rsidRPr="00AA699A">
              <w:t>3.6</w:t>
            </w:r>
          </w:p>
        </w:tc>
        <w:tc>
          <w:tcPr>
            <w:tcW w:w="4013" w:type="dxa"/>
          </w:tcPr>
          <w:p w14:paraId="2F5DA800" w14:textId="46427ADA" w:rsidR="00ED101C" w:rsidRPr="00AA699A" w:rsidRDefault="00ED101C" w:rsidP="004D478F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增加</w:t>
            </w:r>
            <w:r w:rsidR="00E74F90" w:rsidRPr="00AA699A">
              <w:rPr>
                <w:rFonts w:hint="eastAsia"/>
                <w:color w:val="000000" w:themeColor="text1"/>
              </w:rPr>
              <w:t>显示</w:t>
            </w:r>
            <w:r w:rsidRPr="00AA699A">
              <w:rPr>
                <w:rFonts w:hint="eastAsia"/>
                <w:color w:val="000000" w:themeColor="text1"/>
              </w:rPr>
              <w:t>主控端子</w:t>
            </w:r>
            <w:r w:rsidR="00E74F90" w:rsidRPr="00AA699A">
              <w:rPr>
                <w:rFonts w:hint="eastAsia"/>
                <w:color w:val="000000" w:themeColor="text1"/>
              </w:rPr>
              <w:t>的</w:t>
            </w:r>
            <w:r w:rsidRPr="00AA699A">
              <w:rPr>
                <w:rFonts w:hint="eastAsia"/>
                <w:color w:val="000000" w:themeColor="text1"/>
              </w:rPr>
              <w:t>温度内容</w:t>
            </w:r>
          </w:p>
          <w:p w14:paraId="72F31ABC" w14:textId="75C2BC16" w:rsidR="00E74F90" w:rsidRPr="00AA699A" w:rsidRDefault="00E74F90" w:rsidP="00771102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修</w:t>
            </w:r>
            <w:r w:rsidR="00771102" w:rsidRPr="00AA699A">
              <w:rPr>
                <w:rFonts w:hint="eastAsia"/>
                <w:color w:val="000000" w:themeColor="text1"/>
              </w:rPr>
              <w:t>正</w:t>
            </w:r>
            <w:r w:rsidRPr="00AA699A">
              <w:rPr>
                <w:rFonts w:hint="eastAsia"/>
              </w:rPr>
              <w:t>0x</w:t>
            </w:r>
            <w:r w:rsidRPr="00AA699A">
              <w:t>1093</w:t>
            </w:r>
            <w:r w:rsidRPr="00AA699A">
              <w:rPr>
                <w:rFonts w:hint="eastAsia"/>
              </w:rPr>
              <w:t>控制指令（临时屏蔽无通信故障）中屏蔽时间</w:t>
            </w:r>
            <w:r w:rsidR="00771102" w:rsidRPr="00AA699A">
              <w:rPr>
                <w:rFonts w:hint="eastAsia"/>
              </w:rPr>
              <w:t>的描述错误，实际为</w:t>
            </w:r>
            <w:r w:rsidR="00771102" w:rsidRPr="00AA699A">
              <w:rPr>
                <w:rFonts w:hint="eastAsia"/>
              </w:rPr>
              <w:t>1</w:t>
            </w:r>
            <w:r w:rsidR="00771102" w:rsidRPr="00AA699A">
              <w:t>0</w:t>
            </w:r>
            <w:r w:rsidR="00771102" w:rsidRPr="00AA699A">
              <w:rPr>
                <w:rFonts w:hint="eastAsia"/>
              </w:rPr>
              <w:t>分钟。</w:t>
            </w:r>
          </w:p>
        </w:tc>
        <w:tc>
          <w:tcPr>
            <w:tcW w:w="1603" w:type="dxa"/>
          </w:tcPr>
          <w:p w14:paraId="73559402" w14:textId="02D8BB66" w:rsidR="00ED101C" w:rsidRPr="00AA699A" w:rsidRDefault="00ED101C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753943" w:rsidRPr="00AA699A" w14:paraId="4C1753AC" w14:textId="77777777" w:rsidTr="00B81AA9">
        <w:trPr>
          <w:trHeight w:val="70"/>
          <w:jc w:val="center"/>
        </w:trPr>
        <w:tc>
          <w:tcPr>
            <w:tcW w:w="1278" w:type="dxa"/>
          </w:tcPr>
          <w:p w14:paraId="721B2CC2" w14:textId="71E00D76" w:rsidR="00753943" w:rsidRPr="00AA699A" w:rsidRDefault="00753943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022/08/25</w:t>
            </w:r>
          </w:p>
        </w:tc>
        <w:tc>
          <w:tcPr>
            <w:tcW w:w="914" w:type="dxa"/>
          </w:tcPr>
          <w:p w14:paraId="17910BFC" w14:textId="46B4FBC9" w:rsidR="00753943" w:rsidRPr="00AA699A" w:rsidRDefault="00753943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.31</w:t>
            </w:r>
          </w:p>
        </w:tc>
        <w:tc>
          <w:tcPr>
            <w:tcW w:w="1542" w:type="dxa"/>
          </w:tcPr>
          <w:p w14:paraId="138B6D36" w14:textId="77777777" w:rsidR="00753943" w:rsidRPr="00AA699A" w:rsidRDefault="005B0E66" w:rsidP="00A557BA">
            <w:pPr>
              <w:jc w:val="center"/>
            </w:pPr>
            <w:r w:rsidRPr="00AA699A">
              <w:rPr>
                <w:rFonts w:hint="eastAsia"/>
              </w:rPr>
              <w:t>3</w:t>
            </w:r>
            <w:r w:rsidRPr="00AA699A">
              <w:t>.4</w:t>
            </w:r>
          </w:p>
          <w:p w14:paraId="32857F9D" w14:textId="431AB787" w:rsidR="005B0E66" w:rsidRPr="00AA699A" w:rsidRDefault="005B0E66" w:rsidP="00A557BA">
            <w:pPr>
              <w:jc w:val="center"/>
            </w:pPr>
            <w:r w:rsidRPr="00AA699A">
              <w:t>3.6</w:t>
            </w:r>
          </w:p>
        </w:tc>
        <w:tc>
          <w:tcPr>
            <w:tcW w:w="4013" w:type="dxa"/>
          </w:tcPr>
          <w:p w14:paraId="467D854C" w14:textId="60F03F87" w:rsidR="00753943" w:rsidRPr="00AA699A" w:rsidRDefault="00753943" w:rsidP="00413BC6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="00413BC6" w:rsidRPr="00AA699A">
              <w:rPr>
                <w:rFonts w:hint="eastAsia"/>
                <w:color w:val="000000" w:themeColor="text1"/>
              </w:rPr>
              <w:t>在“告警信息</w:t>
            </w:r>
            <w:r w:rsidR="00413BC6" w:rsidRPr="00AA699A">
              <w:rPr>
                <w:rFonts w:hint="eastAsia"/>
                <w:color w:val="000000" w:themeColor="text1"/>
              </w:rPr>
              <w:t>2</w:t>
            </w:r>
            <w:r w:rsidR="00413BC6" w:rsidRPr="00AA699A">
              <w:rPr>
                <w:rFonts w:hint="eastAsia"/>
                <w:color w:val="000000" w:themeColor="text1"/>
              </w:rPr>
              <w:t>”字段中</w:t>
            </w:r>
            <w:r w:rsidRPr="00AA699A">
              <w:rPr>
                <w:rFonts w:hint="eastAsia"/>
                <w:color w:val="000000" w:themeColor="text1"/>
              </w:rPr>
              <w:t>增加</w:t>
            </w:r>
            <w:r w:rsidR="00413BC6" w:rsidRPr="00AA699A">
              <w:rPr>
                <w:rFonts w:hint="eastAsia"/>
                <w:color w:val="000000" w:themeColor="text1"/>
              </w:rPr>
              <w:t>“系统异常使用告警标志位”</w:t>
            </w:r>
            <w:r w:rsidR="00413BC6" w:rsidRPr="00AA699A">
              <w:rPr>
                <w:rFonts w:hint="eastAsia"/>
                <w:color w:val="000000" w:themeColor="text1"/>
              </w:rPr>
              <w:t xml:space="preserve"> (</w:t>
            </w:r>
            <w:r w:rsidR="00413BC6" w:rsidRPr="00AA699A">
              <w:rPr>
                <w:color w:val="000000" w:themeColor="text1"/>
              </w:rPr>
              <w:t>BIT4)</w:t>
            </w:r>
          </w:p>
        </w:tc>
        <w:tc>
          <w:tcPr>
            <w:tcW w:w="1603" w:type="dxa"/>
          </w:tcPr>
          <w:p w14:paraId="586F9797" w14:textId="6F4F0A35" w:rsidR="00753943" w:rsidRPr="00AA699A" w:rsidRDefault="00753943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4E1B06" w:rsidRPr="00AA699A" w14:paraId="676D7039" w14:textId="77777777" w:rsidTr="00B81AA9">
        <w:trPr>
          <w:trHeight w:val="70"/>
          <w:jc w:val="center"/>
        </w:trPr>
        <w:tc>
          <w:tcPr>
            <w:tcW w:w="1278" w:type="dxa"/>
          </w:tcPr>
          <w:p w14:paraId="42C29BE7" w14:textId="36C1A611" w:rsidR="004E1B06" w:rsidRPr="00AA699A" w:rsidRDefault="004E1B06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022</w:t>
            </w:r>
            <w:r w:rsidRPr="00AA699A">
              <w:rPr>
                <w:rFonts w:hint="eastAsia"/>
                <w:color w:val="000000" w:themeColor="text1"/>
              </w:rPr>
              <w:t>/</w:t>
            </w:r>
            <w:r w:rsidRPr="00AA699A">
              <w:rPr>
                <w:color w:val="000000" w:themeColor="text1"/>
              </w:rPr>
              <w:t>11</w:t>
            </w:r>
            <w:r w:rsidRPr="00AA699A">
              <w:rPr>
                <w:rFonts w:hint="eastAsia"/>
                <w:color w:val="000000" w:themeColor="text1"/>
              </w:rPr>
              <w:t>/</w:t>
            </w:r>
            <w:r w:rsidRPr="00AA699A">
              <w:rPr>
                <w:color w:val="000000" w:themeColor="text1"/>
              </w:rPr>
              <w:t>07</w:t>
            </w:r>
          </w:p>
        </w:tc>
        <w:tc>
          <w:tcPr>
            <w:tcW w:w="914" w:type="dxa"/>
          </w:tcPr>
          <w:p w14:paraId="3EE3C4F6" w14:textId="52C5F922" w:rsidR="004E1B06" w:rsidRPr="00AA699A" w:rsidRDefault="004E1B06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.32</w:t>
            </w:r>
          </w:p>
        </w:tc>
        <w:tc>
          <w:tcPr>
            <w:tcW w:w="1542" w:type="dxa"/>
          </w:tcPr>
          <w:p w14:paraId="4307D541" w14:textId="42AA149B" w:rsidR="00732900" w:rsidRPr="00AA699A" w:rsidRDefault="00732900" w:rsidP="00A557BA">
            <w:pPr>
              <w:jc w:val="center"/>
            </w:pPr>
            <w:r w:rsidRPr="00AA699A">
              <w:t>4</w:t>
            </w:r>
          </w:p>
        </w:tc>
        <w:tc>
          <w:tcPr>
            <w:tcW w:w="4013" w:type="dxa"/>
          </w:tcPr>
          <w:p w14:paraId="1E8CE7D2" w14:textId="6C3BCB4D" w:rsidR="004E1B06" w:rsidRPr="00AA699A" w:rsidRDefault="004E1B06" w:rsidP="00D62294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="00D21EF3" w:rsidRPr="00AA699A">
              <w:rPr>
                <w:rFonts w:hint="eastAsia"/>
                <w:color w:val="000000" w:themeColor="text1"/>
              </w:rPr>
              <w:t>增加补充</w:t>
            </w:r>
            <w:r w:rsidRPr="00AA699A">
              <w:rPr>
                <w:rFonts w:hint="eastAsia"/>
                <w:color w:val="000000" w:themeColor="text1"/>
              </w:rPr>
              <w:t>升级功能中</w:t>
            </w:r>
            <w:r w:rsidR="00732900" w:rsidRPr="00AA699A">
              <w:rPr>
                <w:rFonts w:hint="eastAsia"/>
                <w:color w:val="000000" w:themeColor="text1"/>
              </w:rPr>
              <w:t>查询</w:t>
            </w:r>
            <w:r w:rsidRPr="00AA699A">
              <w:rPr>
                <w:rFonts w:hint="eastAsia"/>
                <w:color w:val="000000" w:themeColor="text1"/>
              </w:rPr>
              <w:t>状态</w:t>
            </w:r>
            <w:r w:rsidR="00732900" w:rsidRPr="00AA699A">
              <w:rPr>
                <w:rFonts w:hint="eastAsia"/>
                <w:color w:val="000000" w:themeColor="text1"/>
              </w:rPr>
              <w:t>命令</w:t>
            </w:r>
            <w:r w:rsidR="00D21EF3" w:rsidRPr="00AA699A">
              <w:rPr>
                <w:rFonts w:hint="eastAsia"/>
                <w:color w:val="000000" w:themeColor="text1"/>
              </w:rPr>
              <w:t>的</w:t>
            </w:r>
            <w:r w:rsidRPr="00AA699A">
              <w:rPr>
                <w:rFonts w:hint="eastAsia"/>
                <w:color w:val="000000" w:themeColor="text1"/>
              </w:rPr>
              <w:t>返回值</w:t>
            </w:r>
            <w:r w:rsidR="00D21EF3" w:rsidRPr="00AA699A">
              <w:rPr>
                <w:rFonts w:hint="eastAsia"/>
                <w:color w:val="000000" w:themeColor="text1"/>
              </w:rPr>
              <w:t>（</w:t>
            </w:r>
            <w:r w:rsidR="00D21EF3" w:rsidRPr="00AA699A">
              <w:rPr>
                <w:rFonts w:hint="eastAsia"/>
                <w:color w:val="000000" w:themeColor="text1"/>
              </w:rPr>
              <w:t>0x</w:t>
            </w:r>
            <w:r w:rsidR="00D21EF3" w:rsidRPr="00AA699A">
              <w:rPr>
                <w:color w:val="000000" w:themeColor="text1"/>
              </w:rPr>
              <w:t>10</w:t>
            </w:r>
            <w:r w:rsidR="00D21EF3" w:rsidRPr="00AA699A">
              <w:rPr>
                <w:rFonts w:hint="eastAsia"/>
                <w:color w:val="000000" w:themeColor="text1"/>
              </w:rPr>
              <w:t>,</w:t>
            </w:r>
            <w:r w:rsidR="00D21EF3" w:rsidRPr="00AA699A">
              <w:rPr>
                <w:color w:val="000000" w:themeColor="text1"/>
              </w:rPr>
              <w:t>0</w:t>
            </w:r>
            <w:r w:rsidR="00D21EF3" w:rsidRPr="00AA699A">
              <w:rPr>
                <w:rFonts w:hint="eastAsia"/>
                <w:color w:val="000000" w:themeColor="text1"/>
              </w:rPr>
              <w:t>x</w:t>
            </w:r>
            <w:r w:rsidR="00D21EF3" w:rsidRPr="00AA699A">
              <w:rPr>
                <w:color w:val="000000" w:themeColor="text1"/>
              </w:rPr>
              <w:t>11</w:t>
            </w:r>
            <w:r w:rsidR="00D21EF3" w:rsidRPr="00AA699A">
              <w:rPr>
                <w:rFonts w:hint="eastAsia"/>
                <w:color w:val="000000" w:themeColor="text1"/>
              </w:rPr>
              <w:t>,0x</w:t>
            </w:r>
            <w:r w:rsidR="00D21EF3" w:rsidRPr="00AA699A">
              <w:rPr>
                <w:color w:val="000000" w:themeColor="text1"/>
              </w:rPr>
              <w:t>12</w:t>
            </w:r>
            <w:r w:rsidR="00D21EF3" w:rsidRPr="00AA699A">
              <w:rPr>
                <w:rFonts w:hint="eastAsia"/>
                <w:color w:val="000000" w:themeColor="text1"/>
              </w:rPr>
              <w:t>,0x</w:t>
            </w:r>
            <w:r w:rsidR="00D21EF3" w:rsidRPr="00AA699A">
              <w:rPr>
                <w:color w:val="000000" w:themeColor="text1"/>
              </w:rPr>
              <w:t>13</w:t>
            </w:r>
            <w:r w:rsidR="00D21EF3" w:rsidRPr="00AA699A">
              <w:rPr>
                <w:rFonts w:hint="eastAsia"/>
                <w:color w:val="000000" w:themeColor="text1"/>
              </w:rPr>
              <w:t>）</w:t>
            </w:r>
            <w:r w:rsidR="00D62294" w:rsidRPr="00AA699A">
              <w:rPr>
                <w:rFonts w:hint="eastAsia"/>
                <w:color w:val="000000" w:themeColor="text1"/>
              </w:rPr>
              <w:t>。</w:t>
            </w:r>
          </w:p>
        </w:tc>
        <w:tc>
          <w:tcPr>
            <w:tcW w:w="1603" w:type="dxa"/>
          </w:tcPr>
          <w:p w14:paraId="1EA62886" w14:textId="07577CC8" w:rsidR="004E1B06" w:rsidRPr="00AA699A" w:rsidRDefault="00732900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297ADD" w:rsidRPr="00AA699A" w14:paraId="6FD0651C" w14:textId="77777777" w:rsidTr="00B81AA9">
        <w:trPr>
          <w:trHeight w:val="70"/>
          <w:jc w:val="center"/>
        </w:trPr>
        <w:tc>
          <w:tcPr>
            <w:tcW w:w="1278" w:type="dxa"/>
          </w:tcPr>
          <w:p w14:paraId="78EE9326" w14:textId="219CC668" w:rsidR="00297ADD" w:rsidRPr="00AA699A" w:rsidRDefault="00297ADD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2023/3/21</w:t>
            </w:r>
          </w:p>
        </w:tc>
        <w:tc>
          <w:tcPr>
            <w:tcW w:w="914" w:type="dxa"/>
          </w:tcPr>
          <w:p w14:paraId="739013D6" w14:textId="2012FACB" w:rsidR="00297ADD" w:rsidRPr="00AA699A" w:rsidRDefault="00297ADD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.33</w:t>
            </w:r>
          </w:p>
        </w:tc>
        <w:tc>
          <w:tcPr>
            <w:tcW w:w="1542" w:type="dxa"/>
          </w:tcPr>
          <w:p w14:paraId="0535BECF" w14:textId="77777777" w:rsidR="00297ADD" w:rsidRPr="00AA699A" w:rsidRDefault="00297ADD" w:rsidP="00A557BA">
            <w:pPr>
              <w:jc w:val="center"/>
            </w:pPr>
            <w:r w:rsidRPr="00AA699A">
              <w:rPr>
                <w:rFonts w:hint="eastAsia"/>
              </w:rPr>
              <w:t>3</w:t>
            </w:r>
            <w:r w:rsidRPr="00AA699A">
              <w:t>.5</w:t>
            </w:r>
          </w:p>
          <w:p w14:paraId="72DBBEDA" w14:textId="77777777" w:rsidR="00297ADD" w:rsidRPr="00AA699A" w:rsidRDefault="00297ADD" w:rsidP="00A557BA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II</w:t>
            </w:r>
          </w:p>
          <w:p w14:paraId="7955DC78" w14:textId="3AA1E874" w:rsidR="00297ADD" w:rsidRPr="00AA699A" w:rsidRDefault="00297ADD" w:rsidP="00A557BA">
            <w:pPr>
              <w:jc w:val="center"/>
            </w:pPr>
            <w:r w:rsidRPr="00AA699A">
              <w:t>Appendix IV :</w:t>
            </w:r>
          </w:p>
        </w:tc>
        <w:tc>
          <w:tcPr>
            <w:tcW w:w="4013" w:type="dxa"/>
          </w:tcPr>
          <w:p w14:paraId="63FDAFC7" w14:textId="62BCAF8C" w:rsidR="00297ADD" w:rsidRPr="00AA699A" w:rsidRDefault="00032738" w:rsidP="00032738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</w:t>
            </w:r>
            <w:r w:rsidR="00297ADD" w:rsidRPr="00AA699A">
              <w:rPr>
                <w:rFonts w:hint="eastAsia"/>
                <w:color w:val="000000" w:themeColor="text1"/>
              </w:rPr>
              <w:t>在</w:t>
            </w:r>
            <w:r w:rsidR="00374CDB" w:rsidRPr="00AA699A">
              <w:rPr>
                <w:rFonts w:hint="eastAsia"/>
                <w:color w:val="000000" w:themeColor="text1"/>
              </w:rPr>
              <w:t>遥调信息中加入</w:t>
            </w:r>
            <w:r w:rsidRPr="00AA699A">
              <w:rPr>
                <w:rFonts w:hint="eastAsia"/>
                <w:color w:val="000000" w:themeColor="text1"/>
              </w:rPr>
              <w:t>对外</w:t>
            </w:r>
            <w:r w:rsidRPr="00AA699A">
              <w:rPr>
                <w:rFonts w:hint="eastAsia"/>
                <w:color w:val="000000" w:themeColor="text1"/>
              </w:rPr>
              <w:t>4</w:t>
            </w:r>
            <w:r w:rsidRPr="00AA699A">
              <w:rPr>
                <w:color w:val="000000" w:themeColor="text1"/>
              </w:rPr>
              <w:t>85</w:t>
            </w:r>
            <w:r w:rsidRPr="00AA699A">
              <w:rPr>
                <w:rFonts w:hint="eastAsia"/>
                <w:color w:val="000000" w:themeColor="text1"/>
              </w:rPr>
              <w:t>协议，对外</w:t>
            </w:r>
            <w:r w:rsidRPr="00AA699A">
              <w:rPr>
                <w:rFonts w:hint="eastAsia"/>
                <w:color w:val="000000" w:themeColor="text1"/>
              </w:rPr>
              <w:t>can</w:t>
            </w:r>
            <w:r w:rsidRPr="00AA699A">
              <w:rPr>
                <w:rFonts w:hint="eastAsia"/>
                <w:color w:val="000000" w:themeColor="text1"/>
              </w:rPr>
              <w:t>协议以及</w:t>
            </w:r>
            <w:r w:rsidR="00FA50E8" w:rsidRPr="00AA699A">
              <w:rPr>
                <w:rFonts w:hint="eastAsia"/>
                <w:color w:val="000000" w:themeColor="text1"/>
              </w:rPr>
              <w:t>输入</w:t>
            </w:r>
            <w:r w:rsidRPr="00AA699A">
              <w:rPr>
                <w:rFonts w:hint="eastAsia"/>
                <w:color w:val="000000" w:themeColor="text1"/>
              </w:rPr>
              <w:t>干接点</w:t>
            </w: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rFonts w:hint="eastAsia"/>
                <w:color w:val="000000" w:themeColor="text1"/>
              </w:rPr>
              <w:t>功能的配置与显示；</w:t>
            </w:r>
          </w:p>
          <w:p w14:paraId="4F5471FE" w14:textId="77777777" w:rsidR="00032738" w:rsidRPr="00AA699A" w:rsidRDefault="00032738" w:rsidP="00032738">
            <w:pPr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2.</w:t>
            </w:r>
            <w:r w:rsidRPr="00AA699A">
              <w:rPr>
                <w:rFonts w:hint="eastAsia"/>
                <w:color w:val="000000" w:themeColor="text1"/>
              </w:rPr>
              <w:t>在开关量</w:t>
            </w:r>
            <w:r w:rsidR="00FA50E8" w:rsidRPr="00AA699A">
              <w:rPr>
                <w:rFonts w:hint="eastAsia"/>
                <w:color w:val="000000" w:themeColor="text1"/>
              </w:rPr>
              <w:t>详细信息中加入输入干接点</w:t>
            </w:r>
            <w:r w:rsidR="00FA50E8" w:rsidRPr="00AA699A">
              <w:rPr>
                <w:rFonts w:hint="eastAsia"/>
                <w:color w:val="000000" w:themeColor="text1"/>
              </w:rPr>
              <w:t>1</w:t>
            </w:r>
            <w:r w:rsidR="00FA50E8" w:rsidRPr="00AA699A">
              <w:rPr>
                <w:rFonts w:hint="eastAsia"/>
                <w:color w:val="000000" w:themeColor="text1"/>
              </w:rPr>
              <w:t>的状态；</w:t>
            </w:r>
          </w:p>
          <w:p w14:paraId="6DF7DECD" w14:textId="04BA89D6" w:rsidR="00FA50E8" w:rsidRPr="00AA699A" w:rsidRDefault="00FA50E8" w:rsidP="00032738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在</w:t>
            </w:r>
            <w:r w:rsidRPr="00AA699A">
              <w:rPr>
                <w:color w:val="000000" w:themeColor="text1"/>
              </w:rPr>
              <w:t>Error Code1</w:t>
            </w:r>
            <w:r w:rsidRPr="00AA699A">
              <w:rPr>
                <w:rFonts w:hint="eastAsia"/>
                <w:color w:val="000000" w:themeColor="text1"/>
              </w:rPr>
              <w:t>（</w:t>
            </w:r>
            <w:r w:rsidRPr="00AA699A">
              <w:rPr>
                <w:rFonts w:hint="eastAsia"/>
                <w:color w:val="000000" w:themeColor="text1"/>
              </w:rPr>
              <w:t>BIT</w:t>
            </w:r>
            <w:r w:rsidRPr="00AA699A">
              <w:rPr>
                <w:color w:val="000000" w:themeColor="text1"/>
              </w:rPr>
              <w:t>23</w:t>
            </w:r>
            <w:r w:rsidRPr="00AA699A">
              <w:rPr>
                <w:rFonts w:hint="eastAsia"/>
                <w:color w:val="000000" w:themeColor="text1"/>
              </w:rPr>
              <w:t>）中加入</w:t>
            </w:r>
            <w:r w:rsidR="001308CE" w:rsidRPr="00AA699A">
              <w:rPr>
                <w:rFonts w:hint="eastAsia"/>
                <w:color w:val="000000" w:themeColor="text1"/>
              </w:rPr>
              <w:t>外部通信故障</w:t>
            </w:r>
          </w:p>
        </w:tc>
        <w:tc>
          <w:tcPr>
            <w:tcW w:w="1603" w:type="dxa"/>
          </w:tcPr>
          <w:p w14:paraId="592B5E60" w14:textId="3EF19814" w:rsidR="00297ADD" w:rsidRPr="00AA699A" w:rsidRDefault="001308CE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叶闻</w:t>
            </w:r>
          </w:p>
        </w:tc>
      </w:tr>
      <w:tr w:rsidR="00206DE7" w:rsidRPr="00AA699A" w14:paraId="3587AFE4" w14:textId="77777777" w:rsidTr="00B81AA9">
        <w:trPr>
          <w:trHeight w:val="70"/>
          <w:jc w:val="center"/>
        </w:trPr>
        <w:tc>
          <w:tcPr>
            <w:tcW w:w="1278" w:type="dxa"/>
          </w:tcPr>
          <w:p w14:paraId="731A8592" w14:textId="6128801C" w:rsidR="00206DE7" w:rsidRPr="00AA699A" w:rsidRDefault="00206DE7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023/04/06</w:t>
            </w:r>
          </w:p>
        </w:tc>
        <w:tc>
          <w:tcPr>
            <w:tcW w:w="914" w:type="dxa"/>
          </w:tcPr>
          <w:p w14:paraId="5B831EFC" w14:textId="34C8AF49" w:rsidR="00206DE7" w:rsidRPr="00AA699A" w:rsidRDefault="00206DE7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.34</w:t>
            </w:r>
          </w:p>
        </w:tc>
        <w:tc>
          <w:tcPr>
            <w:tcW w:w="1542" w:type="dxa"/>
          </w:tcPr>
          <w:p w14:paraId="50488795" w14:textId="58FF94A4" w:rsidR="00206DE7" w:rsidRPr="00AA699A" w:rsidRDefault="00BB6C6B" w:rsidP="00BB6C6B">
            <w:pPr>
              <w:jc w:val="center"/>
            </w:pPr>
            <w:r w:rsidRPr="00AA699A">
              <w:t>Appendix IV</w:t>
            </w:r>
          </w:p>
        </w:tc>
        <w:tc>
          <w:tcPr>
            <w:tcW w:w="4013" w:type="dxa"/>
          </w:tcPr>
          <w:p w14:paraId="09863766" w14:textId="0BFCAF66" w:rsidR="00206DE7" w:rsidRPr="00AA699A" w:rsidRDefault="00BB6C6B" w:rsidP="00032738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rFonts w:hint="eastAsia"/>
                <w:color w:val="000000" w:themeColor="text1"/>
              </w:rPr>
              <w:t>、</w:t>
            </w:r>
            <w:r w:rsidR="00E94CFA" w:rsidRPr="00AA699A">
              <w:rPr>
                <w:rFonts w:hint="eastAsia"/>
                <w:color w:val="000000" w:themeColor="text1"/>
              </w:rPr>
              <w:t>在</w:t>
            </w:r>
            <w:r w:rsidR="00E94CFA" w:rsidRPr="00AA699A">
              <w:rPr>
                <w:color w:val="000000" w:themeColor="text1"/>
              </w:rPr>
              <w:t>Error Code1</w:t>
            </w:r>
            <w:r w:rsidR="00E94CFA" w:rsidRPr="00AA699A">
              <w:rPr>
                <w:rFonts w:hint="eastAsia"/>
                <w:color w:val="000000" w:themeColor="text1"/>
              </w:rPr>
              <w:t>（</w:t>
            </w:r>
            <w:r w:rsidR="00E94CFA" w:rsidRPr="00AA699A">
              <w:rPr>
                <w:rFonts w:hint="eastAsia"/>
                <w:color w:val="000000" w:themeColor="text1"/>
              </w:rPr>
              <w:t>BIT</w:t>
            </w:r>
            <w:r w:rsidR="00E94CFA" w:rsidRPr="00AA699A">
              <w:rPr>
                <w:color w:val="000000" w:themeColor="text1"/>
              </w:rPr>
              <w:t>24</w:t>
            </w:r>
            <w:r w:rsidR="00E94CFA" w:rsidRPr="00AA699A">
              <w:rPr>
                <w:rFonts w:hint="eastAsia"/>
                <w:color w:val="000000" w:themeColor="text1"/>
              </w:rPr>
              <w:t>）</w:t>
            </w:r>
            <w:r w:rsidRPr="00AA699A">
              <w:rPr>
                <w:rFonts w:hint="eastAsia"/>
                <w:color w:val="000000" w:themeColor="text1"/>
              </w:rPr>
              <w:t>增加电池锁死故障位</w:t>
            </w:r>
          </w:p>
        </w:tc>
        <w:tc>
          <w:tcPr>
            <w:tcW w:w="1603" w:type="dxa"/>
          </w:tcPr>
          <w:p w14:paraId="7D07F67A" w14:textId="14FAD0F3" w:rsidR="00206DE7" w:rsidRPr="00AA699A" w:rsidRDefault="00BB6C6B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葛东亚</w:t>
            </w:r>
          </w:p>
        </w:tc>
      </w:tr>
      <w:tr w:rsidR="00426DBE" w:rsidRPr="00AA699A" w14:paraId="201B2295" w14:textId="77777777" w:rsidTr="00B81AA9">
        <w:trPr>
          <w:trHeight w:val="70"/>
          <w:jc w:val="center"/>
        </w:trPr>
        <w:tc>
          <w:tcPr>
            <w:tcW w:w="1278" w:type="dxa"/>
          </w:tcPr>
          <w:p w14:paraId="765E60B2" w14:textId="3553DB81" w:rsidR="00426DBE" w:rsidRPr="00AA699A" w:rsidRDefault="00426DBE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2023/06/07</w:t>
            </w:r>
          </w:p>
        </w:tc>
        <w:tc>
          <w:tcPr>
            <w:tcW w:w="914" w:type="dxa"/>
          </w:tcPr>
          <w:p w14:paraId="1DB0853A" w14:textId="6D7FC49E" w:rsidR="00426DBE" w:rsidRPr="00AA699A" w:rsidRDefault="00426DBE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.35</w:t>
            </w:r>
          </w:p>
        </w:tc>
        <w:tc>
          <w:tcPr>
            <w:tcW w:w="1542" w:type="dxa"/>
          </w:tcPr>
          <w:p w14:paraId="09A65DAB" w14:textId="77777777" w:rsidR="00426DBE" w:rsidRPr="00AA699A" w:rsidRDefault="00426DBE" w:rsidP="00BB6C6B">
            <w:pPr>
              <w:jc w:val="center"/>
            </w:pPr>
            <w:r w:rsidRPr="00AA699A">
              <w:rPr>
                <w:rFonts w:hint="eastAsia"/>
              </w:rPr>
              <w:t>3</w:t>
            </w:r>
            <w:r w:rsidRPr="00AA699A">
              <w:t>.4</w:t>
            </w:r>
          </w:p>
          <w:p w14:paraId="17F3BF97" w14:textId="2B852238" w:rsidR="00426DBE" w:rsidRPr="00AA699A" w:rsidRDefault="00426DBE" w:rsidP="00BB6C6B">
            <w:pPr>
              <w:jc w:val="center"/>
            </w:pPr>
            <w:r w:rsidRPr="00AA699A">
              <w:t>4</w:t>
            </w:r>
          </w:p>
        </w:tc>
        <w:tc>
          <w:tcPr>
            <w:tcW w:w="4013" w:type="dxa"/>
          </w:tcPr>
          <w:p w14:paraId="2A987A2B" w14:textId="387A466C" w:rsidR="00426DBE" w:rsidRPr="00AA699A" w:rsidRDefault="00426DBE" w:rsidP="00032738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寄存器</w:t>
            </w:r>
            <w:r w:rsidRPr="00AA699A">
              <w:rPr>
                <w:rFonts w:hint="eastAsia"/>
                <w:color w:val="000000" w:themeColor="text1"/>
              </w:rPr>
              <w:t>0x</w:t>
            </w:r>
            <w:r w:rsidRPr="00AA699A">
              <w:rPr>
                <w:color w:val="000000" w:themeColor="text1"/>
              </w:rPr>
              <w:t>110</w:t>
            </w:r>
            <w:r w:rsidRPr="00AA699A">
              <w:rPr>
                <w:rFonts w:hint="eastAsia"/>
                <w:color w:val="000000" w:themeColor="text1"/>
              </w:rPr>
              <w:t>F</w:t>
            </w:r>
            <w:r w:rsidRPr="00AA699A">
              <w:rPr>
                <w:rFonts w:hint="eastAsia"/>
                <w:color w:val="000000" w:themeColor="text1"/>
              </w:rPr>
              <w:t>恢复</w:t>
            </w:r>
            <w:r w:rsidR="00582CF1" w:rsidRPr="00AA699A">
              <w:rPr>
                <w:rFonts w:hint="eastAsia"/>
                <w:color w:val="000000" w:themeColor="text1"/>
              </w:rPr>
              <w:t>上传</w:t>
            </w:r>
            <w:r w:rsidRPr="00AA699A">
              <w:rPr>
                <w:rFonts w:hint="eastAsia"/>
                <w:color w:val="000000" w:themeColor="text1"/>
              </w:rPr>
              <w:t>开关量内容</w:t>
            </w:r>
          </w:p>
          <w:p w14:paraId="7D09BC33" w14:textId="26253802" w:rsidR="00582CF1" w:rsidRPr="00AA699A" w:rsidRDefault="00426DBE" w:rsidP="00032738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.</w:t>
            </w:r>
            <w:r w:rsidRPr="00AA699A">
              <w:rPr>
                <w:rFonts w:hint="eastAsia"/>
                <w:color w:val="000000" w:themeColor="text1"/>
              </w:rPr>
              <w:t>调整升级报文的描述，增加升级的报文示例</w:t>
            </w:r>
            <w:r w:rsidR="00582CF1" w:rsidRPr="00AA699A">
              <w:rPr>
                <w:rFonts w:hint="eastAsia"/>
                <w:color w:val="000000" w:themeColor="text1"/>
              </w:rPr>
              <w:t>内容</w:t>
            </w:r>
          </w:p>
        </w:tc>
        <w:tc>
          <w:tcPr>
            <w:tcW w:w="1603" w:type="dxa"/>
          </w:tcPr>
          <w:p w14:paraId="7985E124" w14:textId="3EED917B" w:rsidR="00426DBE" w:rsidRPr="00AA699A" w:rsidRDefault="00426DBE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邹慧兴</w:t>
            </w:r>
          </w:p>
        </w:tc>
      </w:tr>
      <w:tr w:rsidR="00B12166" w:rsidRPr="00AA699A" w14:paraId="6D33B6BA" w14:textId="77777777" w:rsidTr="00B81AA9">
        <w:trPr>
          <w:trHeight w:val="70"/>
          <w:jc w:val="center"/>
        </w:trPr>
        <w:tc>
          <w:tcPr>
            <w:tcW w:w="1278" w:type="dxa"/>
          </w:tcPr>
          <w:p w14:paraId="7F6BDA97" w14:textId="198DCB43" w:rsidR="00B12166" w:rsidRPr="00AA699A" w:rsidRDefault="00B12166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="00DF358D" w:rsidRPr="00AA699A">
              <w:rPr>
                <w:color w:val="000000" w:themeColor="text1"/>
              </w:rPr>
              <w:t>023/10</w:t>
            </w:r>
            <w:r w:rsidR="008D20B9" w:rsidRPr="00AA699A">
              <w:rPr>
                <w:color w:val="000000" w:themeColor="text1"/>
              </w:rPr>
              <w:t>/</w:t>
            </w:r>
            <w:r w:rsidR="00DF358D" w:rsidRPr="00AA699A">
              <w:rPr>
                <w:color w:val="000000" w:themeColor="text1"/>
              </w:rPr>
              <w:t>24</w:t>
            </w:r>
          </w:p>
        </w:tc>
        <w:tc>
          <w:tcPr>
            <w:tcW w:w="914" w:type="dxa"/>
          </w:tcPr>
          <w:p w14:paraId="67ADC8A4" w14:textId="0068731C" w:rsidR="00B12166" w:rsidRPr="00AA699A" w:rsidRDefault="00B12166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.37</w:t>
            </w:r>
          </w:p>
        </w:tc>
        <w:tc>
          <w:tcPr>
            <w:tcW w:w="1542" w:type="dxa"/>
          </w:tcPr>
          <w:p w14:paraId="67880C1C" w14:textId="77777777" w:rsidR="00B12166" w:rsidRPr="00AA699A" w:rsidRDefault="00B12166" w:rsidP="00B12166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</w:p>
          <w:p w14:paraId="10F72A1A" w14:textId="08676FCD" w:rsidR="005E469F" w:rsidRPr="00AA699A" w:rsidRDefault="005E469F" w:rsidP="00B12166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V</w:t>
            </w:r>
          </w:p>
        </w:tc>
        <w:tc>
          <w:tcPr>
            <w:tcW w:w="4013" w:type="dxa"/>
          </w:tcPr>
          <w:p w14:paraId="1E6A9589" w14:textId="6DF5D9B5" w:rsidR="00CE0192" w:rsidRPr="00AA699A" w:rsidRDefault="00CE0192" w:rsidP="00CE0192">
            <w:pPr>
              <w:pStyle w:val="a4"/>
              <w:numPr>
                <w:ilvl w:val="0"/>
                <w:numId w:val="27"/>
              </w:num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 xml:space="preserve">Appendix I-2 </w:t>
            </w:r>
            <w:r w:rsidR="00662A77" w:rsidRPr="00AA699A">
              <w:rPr>
                <w:rFonts w:hint="eastAsia"/>
                <w:color w:val="000000" w:themeColor="text1"/>
              </w:rPr>
              <w:t>保护状态中新增</w:t>
            </w:r>
            <w:r w:rsidRPr="00AA699A">
              <w:rPr>
                <w:rFonts w:hint="eastAsia"/>
                <w:color w:val="000000" w:themeColor="text1"/>
              </w:rPr>
              <w:t>“端子温度保护”</w:t>
            </w:r>
            <w:r w:rsidR="005D761D" w:rsidRPr="00AA699A">
              <w:rPr>
                <w:rFonts w:hint="eastAsia"/>
                <w:color w:val="000000" w:themeColor="text1"/>
              </w:rPr>
              <w:t>（</w:t>
            </w:r>
            <w:r w:rsidRPr="00AA699A">
              <w:rPr>
                <w:rFonts w:hint="eastAsia"/>
                <w:color w:val="000000" w:themeColor="text1"/>
              </w:rPr>
              <w:t>Bit11</w:t>
            </w:r>
            <w:r w:rsidR="005D761D" w:rsidRPr="00AA699A">
              <w:rPr>
                <w:rFonts w:hint="eastAsia"/>
                <w:color w:val="000000" w:themeColor="text1"/>
              </w:rPr>
              <w:t>）</w:t>
            </w:r>
          </w:p>
          <w:p w14:paraId="79F773C5" w14:textId="0D7DC4DF" w:rsidR="00CE0192" w:rsidRPr="00AA699A" w:rsidRDefault="00CE0192" w:rsidP="00CE0192">
            <w:pPr>
              <w:pStyle w:val="a4"/>
              <w:numPr>
                <w:ilvl w:val="0"/>
                <w:numId w:val="27"/>
              </w:num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 xml:space="preserve">Appendix I-3 </w:t>
            </w:r>
            <w:r w:rsidRPr="00AA699A">
              <w:rPr>
                <w:rFonts w:hint="eastAsia"/>
                <w:color w:val="000000" w:themeColor="text1"/>
              </w:rPr>
              <w:t>告警状态</w:t>
            </w:r>
            <w:r w:rsidRPr="00AA699A">
              <w:rPr>
                <w:rFonts w:hint="eastAsia"/>
                <w:color w:val="000000" w:themeColor="text1"/>
              </w:rPr>
              <w:t xml:space="preserve">1  </w:t>
            </w:r>
            <w:r w:rsidRPr="00AA699A">
              <w:rPr>
                <w:rFonts w:hint="eastAsia"/>
                <w:color w:val="000000" w:themeColor="text1"/>
              </w:rPr>
              <w:t>“端子温度异常告警”变更为“端子温度告警”</w:t>
            </w:r>
            <w:r w:rsidR="005D761D" w:rsidRPr="00AA699A">
              <w:rPr>
                <w:rFonts w:hint="eastAsia"/>
                <w:color w:val="000000" w:themeColor="text1"/>
              </w:rPr>
              <w:t>（</w:t>
            </w:r>
            <w:r w:rsidR="005D761D" w:rsidRPr="00AA699A">
              <w:rPr>
                <w:rFonts w:hint="eastAsia"/>
                <w:color w:val="000000" w:themeColor="text1"/>
              </w:rPr>
              <w:t>Bit</w:t>
            </w:r>
            <w:r w:rsidR="005D761D" w:rsidRPr="00AA699A">
              <w:rPr>
                <w:color w:val="000000" w:themeColor="text1"/>
              </w:rPr>
              <w:t>15</w:t>
            </w:r>
            <w:r w:rsidR="005D761D" w:rsidRPr="00AA699A">
              <w:rPr>
                <w:rFonts w:hint="eastAsia"/>
                <w:color w:val="000000" w:themeColor="text1"/>
              </w:rPr>
              <w:t>）</w:t>
            </w:r>
          </w:p>
          <w:p w14:paraId="7516D7D9" w14:textId="5EF02590" w:rsidR="00DB207A" w:rsidRPr="00AA699A" w:rsidRDefault="00CE0192" w:rsidP="00DE2D9B">
            <w:pPr>
              <w:pStyle w:val="a4"/>
              <w:numPr>
                <w:ilvl w:val="0"/>
                <w:numId w:val="27"/>
              </w:num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 xml:space="preserve">Appendix V </w:t>
            </w:r>
            <w:r w:rsidR="00662A77" w:rsidRPr="00AA699A">
              <w:rPr>
                <w:rFonts w:hint="eastAsia"/>
                <w:color w:val="000000" w:themeColor="text1"/>
              </w:rPr>
              <w:t>“端子温度异常告警”变</w:t>
            </w:r>
            <w:r w:rsidRPr="00AA699A">
              <w:rPr>
                <w:rFonts w:hint="eastAsia"/>
                <w:color w:val="000000" w:themeColor="text1"/>
              </w:rPr>
              <w:t>更为“端子温度告警”（</w:t>
            </w:r>
            <w:r w:rsidRPr="00AA699A">
              <w:rPr>
                <w:rFonts w:hint="eastAsia"/>
                <w:color w:val="000000" w:themeColor="text1"/>
              </w:rPr>
              <w:t>Bit5</w:t>
            </w:r>
            <w:r w:rsidRPr="00AA699A">
              <w:rPr>
                <w:rFonts w:hint="eastAsia"/>
                <w:color w:val="000000" w:themeColor="text1"/>
              </w:rPr>
              <w:t>）；新增“端子温度保护”（</w:t>
            </w:r>
            <w:r w:rsidRPr="00AA699A">
              <w:rPr>
                <w:rFonts w:hint="eastAsia"/>
                <w:color w:val="000000" w:themeColor="text1"/>
              </w:rPr>
              <w:t>Bit7</w:t>
            </w:r>
            <w:r w:rsidRPr="00AA699A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603" w:type="dxa"/>
          </w:tcPr>
          <w:p w14:paraId="086386B6" w14:textId="382E7485" w:rsidR="00B12166" w:rsidRPr="00AA699A" w:rsidRDefault="00DF358D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胡俊杰</w:t>
            </w:r>
          </w:p>
        </w:tc>
      </w:tr>
      <w:tr w:rsidR="00D72694" w:rsidRPr="00AA699A" w14:paraId="4FA35CAE" w14:textId="77777777" w:rsidTr="00B81AA9">
        <w:trPr>
          <w:trHeight w:val="70"/>
          <w:jc w:val="center"/>
        </w:trPr>
        <w:tc>
          <w:tcPr>
            <w:tcW w:w="1278" w:type="dxa"/>
          </w:tcPr>
          <w:p w14:paraId="4E0F209C" w14:textId="7DD3C7F5" w:rsidR="00D72694" w:rsidRPr="00AA699A" w:rsidRDefault="00D7269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024/</w:t>
            </w:r>
            <w:r w:rsidR="00640670" w:rsidRPr="00AA699A">
              <w:rPr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/</w:t>
            </w:r>
            <w:r w:rsidR="00640670" w:rsidRPr="00AA699A">
              <w:rPr>
                <w:color w:val="000000" w:themeColor="text1"/>
              </w:rPr>
              <w:t>22</w:t>
            </w:r>
          </w:p>
        </w:tc>
        <w:tc>
          <w:tcPr>
            <w:tcW w:w="914" w:type="dxa"/>
          </w:tcPr>
          <w:p w14:paraId="3562DEC8" w14:textId="1893C55C" w:rsidR="00D72694" w:rsidRPr="00AA699A" w:rsidRDefault="00D72694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</w:t>
            </w:r>
            <w:r w:rsidRPr="00AA699A">
              <w:rPr>
                <w:color w:val="000000" w:themeColor="text1"/>
              </w:rPr>
              <w:t>.38</w:t>
            </w:r>
          </w:p>
        </w:tc>
        <w:tc>
          <w:tcPr>
            <w:tcW w:w="1542" w:type="dxa"/>
          </w:tcPr>
          <w:p w14:paraId="353B981C" w14:textId="4BC8C223" w:rsidR="00AA53B2" w:rsidRPr="00AA699A" w:rsidRDefault="00AA53B2" w:rsidP="00B12166">
            <w:pPr>
              <w:jc w:val="center"/>
            </w:pPr>
            <w:r w:rsidRPr="00AA699A">
              <w:rPr>
                <w:rFonts w:hint="eastAsia"/>
              </w:rPr>
              <w:t>1</w:t>
            </w:r>
            <w:r w:rsidRPr="00AA699A">
              <w:t>.4</w:t>
            </w:r>
          </w:p>
          <w:p w14:paraId="141E98F3" w14:textId="47F491E2" w:rsidR="009221F7" w:rsidRPr="00AA699A" w:rsidRDefault="009221F7" w:rsidP="00B12166">
            <w:pPr>
              <w:jc w:val="center"/>
            </w:pPr>
            <w:r w:rsidRPr="00AA699A">
              <w:rPr>
                <w:rFonts w:hint="eastAsia"/>
              </w:rPr>
              <w:t>3</w:t>
            </w:r>
            <w:r w:rsidRPr="00AA699A">
              <w:t>.6</w:t>
            </w:r>
          </w:p>
          <w:p w14:paraId="32827C3A" w14:textId="77777777" w:rsidR="00D72694" w:rsidRPr="00AA699A" w:rsidRDefault="00AA53B2" w:rsidP="00B12166">
            <w:pPr>
              <w:jc w:val="center"/>
            </w:pPr>
            <w:r w:rsidRPr="00AA699A">
              <w:rPr>
                <w:rFonts w:hint="eastAsia"/>
              </w:rPr>
              <w:t>3</w:t>
            </w:r>
            <w:r w:rsidRPr="00AA699A">
              <w:t>.7</w:t>
            </w:r>
          </w:p>
          <w:p w14:paraId="4F3E0758" w14:textId="77777777" w:rsidR="009221F7" w:rsidRPr="00AA699A" w:rsidRDefault="009221F7" w:rsidP="00B12166">
            <w:pPr>
              <w:jc w:val="center"/>
            </w:pPr>
            <w:r w:rsidRPr="00AA699A">
              <w:rPr>
                <w:rFonts w:hint="eastAsia"/>
              </w:rPr>
              <w:t>4</w:t>
            </w:r>
          </w:p>
          <w:p w14:paraId="2D097DE4" w14:textId="53EAD110" w:rsidR="007D26A4" w:rsidRPr="00AA699A" w:rsidRDefault="007D26A4" w:rsidP="00B12166">
            <w:pPr>
              <w:jc w:val="center"/>
            </w:pPr>
            <w:r w:rsidRPr="00AA699A">
              <w:t xml:space="preserve">Appendix VI </w:t>
            </w:r>
          </w:p>
        </w:tc>
        <w:tc>
          <w:tcPr>
            <w:tcW w:w="4013" w:type="dxa"/>
          </w:tcPr>
          <w:p w14:paraId="54DB5C5D" w14:textId="12DE9AEF" w:rsidR="009221F7" w:rsidRPr="00AA699A" w:rsidRDefault="00640670" w:rsidP="009221F7">
            <w:pPr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1</w:t>
            </w:r>
            <w:r w:rsidR="009221F7" w:rsidRPr="00AA699A">
              <w:rPr>
                <w:color w:val="000000" w:themeColor="text1"/>
              </w:rPr>
              <w:t>.</w:t>
            </w:r>
            <w:r w:rsidR="009221F7" w:rsidRPr="00AA699A">
              <w:rPr>
                <w:rFonts w:hint="eastAsia"/>
                <w:color w:val="000000" w:themeColor="text1"/>
              </w:rPr>
              <w:t xml:space="preserve"> </w:t>
            </w:r>
            <w:r w:rsidR="009221F7" w:rsidRPr="00AA699A">
              <w:rPr>
                <w:rFonts w:hint="eastAsia"/>
                <w:color w:val="000000" w:themeColor="text1"/>
              </w:rPr>
              <w:t>在</w:t>
            </w:r>
            <w:r w:rsidR="009221F7" w:rsidRPr="00AA699A">
              <w:rPr>
                <w:rFonts w:hint="eastAsia"/>
                <w:color w:val="000000" w:themeColor="text1"/>
              </w:rPr>
              <w:t>1</w:t>
            </w:r>
            <w:r w:rsidR="009221F7" w:rsidRPr="00AA699A">
              <w:rPr>
                <w:color w:val="000000" w:themeColor="text1"/>
              </w:rPr>
              <w:t>.4</w:t>
            </w:r>
            <w:r w:rsidR="009221F7" w:rsidRPr="00AA699A">
              <w:rPr>
                <w:rFonts w:hint="eastAsia"/>
                <w:color w:val="000000" w:themeColor="text1"/>
              </w:rPr>
              <w:t>中增加从机地址描述，区分电池</w:t>
            </w:r>
            <w:r w:rsidR="009221F7" w:rsidRPr="00AA699A">
              <w:rPr>
                <w:rFonts w:hint="eastAsia"/>
                <w:color w:val="000000" w:themeColor="text1"/>
              </w:rPr>
              <w:t>modbus</w:t>
            </w:r>
            <w:r w:rsidR="009221F7" w:rsidRPr="00AA699A">
              <w:rPr>
                <w:rFonts w:hint="eastAsia"/>
                <w:color w:val="000000" w:themeColor="text1"/>
              </w:rPr>
              <w:t>协议以及</w:t>
            </w:r>
            <w:r w:rsidR="009221F7" w:rsidRPr="00AA699A">
              <w:rPr>
                <w:rFonts w:hint="eastAsia"/>
                <w:color w:val="000000" w:themeColor="text1"/>
              </w:rPr>
              <w:t>PCSmodbus</w:t>
            </w:r>
            <w:r w:rsidR="009221F7" w:rsidRPr="00AA699A">
              <w:rPr>
                <w:rFonts w:hint="eastAsia"/>
                <w:color w:val="000000" w:themeColor="text1"/>
              </w:rPr>
              <w:t>协议。</w:t>
            </w:r>
          </w:p>
          <w:p w14:paraId="2CF4F9EE" w14:textId="3BDD7E64" w:rsidR="00640670" w:rsidRPr="00AA699A" w:rsidRDefault="00640670" w:rsidP="009221F7">
            <w:pPr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 xml:space="preserve">2. </w:t>
            </w:r>
            <w:r w:rsidRPr="00AA699A">
              <w:rPr>
                <w:rFonts w:hint="eastAsia"/>
                <w:color w:val="000000" w:themeColor="text1"/>
              </w:rPr>
              <w:t>在</w:t>
            </w: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.6</w:t>
            </w:r>
            <w:r w:rsidRPr="00AA699A">
              <w:rPr>
                <w:rFonts w:hint="eastAsia"/>
                <w:color w:val="000000" w:themeColor="text1"/>
              </w:rPr>
              <w:t>种加入云平台需求：自放电率，</w:t>
            </w:r>
            <w:r w:rsidRPr="00AA699A">
              <w:rPr>
                <w:rFonts w:hint="eastAsia"/>
                <w:color w:val="000000" w:themeColor="text1"/>
              </w:rPr>
              <w:t>SOC</w:t>
            </w:r>
            <w:r w:rsidRPr="00AA699A">
              <w:rPr>
                <w:rFonts w:hint="eastAsia"/>
                <w:color w:val="000000" w:themeColor="text1"/>
              </w:rPr>
              <w:t>真值，</w:t>
            </w:r>
            <w:r w:rsidRPr="00AA699A">
              <w:rPr>
                <w:rFonts w:hint="eastAsia"/>
                <w:color w:val="000000" w:themeColor="text1"/>
              </w:rPr>
              <w:t>SOC</w:t>
            </w:r>
            <w:r w:rsidRPr="00AA699A">
              <w:rPr>
                <w:rFonts w:hint="eastAsia"/>
                <w:color w:val="000000" w:themeColor="text1"/>
              </w:rPr>
              <w:t>修正位，卡尔曼开启标志位，单帧充电量，单帧放电量。</w:t>
            </w:r>
          </w:p>
          <w:p w14:paraId="3D054773" w14:textId="77777777" w:rsidR="009221F7" w:rsidRPr="00AA699A" w:rsidRDefault="009221F7" w:rsidP="009221F7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lastRenderedPageBreak/>
              <w:t>3</w:t>
            </w:r>
            <w:r w:rsidRPr="00AA699A">
              <w:rPr>
                <w:color w:val="000000" w:themeColor="text1"/>
              </w:rPr>
              <w:t xml:space="preserve">. </w:t>
            </w:r>
            <w:r w:rsidRPr="00AA699A">
              <w:rPr>
                <w:rFonts w:hint="eastAsia"/>
                <w:color w:val="000000" w:themeColor="text1"/>
              </w:rPr>
              <w:t>在</w:t>
            </w: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.7</w:t>
            </w:r>
            <w:r w:rsidRPr="00AA699A">
              <w:rPr>
                <w:rFonts w:hint="eastAsia"/>
                <w:color w:val="000000" w:themeColor="text1"/>
              </w:rPr>
              <w:t>中增加采集器状态与配网信息。</w:t>
            </w:r>
          </w:p>
          <w:p w14:paraId="32E2DD65" w14:textId="1C75F568" w:rsidR="009221F7" w:rsidRPr="00AA699A" w:rsidRDefault="009221F7" w:rsidP="009221F7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4</w:t>
            </w:r>
            <w:r w:rsidRPr="00AA699A">
              <w:rPr>
                <w:color w:val="000000" w:themeColor="text1"/>
              </w:rPr>
              <w:t xml:space="preserve">. </w:t>
            </w:r>
            <w:r w:rsidRPr="00AA699A">
              <w:rPr>
                <w:rFonts w:hint="eastAsia"/>
                <w:color w:val="000000" w:themeColor="text1"/>
              </w:rPr>
              <w:t>在</w:t>
            </w:r>
            <w:r w:rsidRPr="00AA699A">
              <w:rPr>
                <w:rFonts w:hint="eastAsia"/>
                <w:color w:val="000000" w:themeColor="text1"/>
              </w:rPr>
              <w:t>4</w:t>
            </w:r>
            <w:r w:rsidRPr="00AA699A">
              <w:rPr>
                <w:rFonts w:hint="eastAsia"/>
                <w:color w:val="000000" w:themeColor="text1"/>
              </w:rPr>
              <w:t>中</w:t>
            </w:r>
            <w:r w:rsidR="00640670" w:rsidRPr="00AA699A">
              <w:rPr>
                <w:rFonts w:hint="eastAsia"/>
                <w:color w:val="000000" w:themeColor="text1"/>
              </w:rPr>
              <w:t>增加</w:t>
            </w:r>
            <w:r w:rsidR="00640670" w:rsidRPr="00AA699A">
              <w:rPr>
                <w:rFonts w:hint="eastAsia"/>
                <w:color w:val="000000" w:themeColor="text1"/>
              </w:rPr>
              <w:t>FH</w:t>
            </w:r>
            <w:r w:rsidR="00640670" w:rsidRPr="00AA699A">
              <w:rPr>
                <w:color w:val="000000" w:themeColor="text1"/>
              </w:rPr>
              <w:t>3</w:t>
            </w:r>
            <w:r w:rsidR="00640670" w:rsidRPr="00AA699A">
              <w:rPr>
                <w:rFonts w:hint="eastAsia"/>
                <w:color w:val="000000" w:themeColor="text1"/>
              </w:rPr>
              <w:t>X</w:t>
            </w:r>
            <w:r w:rsidR="00640670" w:rsidRPr="00AA699A">
              <w:rPr>
                <w:rFonts w:hint="eastAsia"/>
                <w:color w:val="000000" w:themeColor="text1"/>
              </w:rPr>
              <w:t>用起始帧</w:t>
            </w:r>
            <w:r w:rsidRPr="00AA699A">
              <w:rPr>
                <w:rFonts w:hint="eastAsia"/>
                <w:color w:val="000000" w:themeColor="text1"/>
              </w:rPr>
              <w:t>设备类型，用以区分</w:t>
            </w:r>
            <w:r w:rsidRPr="00AA699A">
              <w:rPr>
                <w:rFonts w:hint="eastAsia"/>
                <w:color w:val="000000" w:themeColor="text1"/>
              </w:rPr>
              <w:t>BMS</w:t>
            </w:r>
            <w:r w:rsidRPr="00AA699A">
              <w:rPr>
                <w:rFonts w:hint="eastAsia"/>
                <w:color w:val="000000" w:themeColor="text1"/>
              </w:rPr>
              <w:t>，</w:t>
            </w:r>
            <w:r w:rsidRPr="00AA699A">
              <w:rPr>
                <w:rFonts w:hint="eastAsia"/>
                <w:color w:val="000000" w:themeColor="text1"/>
              </w:rPr>
              <w:t>PCS</w:t>
            </w:r>
            <w:r w:rsidRPr="00AA699A">
              <w:rPr>
                <w:rFonts w:hint="eastAsia"/>
                <w:color w:val="000000" w:themeColor="text1"/>
              </w:rPr>
              <w:t>和</w:t>
            </w:r>
            <w:r w:rsidRPr="00AA699A">
              <w:rPr>
                <w:rFonts w:hint="eastAsia"/>
                <w:color w:val="000000" w:themeColor="text1"/>
              </w:rPr>
              <w:t>LED</w:t>
            </w:r>
            <w:r w:rsidRPr="00AA699A">
              <w:rPr>
                <w:rFonts w:hint="eastAsia"/>
                <w:color w:val="000000" w:themeColor="text1"/>
              </w:rPr>
              <w:t>固件。</w:t>
            </w:r>
          </w:p>
          <w:p w14:paraId="41400D51" w14:textId="77777777" w:rsidR="007D26A4" w:rsidRPr="00AA699A" w:rsidRDefault="007D26A4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5</w:t>
            </w:r>
            <w:r w:rsidRPr="00AA699A">
              <w:rPr>
                <w:color w:val="000000" w:themeColor="text1"/>
              </w:rPr>
              <w:t xml:space="preserve">. </w:t>
            </w:r>
            <w:r w:rsidRPr="00AA699A">
              <w:rPr>
                <w:rFonts w:hint="eastAsia"/>
                <w:color w:val="000000" w:themeColor="text1"/>
              </w:rPr>
              <w:t>增加</w:t>
            </w:r>
            <w:r w:rsidRPr="00AA699A">
              <w:rPr>
                <w:color w:val="000000" w:themeColor="text1"/>
              </w:rPr>
              <w:t xml:space="preserve">Appendix VI </w:t>
            </w:r>
            <w:r w:rsidRPr="00AA699A">
              <w:rPr>
                <w:rFonts w:hint="eastAsia"/>
                <w:color w:val="000000" w:themeColor="text1"/>
              </w:rPr>
              <w:t>，固件名称对应固件类型表格说明</w:t>
            </w:r>
          </w:p>
          <w:p w14:paraId="602F687F" w14:textId="07D67D58" w:rsidR="00BE6A41" w:rsidRPr="00AA699A" w:rsidRDefault="00BE6A41" w:rsidP="00DE2D9B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6</w:t>
            </w:r>
            <w:r w:rsidRPr="00AA699A">
              <w:rPr>
                <w:color w:val="000000" w:themeColor="text1"/>
              </w:rPr>
              <w:t xml:space="preserve">. </w:t>
            </w:r>
            <w:r w:rsidRPr="00AA699A">
              <w:rPr>
                <w:rFonts w:hint="eastAsia"/>
                <w:color w:val="000000" w:themeColor="text1"/>
              </w:rPr>
              <w:t>FH</w:t>
            </w:r>
            <w:r w:rsidRPr="00AA699A">
              <w:rPr>
                <w:color w:val="000000" w:themeColor="text1"/>
              </w:rPr>
              <w:t>3</w:t>
            </w:r>
            <w:r w:rsidRPr="00AA699A">
              <w:rPr>
                <w:rFonts w:hint="eastAsia"/>
                <w:color w:val="000000" w:themeColor="text1"/>
              </w:rPr>
              <w:t>X</w:t>
            </w:r>
            <w:r w:rsidRPr="00AA699A">
              <w:rPr>
                <w:rFonts w:hint="eastAsia"/>
                <w:color w:val="000000" w:themeColor="text1"/>
              </w:rPr>
              <w:t>云平台需求，在</w:t>
            </w:r>
            <w:r w:rsidRPr="00AA699A">
              <w:rPr>
                <w:rFonts w:hint="eastAsia"/>
                <w:color w:val="000000" w:themeColor="text1"/>
              </w:rPr>
              <w:t>3</w:t>
            </w:r>
            <w:r w:rsidRPr="00AA699A">
              <w:rPr>
                <w:color w:val="000000" w:themeColor="text1"/>
              </w:rPr>
              <w:t>.2</w:t>
            </w:r>
            <w:r w:rsidRPr="00AA699A">
              <w:rPr>
                <w:rFonts w:hint="eastAsia"/>
                <w:color w:val="000000" w:themeColor="text1"/>
              </w:rPr>
              <w:t>章节中加入本机并柜地址。</w:t>
            </w:r>
          </w:p>
        </w:tc>
        <w:tc>
          <w:tcPr>
            <w:tcW w:w="1603" w:type="dxa"/>
          </w:tcPr>
          <w:p w14:paraId="15C8B3B8" w14:textId="2BE4E54C" w:rsidR="00D72694" w:rsidRPr="00AA699A" w:rsidRDefault="009221F7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lastRenderedPageBreak/>
              <w:t>叶闻</w:t>
            </w:r>
          </w:p>
        </w:tc>
      </w:tr>
      <w:tr w:rsidR="00855BF4" w:rsidRPr="00AA699A" w14:paraId="4DDED65E" w14:textId="77777777" w:rsidTr="00B81AA9">
        <w:trPr>
          <w:trHeight w:val="70"/>
          <w:jc w:val="center"/>
        </w:trPr>
        <w:tc>
          <w:tcPr>
            <w:tcW w:w="1278" w:type="dxa"/>
          </w:tcPr>
          <w:p w14:paraId="227D1439" w14:textId="4A3441DD" w:rsidR="00855BF4" w:rsidRPr="00AA699A" w:rsidRDefault="00855BF4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lastRenderedPageBreak/>
              <w:t>2024/4/16</w:t>
            </w:r>
          </w:p>
        </w:tc>
        <w:tc>
          <w:tcPr>
            <w:tcW w:w="914" w:type="dxa"/>
          </w:tcPr>
          <w:p w14:paraId="337D8628" w14:textId="1EDE98DE" w:rsidR="00855BF4" w:rsidRPr="00AA699A" w:rsidRDefault="00855BF4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1.39</w:t>
            </w:r>
          </w:p>
        </w:tc>
        <w:tc>
          <w:tcPr>
            <w:tcW w:w="1542" w:type="dxa"/>
          </w:tcPr>
          <w:p w14:paraId="48A31C15" w14:textId="77777777" w:rsidR="00855BF4" w:rsidRPr="00AA699A" w:rsidRDefault="00855BF4" w:rsidP="00B12166">
            <w:pPr>
              <w:jc w:val="center"/>
            </w:pPr>
            <w:r w:rsidRPr="00AA699A">
              <w:rPr>
                <w:rFonts w:hint="eastAsia"/>
              </w:rPr>
              <w:t>3.2</w:t>
            </w:r>
          </w:p>
          <w:p w14:paraId="71906FE4" w14:textId="50111AF4" w:rsidR="00855BF4" w:rsidRPr="00AA699A" w:rsidRDefault="00855BF4" w:rsidP="00B12166">
            <w:pPr>
              <w:jc w:val="center"/>
            </w:pPr>
            <w:r w:rsidRPr="00AA699A">
              <w:rPr>
                <w:rFonts w:hint="eastAsia"/>
              </w:rPr>
              <w:t>4</w:t>
            </w:r>
          </w:p>
        </w:tc>
        <w:tc>
          <w:tcPr>
            <w:tcW w:w="4013" w:type="dxa"/>
          </w:tcPr>
          <w:p w14:paraId="49D8643D" w14:textId="77777777" w:rsidR="00855BF4" w:rsidRPr="00AA699A" w:rsidRDefault="00F67586" w:rsidP="009221F7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</w:t>
            </w:r>
            <w:r w:rsidRPr="00AA699A">
              <w:rPr>
                <w:rFonts w:hint="eastAsia"/>
                <w:color w:val="000000" w:themeColor="text1"/>
              </w:rPr>
              <w:t>在</w:t>
            </w:r>
            <w:r w:rsidRPr="00AA699A">
              <w:rPr>
                <w:rFonts w:hint="eastAsia"/>
                <w:color w:val="000000" w:themeColor="text1"/>
              </w:rPr>
              <w:t>3.2</w:t>
            </w:r>
            <w:r w:rsidRPr="00AA699A">
              <w:rPr>
                <w:rFonts w:hint="eastAsia"/>
                <w:color w:val="000000" w:themeColor="text1"/>
              </w:rPr>
              <w:t>中增加</w:t>
            </w:r>
            <w:r w:rsidRPr="00AA699A">
              <w:rPr>
                <w:rFonts w:hint="eastAsia"/>
                <w:color w:val="000000" w:themeColor="text1"/>
              </w:rPr>
              <w:t>HMI</w:t>
            </w:r>
            <w:r w:rsidRPr="00AA699A">
              <w:rPr>
                <w:rFonts w:hint="eastAsia"/>
                <w:color w:val="000000" w:themeColor="text1"/>
              </w:rPr>
              <w:t>软件版本；</w:t>
            </w:r>
          </w:p>
          <w:p w14:paraId="4D2162FB" w14:textId="4E920F74" w:rsidR="00F67586" w:rsidRPr="00AA699A" w:rsidRDefault="00F67586" w:rsidP="009221F7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2.</w:t>
            </w:r>
            <w:r w:rsidRPr="00AA699A">
              <w:rPr>
                <w:rFonts w:hint="eastAsia"/>
                <w:color w:val="000000" w:themeColor="text1"/>
              </w:rPr>
              <w:t>在</w:t>
            </w:r>
            <w:r w:rsidRPr="00AA699A">
              <w:rPr>
                <w:rFonts w:hint="eastAsia"/>
                <w:color w:val="000000" w:themeColor="text1"/>
              </w:rPr>
              <w:t>4</w:t>
            </w:r>
            <w:r w:rsidRPr="00AA699A">
              <w:rPr>
                <w:rFonts w:hint="eastAsia"/>
                <w:color w:val="000000" w:themeColor="text1"/>
              </w:rPr>
              <w:t>中增加</w:t>
            </w:r>
            <w:r w:rsidRPr="00AA699A">
              <w:rPr>
                <w:rFonts w:hint="eastAsia"/>
                <w:color w:val="000000" w:themeColor="text1"/>
              </w:rPr>
              <w:t>bin</w:t>
            </w:r>
            <w:r w:rsidRPr="00AA699A">
              <w:rPr>
                <w:rFonts w:hint="eastAsia"/>
                <w:color w:val="000000" w:themeColor="text1"/>
              </w:rPr>
              <w:t>文件名称；</w:t>
            </w:r>
          </w:p>
        </w:tc>
        <w:tc>
          <w:tcPr>
            <w:tcW w:w="1603" w:type="dxa"/>
          </w:tcPr>
          <w:p w14:paraId="14DF196B" w14:textId="77777777" w:rsidR="00855BF4" w:rsidRPr="00AA699A" w:rsidRDefault="00855BF4" w:rsidP="00A557BA">
            <w:pPr>
              <w:jc w:val="center"/>
              <w:rPr>
                <w:color w:val="000000" w:themeColor="text1"/>
              </w:rPr>
            </w:pPr>
          </w:p>
        </w:tc>
      </w:tr>
      <w:tr w:rsidR="008F39B0" w:rsidRPr="00AA699A" w14:paraId="6C80392D" w14:textId="77777777" w:rsidTr="00B81AA9">
        <w:trPr>
          <w:trHeight w:val="70"/>
          <w:jc w:val="center"/>
        </w:trPr>
        <w:tc>
          <w:tcPr>
            <w:tcW w:w="1278" w:type="dxa"/>
          </w:tcPr>
          <w:p w14:paraId="01F3E5DA" w14:textId="3D381ED7" w:rsidR="008F39B0" w:rsidRPr="00AA699A" w:rsidRDefault="008F39B0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2024/5/21</w:t>
            </w:r>
          </w:p>
        </w:tc>
        <w:tc>
          <w:tcPr>
            <w:tcW w:w="914" w:type="dxa"/>
          </w:tcPr>
          <w:p w14:paraId="04C59658" w14:textId="4C3A06E3" w:rsidR="008F39B0" w:rsidRPr="00AA699A" w:rsidRDefault="008F39B0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1.40</w:t>
            </w:r>
          </w:p>
        </w:tc>
        <w:tc>
          <w:tcPr>
            <w:tcW w:w="1542" w:type="dxa"/>
          </w:tcPr>
          <w:p w14:paraId="2B255FA6" w14:textId="0A6CFA6B" w:rsidR="008F39B0" w:rsidRPr="00AA699A" w:rsidRDefault="008F39B0" w:rsidP="00B12166">
            <w:pPr>
              <w:jc w:val="center"/>
            </w:pPr>
            <w:r w:rsidRPr="00AA699A">
              <w:rPr>
                <w:rFonts w:hint="eastAsia"/>
              </w:rPr>
              <w:t>4</w:t>
            </w:r>
          </w:p>
        </w:tc>
        <w:tc>
          <w:tcPr>
            <w:tcW w:w="4013" w:type="dxa"/>
          </w:tcPr>
          <w:p w14:paraId="62A47CE6" w14:textId="1EBA95AD" w:rsidR="008F39B0" w:rsidRPr="00AA699A" w:rsidRDefault="008F39B0" w:rsidP="009221F7">
            <w:r w:rsidRPr="00AA699A">
              <w:rPr>
                <w:rFonts w:hint="eastAsia"/>
              </w:rPr>
              <w:t>1.</w:t>
            </w:r>
            <w:r w:rsidRPr="00AA699A">
              <w:rPr>
                <w:rFonts w:hint="eastAsia"/>
              </w:rPr>
              <w:t>在查询固件升级状态寄存器</w:t>
            </w:r>
            <w:r w:rsidRPr="00AA699A">
              <w:t>0x0F84</w:t>
            </w:r>
            <w:r w:rsidRPr="00AA699A">
              <w:rPr>
                <w:rFonts w:hint="eastAsia"/>
              </w:rPr>
              <w:t>回复中新增</w:t>
            </w:r>
            <w:r w:rsidRPr="00AA699A">
              <w:rPr>
                <w:rFonts w:hint="eastAsia"/>
              </w:rPr>
              <w:t>0x00</w:t>
            </w:r>
            <w:r w:rsidR="00D019EC" w:rsidRPr="00AA699A">
              <w:rPr>
                <w:rFonts w:hint="eastAsia"/>
              </w:rPr>
              <w:t>20</w:t>
            </w:r>
            <w:r w:rsidRPr="00AA699A">
              <w:rPr>
                <w:rFonts w:hint="eastAsia"/>
              </w:rPr>
              <w:t>状态码，</w:t>
            </w:r>
            <w:r w:rsidR="00386721" w:rsidRPr="00AA699A">
              <w:rPr>
                <w:rFonts w:hint="eastAsia"/>
              </w:rPr>
              <w:t>表示</w:t>
            </w:r>
            <w:r w:rsidRPr="00AA699A">
              <w:rPr>
                <w:rFonts w:hint="eastAsia"/>
              </w:rPr>
              <w:t>主机向从机固件转发完成。</w:t>
            </w:r>
          </w:p>
          <w:p w14:paraId="53D33E2F" w14:textId="2D5F5FE4" w:rsidR="004D57BF" w:rsidRPr="00AA699A" w:rsidRDefault="004D57BF" w:rsidP="009221F7">
            <w:pPr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rFonts w:hint="eastAsia"/>
                <w:color w:val="000000" w:themeColor="text1"/>
              </w:rPr>
              <w:t>．新增升级流程图</w:t>
            </w:r>
            <w:r w:rsidRPr="00AA699A">
              <w:rPr>
                <w:rFonts w:hint="eastAsia"/>
                <w:color w:val="000000" w:themeColor="text1"/>
              </w:rPr>
              <w:t>4.1</w:t>
            </w:r>
          </w:p>
        </w:tc>
        <w:tc>
          <w:tcPr>
            <w:tcW w:w="1603" w:type="dxa"/>
          </w:tcPr>
          <w:p w14:paraId="6A056853" w14:textId="1D517558" w:rsidR="008F39B0" w:rsidRPr="00AA699A" w:rsidRDefault="000026D3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陈伟</w:t>
            </w:r>
          </w:p>
        </w:tc>
      </w:tr>
      <w:tr w:rsidR="00FF124A" w:rsidRPr="00AA699A" w14:paraId="05A6E415" w14:textId="77777777" w:rsidTr="00B81AA9">
        <w:trPr>
          <w:trHeight w:val="70"/>
          <w:jc w:val="center"/>
        </w:trPr>
        <w:tc>
          <w:tcPr>
            <w:tcW w:w="1278" w:type="dxa"/>
          </w:tcPr>
          <w:p w14:paraId="12167BE1" w14:textId="5AC816A5" w:rsidR="00FF124A" w:rsidRPr="00AA699A" w:rsidRDefault="00FF124A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2024/6/27</w:t>
            </w:r>
          </w:p>
        </w:tc>
        <w:tc>
          <w:tcPr>
            <w:tcW w:w="914" w:type="dxa"/>
          </w:tcPr>
          <w:p w14:paraId="039B2B9A" w14:textId="37BBDF27" w:rsidR="00FF124A" w:rsidRPr="00AA699A" w:rsidRDefault="00FF124A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1.41</w:t>
            </w:r>
          </w:p>
        </w:tc>
        <w:tc>
          <w:tcPr>
            <w:tcW w:w="1542" w:type="dxa"/>
          </w:tcPr>
          <w:p w14:paraId="72E463A5" w14:textId="55DBAFA1" w:rsidR="00FF124A" w:rsidRPr="00AA699A" w:rsidRDefault="00FF124A" w:rsidP="00B12166">
            <w:pPr>
              <w:jc w:val="center"/>
            </w:pPr>
            <w:r w:rsidRPr="00AA699A">
              <w:rPr>
                <w:rFonts w:hint="eastAsia"/>
              </w:rPr>
              <w:t>3.5</w:t>
            </w:r>
          </w:p>
        </w:tc>
        <w:tc>
          <w:tcPr>
            <w:tcW w:w="4013" w:type="dxa"/>
          </w:tcPr>
          <w:p w14:paraId="3ECFB3B1" w14:textId="5782E77E" w:rsidR="00FF124A" w:rsidRPr="00AA699A" w:rsidRDefault="00FF124A" w:rsidP="009221F7">
            <w:r w:rsidRPr="00AA699A">
              <w:rPr>
                <w:rFonts w:hint="eastAsia"/>
              </w:rPr>
              <w:t>1.</w:t>
            </w:r>
            <w:r w:rsidRPr="00AA699A">
              <w:rPr>
                <w:rFonts w:hint="eastAsia"/>
              </w:rPr>
              <w:t>在</w:t>
            </w:r>
            <w:r w:rsidRPr="00AA699A">
              <w:rPr>
                <w:rFonts w:hint="eastAsia"/>
              </w:rPr>
              <w:t>3.5</w:t>
            </w:r>
            <w:r w:rsidRPr="00AA699A">
              <w:rPr>
                <w:rFonts w:hint="eastAsia"/>
              </w:rPr>
              <w:t>遥调信息中增加目标</w:t>
            </w:r>
            <w:r w:rsidRPr="00AA699A">
              <w:rPr>
                <w:rFonts w:hint="eastAsia"/>
              </w:rPr>
              <w:t>SOC</w:t>
            </w:r>
            <w:r w:rsidRPr="00AA699A">
              <w:rPr>
                <w:rFonts w:hint="eastAsia"/>
              </w:rPr>
              <w:t>，寿命模式，度假模式，售后模式，体检模式，重启。</w:t>
            </w:r>
          </w:p>
        </w:tc>
        <w:tc>
          <w:tcPr>
            <w:tcW w:w="1603" w:type="dxa"/>
          </w:tcPr>
          <w:p w14:paraId="412D65CB" w14:textId="2ADC22F5" w:rsidR="00FF124A" w:rsidRPr="00AA699A" w:rsidRDefault="004F7992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叶闻</w:t>
            </w:r>
          </w:p>
        </w:tc>
      </w:tr>
      <w:tr w:rsidR="004F7992" w:rsidRPr="00AA699A" w14:paraId="66892D90" w14:textId="77777777" w:rsidTr="00B81AA9">
        <w:trPr>
          <w:trHeight w:val="70"/>
          <w:jc w:val="center"/>
        </w:trPr>
        <w:tc>
          <w:tcPr>
            <w:tcW w:w="1278" w:type="dxa"/>
          </w:tcPr>
          <w:p w14:paraId="74B321E5" w14:textId="50F358C1" w:rsidR="004F7992" w:rsidRPr="00AA699A" w:rsidRDefault="004F7992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2024/8/1</w:t>
            </w:r>
          </w:p>
        </w:tc>
        <w:tc>
          <w:tcPr>
            <w:tcW w:w="914" w:type="dxa"/>
          </w:tcPr>
          <w:p w14:paraId="17285058" w14:textId="23C5BC79" w:rsidR="004F7992" w:rsidRPr="00AA699A" w:rsidRDefault="004F7992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1.42</w:t>
            </w:r>
          </w:p>
        </w:tc>
        <w:tc>
          <w:tcPr>
            <w:tcW w:w="1542" w:type="dxa"/>
          </w:tcPr>
          <w:p w14:paraId="009F0714" w14:textId="6D598A05" w:rsidR="004F7992" w:rsidRPr="00AA699A" w:rsidRDefault="008279CD" w:rsidP="00B12166">
            <w:pPr>
              <w:jc w:val="center"/>
            </w:pPr>
            <w:r w:rsidRPr="00AA699A">
              <w:rPr>
                <w:rFonts w:hint="eastAsia"/>
              </w:rPr>
              <w:t>3.3</w:t>
            </w:r>
          </w:p>
        </w:tc>
        <w:tc>
          <w:tcPr>
            <w:tcW w:w="4013" w:type="dxa"/>
          </w:tcPr>
          <w:p w14:paraId="6FDF4C33" w14:textId="5D05803B" w:rsidR="008279CD" w:rsidRPr="00AA699A" w:rsidRDefault="008279CD" w:rsidP="009221F7">
            <w:r w:rsidRPr="00AA699A">
              <w:rPr>
                <w:rFonts w:hint="eastAsia"/>
              </w:rPr>
              <w:t>1.</w:t>
            </w:r>
            <w:r w:rsidRPr="00AA699A">
              <w:rPr>
                <w:rFonts w:hint="eastAsia"/>
              </w:rPr>
              <w:t>在</w:t>
            </w:r>
            <w:r w:rsidRPr="00AA699A">
              <w:rPr>
                <w:rFonts w:hint="eastAsia"/>
              </w:rPr>
              <w:t>3.3</w:t>
            </w:r>
            <w:r w:rsidRPr="00AA699A">
              <w:rPr>
                <w:rFonts w:hint="eastAsia"/>
              </w:rPr>
              <w:t>中增加故障锁死解除功能，下发</w:t>
            </w:r>
            <w:r w:rsidRPr="00AA699A">
              <w:rPr>
                <w:rFonts w:hint="eastAsia"/>
              </w:rPr>
              <w:t>0xAA</w:t>
            </w:r>
            <w:r w:rsidRPr="00AA699A">
              <w:rPr>
                <w:rFonts w:hint="eastAsia"/>
              </w:rPr>
              <w:t>实现此功能，其他无效。</w:t>
            </w:r>
          </w:p>
        </w:tc>
        <w:tc>
          <w:tcPr>
            <w:tcW w:w="1603" w:type="dxa"/>
          </w:tcPr>
          <w:p w14:paraId="647B3ABC" w14:textId="0A873878" w:rsidR="004F7992" w:rsidRPr="00AA699A" w:rsidRDefault="008279CD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叶闻</w:t>
            </w:r>
          </w:p>
        </w:tc>
      </w:tr>
      <w:tr w:rsidR="00F27AB2" w:rsidRPr="00AA699A" w14:paraId="40A8023F" w14:textId="77777777" w:rsidTr="00B81AA9">
        <w:trPr>
          <w:trHeight w:val="70"/>
          <w:jc w:val="center"/>
        </w:trPr>
        <w:tc>
          <w:tcPr>
            <w:tcW w:w="1278" w:type="dxa"/>
          </w:tcPr>
          <w:p w14:paraId="367DF51C" w14:textId="035C19B4" w:rsidR="00F27AB2" w:rsidRPr="00AA699A" w:rsidRDefault="00F27AB2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2024/9/27</w:t>
            </w:r>
          </w:p>
        </w:tc>
        <w:tc>
          <w:tcPr>
            <w:tcW w:w="914" w:type="dxa"/>
          </w:tcPr>
          <w:p w14:paraId="19310585" w14:textId="295F0F4F" w:rsidR="00F27AB2" w:rsidRPr="00AA699A" w:rsidRDefault="00F27AB2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1.43</w:t>
            </w:r>
          </w:p>
        </w:tc>
        <w:tc>
          <w:tcPr>
            <w:tcW w:w="1542" w:type="dxa"/>
          </w:tcPr>
          <w:p w14:paraId="08AD8AB3" w14:textId="6E305419" w:rsidR="00F27AB2" w:rsidRPr="00AA699A" w:rsidRDefault="00F27AB2" w:rsidP="00B12166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VII</w:t>
            </w:r>
          </w:p>
        </w:tc>
        <w:tc>
          <w:tcPr>
            <w:tcW w:w="4013" w:type="dxa"/>
          </w:tcPr>
          <w:p w14:paraId="04AE9E2B" w14:textId="611AEBCC" w:rsidR="00F27AB2" w:rsidRPr="00AA699A" w:rsidRDefault="00F27AB2" w:rsidP="009221F7">
            <w:r w:rsidRPr="00AA699A">
              <w:rPr>
                <w:rFonts w:hint="eastAsia"/>
              </w:rPr>
              <w:t>1.</w:t>
            </w:r>
            <w:r w:rsidRPr="00AA699A">
              <w:rPr>
                <w:rFonts w:hint="eastAsia"/>
              </w:rPr>
              <w:t>增加</w:t>
            </w:r>
            <w:r w:rsidRPr="00AA699A">
              <w:rPr>
                <w:rFonts w:hint="eastAsia"/>
              </w:rPr>
              <w:t>40</w:t>
            </w:r>
            <w:r w:rsidRPr="00AA699A">
              <w:rPr>
                <w:rFonts w:hint="eastAsia"/>
              </w:rPr>
              <w:t>号文件，把告警保护及</w:t>
            </w:r>
            <w:r w:rsidR="00646802" w:rsidRPr="00AA699A">
              <w:rPr>
                <w:rFonts w:hint="eastAsia"/>
              </w:rPr>
              <w:t>单芯电压温度放入文件内，提供按照文件读取</w:t>
            </w:r>
            <w:r w:rsidR="009340B6" w:rsidRPr="00AA699A">
              <w:rPr>
                <w:rFonts w:hint="eastAsia"/>
              </w:rPr>
              <w:t>的方式</w:t>
            </w:r>
          </w:p>
        </w:tc>
        <w:tc>
          <w:tcPr>
            <w:tcW w:w="1603" w:type="dxa"/>
          </w:tcPr>
          <w:p w14:paraId="39F68062" w14:textId="7D3E67A0" w:rsidR="00F27AB2" w:rsidRPr="00AA699A" w:rsidRDefault="00646802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叶闻</w:t>
            </w:r>
          </w:p>
        </w:tc>
      </w:tr>
      <w:tr w:rsidR="00A40F95" w:rsidRPr="00AA699A" w14:paraId="23D9C2D0" w14:textId="77777777" w:rsidTr="00B81AA9">
        <w:trPr>
          <w:trHeight w:val="70"/>
          <w:jc w:val="center"/>
        </w:trPr>
        <w:tc>
          <w:tcPr>
            <w:tcW w:w="1278" w:type="dxa"/>
          </w:tcPr>
          <w:p w14:paraId="38D8F663" w14:textId="5746D891" w:rsidR="00A40F95" w:rsidRPr="00AA699A" w:rsidRDefault="00A40F95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2024/10/22</w:t>
            </w:r>
          </w:p>
        </w:tc>
        <w:tc>
          <w:tcPr>
            <w:tcW w:w="914" w:type="dxa"/>
          </w:tcPr>
          <w:p w14:paraId="7670FF6A" w14:textId="1D31937D" w:rsidR="00A40F95" w:rsidRPr="00AA699A" w:rsidRDefault="00A40F95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1.44</w:t>
            </w:r>
          </w:p>
        </w:tc>
        <w:tc>
          <w:tcPr>
            <w:tcW w:w="1542" w:type="dxa"/>
          </w:tcPr>
          <w:p w14:paraId="68038256" w14:textId="1CAA8803" w:rsidR="00A40F95" w:rsidRPr="00AA699A" w:rsidRDefault="00A40F95" w:rsidP="00B12166">
            <w:pPr>
              <w:jc w:val="center"/>
            </w:pPr>
            <w:r w:rsidRPr="00AA699A">
              <w:rPr>
                <w:rFonts w:hint="eastAsia"/>
              </w:rPr>
              <w:t>3.7</w:t>
            </w:r>
          </w:p>
        </w:tc>
        <w:tc>
          <w:tcPr>
            <w:tcW w:w="4013" w:type="dxa"/>
          </w:tcPr>
          <w:p w14:paraId="745CCA37" w14:textId="77777777" w:rsidR="00A40F95" w:rsidRPr="00AA699A" w:rsidRDefault="00A40F95" w:rsidP="009221F7">
            <w:r w:rsidRPr="00AA699A">
              <w:rPr>
                <w:rFonts w:hint="eastAsia"/>
              </w:rPr>
              <w:t>1.</w:t>
            </w:r>
            <w:r w:rsidRPr="00AA699A">
              <w:rPr>
                <w:rFonts w:hint="eastAsia"/>
              </w:rPr>
              <w:t>新增以太网</w:t>
            </w:r>
            <w:r w:rsidRPr="00AA699A">
              <w:rPr>
                <w:rFonts w:hint="eastAsia"/>
              </w:rPr>
              <w:t>ip</w:t>
            </w:r>
            <w:r w:rsidRPr="00AA699A">
              <w:rPr>
                <w:rFonts w:hint="eastAsia"/>
              </w:rPr>
              <w:t>地址、子网掩码、网关地址、</w:t>
            </w:r>
            <w:r w:rsidRPr="00AA699A">
              <w:rPr>
                <w:rFonts w:hint="eastAsia"/>
              </w:rPr>
              <w:t>MAC</w:t>
            </w:r>
            <w:r w:rsidRPr="00AA699A">
              <w:rPr>
                <w:rFonts w:hint="eastAsia"/>
              </w:rPr>
              <w:t>地址配置寄存器</w:t>
            </w:r>
          </w:p>
          <w:p w14:paraId="69AC0EC2" w14:textId="534250AE" w:rsidR="00A71974" w:rsidRPr="00AA699A" w:rsidRDefault="00BF4D16" w:rsidP="009221F7">
            <w:r w:rsidRPr="00AA699A">
              <w:rPr>
                <w:rFonts w:hint="eastAsia"/>
              </w:rPr>
              <w:t>备注：</w:t>
            </w:r>
            <w:r w:rsidR="00A71974" w:rsidRPr="00AA699A">
              <w:rPr>
                <w:rFonts w:hint="eastAsia"/>
              </w:rPr>
              <w:t xml:space="preserve">Modbus TCP </w:t>
            </w:r>
            <w:r w:rsidR="00A71974" w:rsidRPr="00AA699A">
              <w:rPr>
                <w:rFonts w:hint="eastAsia"/>
              </w:rPr>
              <w:t>端口号默认为</w:t>
            </w:r>
            <w:r w:rsidR="00A71974" w:rsidRPr="00AA699A">
              <w:rPr>
                <w:rFonts w:hint="eastAsia"/>
              </w:rPr>
              <w:t>502</w:t>
            </w:r>
            <w:r w:rsidR="00A71974" w:rsidRPr="00AA699A">
              <w:rPr>
                <w:rFonts w:hint="eastAsia"/>
              </w:rPr>
              <w:t>，</w:t>
            </w:r>
            <w:r w:rsidR="0074190F" w:rsidRPr="00AA699A">
              <w:rPr>
                <w:rFonts w:hint="eastAsia"/>
              </w:rPr>
              <w:t>不</w:t>
            </w:r>
            <w:r w:rsidR="00017173" w:rsidRPr="00AA699A">
              <w:rPr>
                <w:rFonts w:hint="eastAsia"/>
              </w:rPr>
              <w:t>允许</w:t>
            </w:r>
            <w:r w:rsidR="00A71974" w:rsidRPr="00AA699A">
              <w:rPr>
                <w:rFonts w:hint="eastAsia"/>
              </w:rPr>
              <w:t>开放修改</w:t>
            </w:r>
          </w:p>
        </w:tc>
        <w:tc>
          <w:tcPr>
            <w:tcW w:w="1603" w:type="dxa"/>
          </w:tcPr>
          <w:p w14:paraId="08BF0970" w14:textId="778A3713" w:rsidR="00A40F95" w:rsidRPr="00AA699A" w:rsidRDefault="00A40F95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陈伟</w:t>
            </w:r>
          </w:p>
        </w:tc>
      </w:tr>
      <w:tr w:rsidR="00931B23" w:rsidRPr="00AA699A" w14:paraId="5123E368" w14:textId="77777777" w:rsidTr="00B81AA9">
        <w:trPr>
          <w:trHeight w:val="70"/>
          <w:jc w:val="center"/>
        </w:trPr>
        <w:tc>
          <w:tcPr>
            <w:tcW w:w="1278" w:type="dxa"/>
          </w:tcPr>
          <w:p w14:paraId="6E7CEF1C" w14:textId="54B23808" w:rsidR="00931B23" w:rsidRPr="00AA699A" w:rsidRDefault="00931B23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2024/11/20</w:t>
            </w:r>
          </w:p>
        </w:tc>
        <w:tc>
          <w:tcPr>
            <w:tcW w:w="914" w:type="dxa"/>
          </w:tcPr>
          <w:p w14:paraId="49EDF32B" w14:textId="309059C3" w:rsidR="00931B23" w:rsidRPr="00AA699A" w:rsidRDefault="00931B23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</w:t>
            </w:r>
            <w:r w:rsidR="00891517" w:rsidRPr="00AA699A">
              <w:rPr>
                <w:rFonts w:hint="eastAsia"/>
                <w:color w:val="000000" w:themeColor="text1"/>
              </w:rPr>
              <w:t>4</w:t>
            </w:r>
            <w:r w:rsidRPr="00AA699A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542" w:type="dxa"/>
          </w:tcPr>
          <w:p w14:paraId="489684F9" w14:textId="48658AA7" w:rsidR="00931B23" w:rsidRPr="00AA699A" w:rsidRDefault="00931B23" w:rsidP="00B12166">
            <w:pPr>
              <w:jc w:val="center"/>
            </w:pPr>
            <w:r w:rsidRPr="00AA699A">
              <w:rPr>
                <w:rFonts w:hint="eastAsia"/>
              </w:rPr>
              <w:t>2.2</w:t>
            </w:r>
          </w:p>
        </w:tc>
        <w:tc>
          <w:tcPr>
            <w:tcW w:w="4013" w:type="dxa"/>
          </w:tcPr>
          <w:p w14:paraId="517821D1" w14:textId="7FB39E1E" w:rsidR="00931B23" w:rsidRPr="00AA699A" w:rsidRDefault="00931B23" w:rsidP="009221F7">
            <w:r w:rsidRPr="00AA699A">
              <w:rPr>
                <w:rFonts w:hint="eastAsia"/>
              </w:rPr>
              <w:t>新增读单个长文件</w:t>
            </w:r>
            <w:r w:rsidR="003A57D1" w:rsidRPr="00AA699A">
              <w:rPr>
                <w:rFonts w:hint="eastAsia"/>
              </w:rPr>
              <w:t>自定义</w:t>
            </w:r>
            <w:r w:rsidRPr="00AA699A">
              <w:rPr>
                <w:rFonts w:hint="eastAsia"/>
              </w:rPr>
              <w:t>指令</w:t>
            </w:r>
            <w:r w:rsidRPr="00AA699A">
              <w:rPr>
                <w:rFonts w:hint="eastAsia"/>
              </w:rPr>
              <w:t>0x</w:t>
            </w:r>
            <w:r w:rsidR="001E1139" w:rsidRPr="00AA699A">
              <w:rPr>
                <w:rFonts w:hint="eastAsia"/>
              </w:rPr>
              <w:t>4</w:t>
            </w:r>
            <w:r w:rsidR="006B2C35" w:rsidRPr="00AA699A">
              <w:rPr>
                <w:rFonts w:hint="eastAsia"/>
              </w:rPr>
              <w:t>4</w:t>
            </w:r>
          </w:p>
        </w:tc>
        <w:tc>
          <w:tcPr>
            <w:tcW w:w="1603" w:type="dxa"/>
          </w:tcPr>
          <w:p w14:paraId="08B63535" w14:textId="7F26E712" w:rsidR="00931B23" w:rsidRPr="00AA699A" w:rsidRDefault="00931B23" w:rsidP="00A557BA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陈伟</w:t>
            </w:r>
          </w:p>
        </w:tc>
      </w:tr>
      <w:tr w:rsidR="003A15CC" w:rsidRPr="00AA699A" w14:paraId="05D23CF2" w14:textId="77777777" w:rsidTr="00B81AA9">
        <w:trPr>
          <w:trHeight w:val="70"/>
          <w:jc w:val="center"/>
        </w:trPr>
        <w:tc>
          <w:tcPr>
            <w:tcW w:w="1278" w:type="dxa"/>
          </w:tcPr>
          <w:p w14:paraId="4506ADC0" w14:textId="3D936A99" w:rsidR="003A15CC" w:rsidRPr="00AA699A" w:rsidRDefault="003A15CC" w:rsidP="003A15C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2024/11/2</w:t>
            </w:r>
            <w:r w:rsidR="008E2075" w:rsidRPr="00AA699A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914" w:type="dxa"/>
          </w:tcPr>
          <w:p w14:paraId="2C44664F" w14:textId="1AD6D049" w:rsidR="003A15CC" w:rsidRPr="00AA699A" w:rsidRDefault="003A15CC" w:rsidP="003A15C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1.46</w:t>
            </w:r>
          </w:p>
        </w:tc>
        <w:tc>
          <w:tcPr>
            <w:tcW w:w="1542" w:type="dxa"/>
          </w:tcPr>
          <w:p w14:paraId="5715AA15" w14:textId="659D6696" w:rsidR="003A15CC" w:rsidRPr="00AA699A" w:rsidRDefault="003A15CC" w:rsidP="003A15CC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VII</w:t>
            </w:r>
          </w:p>
        </w:tc>
        <w:tc>
          <w:tcPr>
            <w:tcW w:w="4013" w:type="dxa"/>
          </w:tcPr>
          <w:p w14:paraId="1C1A0E01" w14:textId="10951140" w:rsidR="00D53C82" w:rsidRPr="00AA699A" w:rsidRDefault="00257BBE" w:rsidP="003A15CC"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VII</w:t>
            </w:r>
            <w:r w:rsidR="00C302A9" w:rsidRPr="00AA699A">
              <w:rPr>
                <w:rFonts w:hint="eastAsia"/>
              </w:rPr>
              <w:t>新增寄存器</w:t>
            </w:r>
            <w:r w:rsidR="00F40E40" w:rsidRPr="00AA699A">
              <w:rPr>
                <w:rFonts w:hint="eastAsia"/>
              </w:rPr>
              <w:t>：</w:t>
            </w:r>
          </w:p>
          <w:p w14:paraId="421E6CEC" w14:textId="65FFA998" w:rsidR="00D53C82" w:rsidRPr="00AA699A" w:rsidRDefault="00D53C82" w:rsidP="003A15CC">
            <w:r w:rsidRPr="00AA699A">
              <w:t>0x</w:t>
            </w:r>
            <w:r w:rsidRPr="00AA699A">
              <w:rPr>
                <w:rFonts w:hint="eastAsia"/>
              </w:rPr>
              <w:t xml:space="preserve">029D  </w:t>
            </w:r>
            <w:r w:rsidRPr="00AA699A">
              <w:rPr>
                <w:rFonts w:hint="eastAsia"/>
              </w:rPr>
              <w:t>自放电率</w:t>
            </w:r>
          </w:p>
          <w:p w14:paraId="292EF58E" w14:textId="6386B6C4" w:rsidR="003A15CC" w:rsidRPr="00AA699A" w:rsidRDefault="003A15CC" w:rsidP="003A15CC">
            <w:r w:rsidRPr="00AA699A">
              <w:t>0x</w:t>
            </w:r>
            <w:r w:rsidRPr="00AA699A">
              <w:rPr>
                <w:rFonts w:hint="eastAsia"/>
              </w:rPr>
              <w:t>029E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 xml:space="preserve"> </w:t>
            </w:r>
            <w:r w:rsidRPr="00AA699A">
              <w:t>SOC</w:t>
            </w:r>
            <w:r w:rsidRPr="00AA699A">
              <w:rPr>
                <w:rFonts w:hint="eastAsia"/>
              </w:rPr>
              <w:t>真值</w:t>
            </w:r>
          </w:p>
          <w:p w14:paraId="3ED1DCFD" w14:textId="77777777" w:rsidR="003A15CC" w:rsidRPr="00AA699A" w:rsidRDefault="003A15CC" w:rsidP="003A15CC">
            <w:r w:rsidRPr="00AA699A">
              <w:t>0x</w:t>
            </w:r>
            <w:r w:rsidRPr="00AA699A">
              <w:rPr>
                <w:rFonts w:hint="eastAsia"/>
              </w:rPr>
              <w:t xml:space="preserve">029F   </w:t>
            </w:r>
            <w:r w:rsidRPr="00AA699A">
              <w:t>SOC</w:t>
            </w:r>
            <w:r w:rsidRPr="00AA699A">
              <w:rPr>
                <w:rFonts w:hint="eastAsia"/>
              </w:rPr>
              <w:t>修正位</w:t>
            </w:r>
          </w:p>
          <w:p w14:paraId="402452EA" w14:textId="77777777" w:rsidR="003A15CC" w:rsidRPr="00AA699A" w:rsidRDefault="003A15CC" w:rsidP="003A15CC">
            <w:r w:rsidRPr="00AA699A">
              <w:t>0x</w:t>
            </w:r>
            <w:r w:rsidRPr="00AA699A">
              <w:rPr>
                <w:rFonts w:hint="eastAsia"/>
              </w:rPr>
              <w:t>02A0</w:t>
            </w:r>
            <w:r w:rsidRPr="00AA699A">
              <w:rPr>
                <w:rFonts w:hint="eastAsia"/>
              </w:rPr>
              <w:t>卡尔曼开启标志位</w:t>
            </w:r>
          </w:p>
          <w:p w14:paraId="0E3C559D" w14:textId="77777777" w:rsidR="003A15CC" w:rsidRPr="00AA699A" w:rsidRDefault="003A15CC" w:rsidP="003A15CC">
            <w:r w:rsidRPr="00AA699A">
              <w:t>0x</w:t>
            </w:r>
            <w:r w:rsidRPr="00AA699A">
              <w:rPr>
                <w:rFonts w:hint="eastAsia"/>
              </w:rPr>
              <w:t>02A1~</w:t>
            </w:r>
            <w:r w:rsidRPr="00AA699A">
              <w:t>0x</w:t>
            </w:r>
            <w:r w:rsidRPr="00AA699A">
              <w:rPr>
                <w:rFonts w:hint="eastAsia"/>
              </w:rPr>
              <w:t>02A2</w:t>
            </w:r>
            <w:r w:rsidRPr="00AA699A">
              <w:rPr>
                <w:rFonts w:hint="eastAsia"/>
              </w:rPr>
              <w:t>单帧累积充电量</w:t>
            </w:r>
          </w:p>
          <w:p w14:paraId="3D4CD03E" w14:textId="77777777" w:rsidR="003A15CC" w:rsidRPr="00AA699A" w:rsidRDefault="003A15CC" w:rsidP="003A15CC">
            <w:r w:rsidRPr="00AA699A">
              <w:t>0x</w:t>
            </w:r>
            <w:r w:rsidRPr="00AA699A">
              <w:rPr>
                <w:rFonts w:hint="eastAsia"/>
              </w:rPr>
              <w:t>02A3~</w:t>
            </w:r>
            <w:r w:rsidRPr="00AA699A">
              <w:t>0x</w:t>
            </w:r>
            <w:r w:rsidRPr="00AA699A">
              <w:rPr>
                <w:rFonts w:hint="eastAsia"/>
              </w:rPr>
              <w:t>02A4</w:t>
            </w:r>
            <w:r w:rsidRPr="00AA699A">
              <w:rPr>
                <w:rFonts w:hint="eastAsia"/>
              </w:rPr>
              <w:t>单帧累积放电量</w:t>
            </w:r>
          </w:p>
          <w:p w14:paraId="752AC91C" w14:textId="08F52B26" w:rsidR="00175A25" w:rsidRPr="00AA699A" w:rsidRDefault="00175A25" w:rsidP="00175A25">
            <w:r w:rsidRPr="00AA699A">
              <w:rPr>
                <w:rFonts w:hint="eastAsia"/>
              </w:rPr>
              <w:t xml:space="preserve">0x02A5~0x02B4  </w:t>
            </w:r>
            <w:r w:rsidRPr="00AA699A">
              <w:rPr>
                <w:rFonts w:hint="eastAsia"/>
              </w:rPr>
              <w:t>电池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号</w:t>
            </w:r>
          </w:p>
        </w:tc>
        <w:tc>
          <w:tcPr>
            <w:tcW w:w="1603" w:type="dxa"/>
          </w:tcPr>
          <w:p w14:paraId="05721D14" w14:textId="73CE18CC" w:rsidR="003A15CC" w:rsidRPr="00AA699A" w:rsidRDefault="003A15CC" w:rsidP="003A15C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陈伟</w:t>
            </w:r>
          </w:p>
        </w:tc>
      </w:tr>
      <w:tr w:rsidR="00F075BF" w:rsidRPr="00AA699A" w14:paraId="61DDD87C" w14:textId="77777777" w:rsidTr="00B81AA9">
        <w:trPr>
          <w:trHeight w:val="70"/>
          <w:jc w:val="center"/>
        </w:trPr>
        <w:tc>
          <w:tcPr>
            <w:tcW w:w="1278" w:type="dxa"/>
          </w:tcPr>
          <w:p w14:paraId="695675EC" w14:textId="516DDDAF" w:rsidR="00076679" w:rsidRPr="00AA699A" w:rsidRDefault="00076679" w:rsidP="00076679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2024/12/</w:t>
            </w:r>
            <w:r w:rsidR="005D5619" w:rsidRPr="00AA699A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914" w:type="dxa"/>
          </w:tcPr>
          <w:p w14:paraId="34F6DD11" w14:textId="4FA0C8B7" w:rsidR="00F075BF" w:rsidRPr="00AA699A" w:rsidRDefault="00F075BF" w:rsidP="003A15C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1.47</w:t>
            </w:r>
          </w:p>
        </w:tc>
        <w:tc>
          <w:tcPr>
            <w:tcW w:w="1542" w:type="dxa"/>
          </w:tcPr>
          <w:p w14:paraId="5EE2F26F" w14:textId="77777777" w:rsidR="00F075BF" w:rsidRPr="00AA699A" w:rsidRDefault="00F075BF" w:rsidP="003A15CC">
            <w:pPr>
              <w:jc w:val="center"/>
            </w:pPr>
            <w:r w:rsidRPr="00AA699A">
              <w:rPr>
                <w:rFonts w:hint="eastAsia"/>
              </w:rPr>
              <w:t>3.5</w:t>
            </w:r>
          </w:p>
          <w:p w14:paraId="0ACFC35C" w14:textId="77777777" w:rsidR="006705B9" w:rsidRPr="00AA699A" w:rsidRDefault="006705B9" w:rsidP="003A15CC">
            <w:pPr>
              <w:jc w:val="center"/>
            </w:pPr>
            <w:r w:rsidRPr="00AA699A">
              <w:rPr>
                <w:rFonts w:hint="eastAsia"/>
              </w:rPr>
              <w:t>3.4</w:t>
            </w:r>
          </w:p>
          <w:p w14:paraId="4051FC23" w14:textId="77777777" w:rsidR="006705B9" w:rsidRPr="00AA699A" w:rsidRDefault="006705B9" w:rsidP="003A15CC">
            <w:pPr>
              <w:jc w:val="center"/>
            </w:pPr>
            <w:r w:rsidRPr="00AA699A">
              <w:rPr>
                <w:rFonts w:hint="eastAsia"/>
              </w:rPr>
              <w:t>3.6</w:t>
            </w:r>
          </w:p>
          <w:p w14:paraId="7D8B9217" w14:textId="270AD9D7" w:rsidR="00E30C45" w:rsidRPr="00AA699A" w:rsidRDefault="00E30C45" w:rsidP="003A15CC">
            <w:pPr>
              <w:jc w:val="center"/>
            </w:pPr>
            <w:r w:rsidRPr="00AA699A">
              <w:rPr>
                <w:rFonts w:hint="eastAsia"/>
              </w:rPr>
              <w:t>3.7</w:t>
            </w:r>
          </w:p>
        </w:tc>
        <w:tc>
          <w:tcPr>
            <w:tcW w:w="4013" w:type="dxa"/>
          </w:tcPr>
          <w:p w14:paraId="0BE8519E" w14:textId="4D64F986" w:rsidR="00F075BF" w:rsidRPr="00AA699A" w:rsidRDefault="00F075BF" w:rsidP="003A15CC">
            <w:r w:rsidRPr="00AA699A">
              <w:rPr>
                <w:rFonts w:hint="eastAsia"/>
              </w:rPr>
              <w:t>新增</w:t>
            </w:r>
            <w:r w:rsidRPr="00AA699A">
              <w:rPr>
                <w:rFonts w:hint="eastAsia"/>
              </w:rPr>
              <w:t>0x12F9 ~ 0x12FC</w:t>
            </w:r>
            <w:r w:rsidRPr="00AA699A">
              <w:rPr>
                <w:rFonts w:hint="eastAsia"/>
              </w:rPr>
              <w:t>电压、电流校准指令</w:t>
            </w:r>
            <w:r w:rsidR="00E2460D" w:rsidRPr="00AA699A">
              <w:rPr>
                <w:rFonts w:hint="eastAsia"/>
              </w:rPr>
              <w:t>；</w:t>
            </w:r>
          </w:p>
          <w:p w14:paraId="408DB3DB" w14:textId="7F2A04E1" w:rsidR="00E2460D" w:rsidRPr="00AA699A" w:rsidRDefault="00E2460D" w:rsidP="003A15CC">
            <w:r w:rsidRPr="00AA699A">
              <w:rPr>
                <w:rFonts w:hint="eastAsia"/>
              </w:rPr>
              <w:t>新增</w:t>
            </w:r>
            <w:r w:rsidRPr="00AA699A">
              <w:rPr>
                <w:rFonts w:hint="eastAsia"/>
              </w:rPr>
              <w:t>0x</w:t>
            </w:r>
            <w:r w:rsidRPr="00AA699A">
              <w:t>11</w:t>
            </w:r>
            <w:r w:rsidR="00373FB6" w:rsidRPr="00AA699A">
              <w:rPr>
                <w:rFonts w:hint="eastAsia"/>
              </w:rPr>
              <w:t>FA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上传</w:t>
            </w:r>
            <w:r w:rsidRPr="00AA699A">
              <w:rPr>
                <w:rFonts w:hint="eastAsia"/>
              </w:rPr>
              <w:t>VB</w:t>
            </w:r>
            <w:r w:rsidRPr="00AA699A">
              <w:rPr>
                <w:rFonts w:hint="eastAsia"/>
              </w:rPr>
              <w:t>电压；</w:t>
            </w:r>
          </w:p>
          <w:p w14:paraId="78E9AB89" w14:textId="2C1C9D6D" w:rsidR="00E2460D" w:rsidRPr="00AA699A" w:rsidRDefault="00076679" w:rsidP="003A15CC">
            <w:r w:rsidRPr="00AA699A">
              <w:rPr>
                <w:rFonts w:hint="eastAsia"/>
              </w:rPr>
              <w:t>新增</w:t>
            </w:r>
            <w:r w:rsidRPr="00AA699A">
              <w:rPr>
                <w:rFonts w:hint="eastAsia"/>
              </w:rPr>
              <w:t>0x1400</w:t>
            </w:r>
            <w:r w:rsidRPr="00AA699A">
              <w:rPr>
                <w:rFonts w:hint="eastAsia"/>
              </w:rPr>
              <w:t>偏移</w:t>
            </w:r>
            <w:r w:rsidR="00946FD0" w:rsidRPr="00AA699A">
              <w:rPr>
                <w:rFonts w:hint="eastAsia"/>
              </w:rPr>
              <w:t>地址</w:t>
            </w:r>
            <w:r w:rsidR="00946FD0" w:rsidRPr="00AA699A">
              <w:t>0x0668</w:t>
            </w:r>
            <w:r w:rsidRPr="00AA699A">
              <w:rPr>
                <w:rFonts w:hint="eastAsia"/>
              </w:rPr>
              <w:t>，上传</w:t>
            </w:r>
            <w:r w:rsidRPr="00AA699A">
              <w:rPr>
                <w:rFonts w:hint="eastAsia"/>
              </w:rPr>
              <w:t>VB</w:t>
            </w:r>
            <w:r w:rsidRPr="00AA699A">
              <w:rPr>
                <w:rFonts w:hint="eastAsia"/>
              </w:rPr>
              <w:t>电压；</w:t>
            </w:r>
          </w:p>
          <w:p w14:paraId="6E70700B" w14:textId="4D15098D" w:rsidR="003A5436" w:rsidRPr="00AA699A" w:rsidRDefault="003A5436" w:rsidP="003A15CC">
            <w:r w:rsidRPr="00AA699A">
              <w:rPr>
                <w:rFonts w:hint="eastAsia"/>
              </w:rPr>
              <w:t>新增</w:t>
            </w:r>
            <w:r w:rsidRPr="00AA699A">
              <w:rPr>
                <w:rFonts w:hint="eastAsia"/>
              </w:rPr>
              <w:t>0x</w:t>
            </w:r>
            <w:r w:rsidRPr="00AA699A">
              <w:t>0F3</w:t>
            </w:r>
            <w:r w:rsidRPr="00AA699A">
              <w:rPr>
                <w:rFonts w:hint="eastAsia"/>
              </w:rPr>
              <w:t>B</w:t>
            </w:r>
            <w:r w:rsidRPr="00AA699A">
              <w:rPr>
                <w:rFonts w:hint="eastAsia"/>
              </w:rPr>
              <w:t>下发长时间</w:t>
            </w:r>
            <w:r w:rsidR="008A76D1" w:rsidRPr="00AA699A">
              <w:rPr>
                <w:rFonts w:hint="eastAsia"/>
              </w:rPr>
              <w:t>未联网</w:t>
            </w:r>
            <w:r w:rsidRPr="00AA699A">
              <w:rPr>
                <w:rFonts w:hint="eastAsia"/>
              </w:rPr>
              <w:t>阀值。</w:t>
            </w:r>
          </w:p>
        </w:tc>
        <w:tc>
          <w:tcPr>
            <w:tcW w:w="1603" w:type="dxa"/>
          </w:tcPr>
          <w:p w14:paraId="6A874137" w14:textId="584F1878" w:rsidR="00F075BF" w:rsidRPr="00AA699A" w:rsidRDefault="00F075BF" w:rsidP="003A15C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陈伟</w:t>
            </w:r>
          </w:p>
        </w:tc>
      </w:tr>
      <w:tr w:rsidR="003854AC" w:rsidRPr="00AA699A" w14:paraId="67931E02" w14:textId="77777777" w:rsidTr="00B81AA9">
        <w:trPr>
          <w:trHeight w:val="70"/>
          <w:jc w:val="center"/>
        </w:trPr>
        <w:tc>
          <w:tcPr>
            <w:tcW w:w="1278" w:type="dxa"/>
          </w:tcPr>
          <w:p w14:paraId="6EB0641E" w14:textId="3C95522B" w:rsidR="003854AC" w:rsidRPr="00AA699A" w:rsidRDefault="005D490B" w:rsidP="00076679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t>2025/</w:t>
            </w:r>
            <w:r w:rsidR="00F2243C" w:rsidRPr="00AA699A">
              <w:rPr>
                <w:rFonts w:hint="eastAsia"/>
                <w:color w:val="000000" w:themeColor="text1"/>
              </w:rPr>
              <w:t>0</w:t>
            </w:r>
            <w:r w:rsidR="00847F88" w:rsidRPr="00AA699A">
              <w:rPr>
                <w:rFonts w:hint="eastAsia"/>
                <w:color w:val="000000" w:themeColor="text1"/>
              </w:rPr>
              <w:t>2</w:t>
            </w:r>
            <w:r w:rsidRPr="00AA699A">
              <w:rPr>
                <w:color w:val="000000" w:themeColor="text1"/>
              </w:rPr>
              <w:t>/</w:t>
            </w:r>
            <w:r w:rsidR="00847F88" w:rsidRPr="00AA699A">
              <w:rPr>
                <w:rFonts w:hint="eastAsia"/>
                <w:color w:val="000000" w:themeColor="text1"/>
              </w:rPr>
              <w:t>08</w:t>
            </w:r>
          </w:p>
        </w:tc>
        <w:tc>
          <w:tcPr>
            <w:tcW w:w="914" w:type="dxa"/>
          </w:tcPr>
          <w:p w14:paraId="7FFDBE58" w14:textId="5583EBC7" w:rsidR="003854AC" w:rsidRPr="00AA699A" w:rsidRDefault="003854AC" w:rsidP="003A15C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1.48</w:t>
            </w:r>
          </w:p>
        </w:tc>
        <w:tc>
          <w:tcPr>
            <w:tcW w:w="1542" w:type="dxa"/>
          </w:tcPr>
          <w:p w14:paraId="31EE9406" w14:textId="77777777" w:rsidR="003854AC" w:rsidRPr="00AA699A" w:rsidRDefault="003854AC" w:rsidP="003A15CC">
            <w:pPr>
              <w:jc w:val="center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I-</w:t>
            </w:r>
            <w:r w:rsidRPr="00AA699A">
              <w:t>4</w:t>
            </w:r>
            <w:r w:rsidRPr="00AA699A">
              <w:rPr>
                <w:rFonts w:hint="eastAsia"/>
              </w:rPr>
              <w:t>告警状态</w:t>
            </w:r>
            <w:r w:rsidRPr="00AA699A">
              <w:rPr>
                <w:rFonts w:hint="eastAsia"/>
              </w:rPr>
              <w:t>2</w:t>
            </w:r>
          </w:p>
          <w:p w14:paraId="39A76D94" w14:textId="77777777" w:rsidR="005D490B" w:rsidRPr="00AA699A" w:rsidRDefault="005D490B" w:rsidP="003A15CC">
            <w:pPr>
              <w:jc w:val="center"/>
            </w:pPr>
          </w:p>
          <w:p w14:paraId="2BB9DD0E" w14:textId="77777777" w:rsidR="005D490B" w:rsidRPr="00AA699A" w:rsidRDefault="00526565" w:rsidP="003A15CC">
            <w:pPr>
              <w:jc w:val="center"/>
            </w:pPr>
            <w:r w:rsidRPr="00AA699A">
              <w:rPr>
                <w:rFonts w:hint="eastAsia"/>
              </w:rPr>
              <w:lastRenderedPageBreak/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 xml:space="preserve">IV </w:t>
            </w:r>
            <w:r w:rsidRPr="00AA699A">
              <w:rPr>
                <w:rFonts w:hint="eastAsia"/>
              </w:rPr>
              <w:t>错误码</w:t>
            </w:r>
            <w:r w:rsidRPr="00AA699A">
              <w:rPr>
                <w:rFonts w:hint="eastAsia"/>
              </w:rPr>
              <w:t>1</w:t>
            </w:r>
          </w:p>
          <w:p w14:paraId="14578AAA" w14:textId="77777777" w:rsidR="0002404E" w:rsidRPr="00AA699A" w:rsidRDefault="0002404E" w:rsidP="003A15CC">
            <w:pPr>
              <w:jc w:val="center"/>
            </w:pPr>
          </w:p>
          <w:p w14:paraId="3DAE3684" w14:textId="6F2545C2" w:rsidR="00847F88" w:rsidRPr="00AA699A" w:rsidRDefault="00847F88" w:rsidP="003A15CC">
            <w:pPr>
              <w:jc w:val="center"/>
            </w:pPr>
            <w:r w:rsidRPr="00AA699A">
              <w:rPr>
                <w:rFonts w:hint="eastAsia"/>
              </w:rPr>
              <w:t>3.5</w:t>
            </w:r>
          </w:p>
          <w:p w14:paraId="7133D7ED" w14:textId="77777777" w:rsidR="00847F88" w:rsidRPr="00AA699A" w:rsidRDefault="00847F88" w:rsidP="003A15CC">
            <w:pPr>
              <w:jc w:val="center"/>
            </w:pPr>
          </w:p>
          <w:p w14:paraId="447C2217" w14:textId="60AD1725" w:rsidR="0002404E" w:rsidRPr="00AA699A" w:rsidRDefault="0002404E" w:rsidP="003A15CC">
            <w:pPr>
              <w:jc w:val="center"/>
            </w:pPr>
            <w:r w:rsidRPr="00AA699A">
              <w:rPr>
                <w:rFonts w:hint="eastAsia"/>
              </w:rPr>
              <w:t>3.7</w:t>
            </w:r>
          </w:p>
        </w:tc>
        <w:tc>
          <w:tcPr>
            <w:tcW w:w="4013" w:type="dxa"/>
          </w:tcPr>
          <w:p w14:paraId="0F5DAE0C" w14:textId="258C53FB" w:rsidR="003854AC" w:rsidRPr="00AA699A" w:rsidRDefault="002E2C90" w:rsidP="003A15CC">
            <w:r w:rsidRPr="00AA699A">
              <w:rPr>
                <w:rFonts w:hint="eastAsia"/>
              </w:rPr>
              <w:lastRenderedPageBreak/>
              <w:t>1</w:t>
            </w:r>
            <w:r w:rsidRPr="00AA699A">
              <w:rPr>
                <w:rFonts w:hint="eastAsia"/>
              </w:rPr>
              <w:t>、</w:t>
            </w:r>
            <w:r w:rsidR="003854AC" w:rsidRPr="00AA699A">
              <w:rPr>
                <w:rFonts w:hint="eastAsia"/>
              </w:rPr>
              <w:t>新增</w:t>
            </w:r>
            <w:r w:rsidR="003854AC" w:rsidRPr="00AA699A">
              <w:rPr>
                <w:rFonts w:hint="eastAsia"/>
              </w:rPr>
              <w:t xml:space="preserve"> Appendix</w:t>
            </w:r>
            <w:r w:rsidR="003854AC" w:rsidRPr="00AA699A">
              <w:t xml:space="preserve"> </w:t>
            </w:r>
            <w:r w:rsidR="003854AC" w:rsidRPr="00AA699A">
              <w:rPr>
                <w:rFonts w:hint="eastAsia"/>
              </w:rPr>
              <w:t>I-</w:t>
            </w:r>
            <w:r w:rsidR="003854AC" w:rsidRPr="00AA699A">
              <w:t>4</w:t>
            </w:r>
            <w:r w:rsidR="003854AC" w:rsidRPr="00AA699A">
              <w:rPr>
                <w:rFonts w:hint="eastAsia"/>
              </w:rPr>
              <w:t>告警状态</w:t>
            </w:r>
            <w:r w:rsidR="003854AC" w:rsidRPr="00AA699A">
              <w:rPr>
                <w:rFonts w:hint="eastAsia"/>
              </w:rPr>
              <w:t>2</w:t>
            </w:r>
            <w:r w:rsidR="00526565" w:rsidRPr="00AA699A">
              <w:rPr>
                <w:rFonts w:hint="eastAsia"/>
              </w:rPr>
              <w:t>中</w:t>
            </w:r>
            <w:r w:rsidR="003854AC" w:rsidRPr="00AA699A">
              <w:rPr>
                <w:rFonts w:hint="eastAsia"/>
              </w:rPr>
              <w:t xml:space="preserve"> bit5 LED</w:t>
            </w:r>
            <w:r w:rsidR="003854AC" w:rsidRPr="00AA699A">
              <w:rPr>
                <w:rFonts w:hint="eastAsia"/>
              </w:rPr>
              <w:t>通讯超时告警位；</w:t>
            </w:r>
          </w:p>
          <w:p w14:paraId="42180421" w14:textId="14AF563E" w:rsidR="00847F88" w:rsidRPr="00AA699A" w:rsidRDefault="002E2C90" w:rsidP="003A15CC">
            <w:r w:rsidRPr="00AA699A">
              <w:rPr>
                <w:rFonts w:hint="eastAsia"/>
              </w:rPr>
              <w:lastRenderedPageBreak/>
              <w:t>2</w:t>
            </w:r>
            <w:r w:rsidRPr="00AA699A">
              <w:rPr>
                <w:rFonts w:hint="eastAsia"/>
              </w:rPr>
              <w:t>、</w:t>
            </w:r>
            <w:r w:rsidR="00526565" w:rsidRPr="00AA699A">
              <w:rPr>
                <w:rFonts w:hint="eastAsia"/>
              </w:rPr>
              <w:t>新增</w:t>
            </w:r>
            <w:r w:rsidR="00526565" w:rsidRPr="00AA699A">
              <w:rPr>
                <w:rFonts w:hint="eastAsia"/>
              </w:rPr>
              <w:t>Appendix</w:t>
            </w:r>
            <w:r w:rsidR="00526565" w:rsidRPr="00AA699A">
              <w:t xml:space="preserve"> </w:t>
            </w:r>
            <w:r w:rsidR="00526565" w:rsidRPr="00AA699A">
              <w:rPr>
                <w:rFonts w:hint="eastAsia"/>
              </w:rPr>
              <w:t xml:space="preserve">IV </w:t>
            </w:r>
            <w:r w:rsidR="00526565" w:rsidRPr="00AA699A">
              <w:rPr>
                <w:rFonts w:hint="eastAsia"/>
              </w:rPr>
              <w:t>错误码</w:t>
            </w:r>
            <w:r w:rsidR="00526565" w:rsidRPr="00AA699A">
              <w:rPr>
                <w:rFonts w:hint="eastAsia"/>
              </w:rPr>
              <w:t>1</w:t>
            </w:r>
            <w:r w:rsidR="00526565" w:rsidRPr="00AA699A">
              <w:rPr>
                <w:rFonts w:hint="eastAsia"/>
              </w:rPr>
              <w:t>中</w:t>
            </w:r>
            <w:r w:rsidR="00526565" w:rsidRPr="00AA699A">
              <w:rPr>
                <w:rFonts w:hint="eastAsia"/>
              </w:rPr>
              <w:t xml:space="preserve"> bit25</w:t>
            </w:r>
            <w:r w:rsidR="00526565" w:rsidRPr="00AA699A">
              <w:rPr>
                <w:rFonts w:hint="eastAsia"/>
              </w:rPr>
              <w:t>断线故障、</w:t>
            </w:r>
            <w:r w:rsidR="00526565" w:rsidRPr="00AA699A">
              <w:rPr>
                <w:rFonts w:hint="eastAsia"/>
              </w:rPr>
              <w:t>bit26</w:t>
            </w:r>
            <w:r w:rsidR="00526565" w:rsidRPr="00AA699A">
              <w:rPr>
                <w:rFonts w:hint="eastAsia"/>
              </w:rPr>
              <w:t>采样电流差值大故障</w:t>
            </w:r>
            <w:r w:rsidRPr="00AA699A">
              <w:rPr>
                <w:rFonts w:hint="eastAsia"/>
              </w:rPr>
              <w:t>；</w:t>
            </w:r>
          </w:p>
          <w:p w14:paraId="2E87E154" w14:textId="02D3DC19" w:rsidR="00847F88" w:rsidRPr="00AA699A" w:rsidRDefault="002E2C90" w:rsidP="003A15CC">
            <w:r w:rsidRPr="00AA699A">
              <w:rPr>
                <w:rFonts w:hint="eastAsia"/>
              </w:rPr>
              <w:t>3</w:t>
            </w:r>
            <w:r w:rsidRPr="00AA699A">
              <w:rPr>
                <w:rFonts w:hint="eastAsia"/>
              </w:rPr>
              <w:t>、</w:t>
            </w:r>
            <w:r w:rsidR="00847F88" w:rsidRPr="00AA699A">
              <w:rPr>
                <w:rFonts w:hint="eastAsia"/>
              </w:rPr>
              <w:t>新增</w:t>
            </w:r>
            <w:r w:rsidR="00847F88" w:rsidRPr="00AA699A">
              <w:rPr>
                <w:rFonts w:hint="eastAsia"/>
              </w:rPr>
              <w:t>0x12FD</w:t>
            </w:r>
            <w:r w:rsidR="00847F88" w:rsidRPr="00AA699A">
              <w:rPr>
                <w:rFonts w:hint="eastAsia"/>
              </w:rPr>
              <w:t>寄存器，用于对内</w:t>
            </w:r>
            <w:r w:rsidR="00847F88" w:rsidRPr="00AA699A">
              <w:rPr>
                <w:rFonts w:hint="eastAsia"/>
              </w:rPr>
              <w:t>RS485</w:t>
            </w:r>
            <w:r w:rsidR="00847F88" w:rsidRPr="00AA699A">
              <w:rPr>
                <w:rFonts w:hint="eastAsia"/>
              </w:rPr>
              <w:t>功能切换</w:t>
            </w:r>
            <w:r w:rsidR="00541EE9" w:rsidRPr="00AA699A">
              <w:rPr>
                <w:rFonts w:hint="eastAsia"/>
              </w:rPr>
              <w:t>（仅适用于荷兰</w:t>
            </w:r>
            <w:r w:rsidR="00541EE9" w:rsidRPr="00AA699A">
              <w:rPr>
                <w:rFonts w:hint="eastAsia"/>
              </w:rPr>
              <w:t>11KW</w:t>
            </w:r>
            <w:r w:rsidR="00541EE9" w:rsidRPr="00AA699A">
              <w:rPr>
                <w:rFonts w:hint="eastAsia"/>
              </w:rPr>
              <w:t>定制</w:t>
            </w:r>
            <w:r w:rsidR="00E16EAE" w:rsidRPr="00AA699A">
              <w:rPr>
                <w:rFonts w:hint="eastAsia"/>
              </w:rPr>
              <w:t>品</w:t>
            </w:r>
            <w:r w:rsidR="00541EE9" w:rsidRPr="00AA699A">
              <w:rPr>
                <w:rFonts w:hint="eastAsia"/>
              </w:rPr>
              <w:t>）</w:t>
            </w:r>
            <w:r w:rsidR="00847F88" w:rsidRPr="00AA699A">
              <w:rPr>
                <w:rFonts w:hint="eastAsia"/>
              </w:rPr>
              <w:t>；</w:t>
            </w:r>
          </w:p>
          <w:p w14:paraId="53646D10" w14:textId="66346357" w:rsidR="003534AD" w:rsidRPr="00AA699A" w:rsidRDefault="002E2C90" w:rsidP="003A15CC"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、</w:t>
            </w:r>
            <w:r w:rsidR="00DF39EE" w:rsidRPr="00AA699A">
              <w:rPr>
                <w:rFonts w:hint="eastAsia"/>
              </w:rPr>
              <w:t>新增</w:t>
            </w:r>
            <w:r w:rsidR="00DF39EE" w:rsidRPr="00AA699A">
              <w:rPr>
                <w:rFonts w:hint="eastAsia"/>
              </w:rPr>
              <w:t>0x0F3C</w:t>
            </w:r>
            <w:r w:rsidR="00DF39EE" w:rsidRPr="00AA699A">
              <w:rPr>
                <w:rFonts w:hint="eastAsia"/>
              </w:rPr>
              <w:t>寄存器，用于模组与</w:t>
            </w:r>
            <w:r w:rsidR="00DF39EE" w:rsidRPr="00AA699A">
              <w:rPr>
                <w:rFonts w:hint="eastAsia"/>
              </w:rPr>
              <w:t>BMS</w:t>
            </w:r>
            <w:r w:rsidR="00634D9D" w:rsidRPr="00AA699A">
              <w:rPr>
                <w:rFonts w:hint="eastAsia"/>
              </w:rPr>
              <w:t>进行</w:t>
            </w:r>
            <w:r w:rsidR="00DF39EE" w:rsidRPr="00AA699A">
              <w:rPr>
                <w:rFonts w:hint="eastAsia"/>
              </w:rPr>
              <w:t>通讯验证</w:t>
            </w:r>
            <w:r w:rsidR="00051C6C" w:rsidRPr="00AA699A">
              <w:rPr>
                <w:rFonts w:hint="eastAsia"/>
              </w:rPr>
              <w:t>。</w:t>
            </w:r>
          </w:p>
          <w:p w14:paraId="6934AA63" w14:textId="61DC7D7A" w:rsidR="003534AD" w:rsidRPr="00AA699A" w:rsidRDefault="002E2C90" w:rsidP="003A15CC">
            <w:r w:rsidRPr="00AA699A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、</w:t>
            </w:r>
            <w:r w:rsidR="003534AD" w:rsidRPr="00AA699A">
              <w:rPr>
                <w:rFonts w:hint="eastAsia"/>
              </w:rPr>
              <w:t>需求变更，去除</w:t>
            </w:r>
            <w:r w:rsidR="003534AD" w:rsidRPr="00AA699A">
              <w:rPr>
                <w:rFonts w:hint="eastAsia"/>
              </w:rPr>
              <w:t>0x</w:t>
            </w:r>
            <w:r w:rsidR="003534AD" w:rsidRPr="00AA699A">
              <w:t>0F3</w:t>
            </w:r>
            <w:r w:rsidR="003534AD" w:rsidRPr="00AA699A">
              <w:rPr>
                <w:rFonts w:hint="eastAsia"/>
              </w:rPr>
              <w:t>B</w:t>
            </w:r>
            <w:r w:rsidR="003534AD" w:rsidRPr="00AA699A">
              <w:rPr>
                <w:rFonts w:hint="eastAsia"/>
              </w:rPr>
              <w:t>寄存器</w:t>
            </w:r>
            <w:r w:rsidR="00E76DAC" w:rsidRPr="00AA699A">
              <w:rPr>
                <w:rFonts w:hint="eastAsia"/>
              </w:rPr>
              <w:t>，去除</w:t>
            </w:r>
            <w:r w:rsidR="003534AD" w:rsidRPr="00AA699A">
              <w:rPr>
                <w:rFonts w:hint="eastAsia"/>
              </w:rPr>
              <w:t>下发长时间未联网阀值功能</w:t>
            </w:r>
          </w:p>
        </w:tc>
        <w:tc>
          <w:tcPr>
            <w:tcW w:w="1603" w:type="dxa"/>
          </w:tcPr>
          <w:p w14:paraId="24799698" w14:textId="6E594ECF" w:rsidR="003854AC" w:rsidRPr="00AA699A" w:rsidRDefault="003854AC" w:rsidP="003A15C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lastRenderedPageBreak/>
              <w:t>陈伟</w:t>
            </w:r>
          </w:p>
        </w:tc>
      </w:tr>
      <w:tr w:rsidR="00DE7EC7" w:rsidRPr="00AA699A" w14:paraId="1DBD4969" w14:textId="77777777" w:rsidTr="00B81AA9">
        <w:trPr>
          <w:trHeight w:val="70"/>
          <w:jc w:val="center"/>
        </w:trPr>
        <w:tc>
          <w:tcPr>
            <w:tcW w:w="1278" w:type="dxa"/>
          </w:tcPr>
          <w:p w14:paraId="32103301" w14:textId="682E57F4" w:rsidR="00DE7EC7" w:rsidRPr="00AA699A" w:rsidRDefault="00DE7EC7" w:rsidP="00076679">
            <w:pPr>
              <w:jc w:val="center"/>
              <w:rPr>
                <w:color w:val="000000" w:themeColor="text1"/>
              </w:rPr>
            </w:pPr>
            <w:r w:rsidRPr="00AA699A">
              <w:rPr>
                <w:color w:val="000000" w:themeColor="text1"/>
              </w:rPr>
              <w:lastRenderedPageBreak/>
              <w:t>2025/5/</w:t>
            </w:r>
            <w:r w:rsidR="000021A3" w:rsidRPr="00AA699A">
              <w:rPr>
                <w:rFonts w:hint="eastAsia"/>
                <w:color w:val="000000" w:themeColor="text1"/>
              </w:rPr>
              <w:t>2</w:t>
            </w:r>
            <w:r w:rsidR="00A575E7" w:rsidRPr="00AA699A">
              <w:rPr>
                <w:rFonts w:hint="eastAsia"/>
                <w:color w:val="000000" w:themeColor="text1"/>
              </w:rPr>
              <w:t>9</w:t>
            </w:r>
          </w:p>
        </w:tc>
        <w:tc>
          <w:tcPr>
            <w:tcW w:w="914" w:type="dxa"/>
          </w:tcPr>
          <w:p w14:paraId="32816B08" w14:textId="1113CC28" w:rsidR="00DE7EC7" w:rsidRPr="00AA699A" w:rsidRDefault="00DE7EC7" w:rsidP="003A15C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1.49</w:t>
            </w:r>
          </w:p>
        </w:tc>
        <w:tc>
          <w:tcPr>
            <w:tcW w:w="1542" w:type="dxa"/>
          </w:tcPr>
          <w:p w14:paraId="506B95EE" w14:textId="77777777" w:rsidR="00DE7EC7" w:rsidRPr="00AA699A" w:rsidRDefault="00912699" w:rsidP="003A15CC">
            <w:pPr>
              <w:jc w:val="center"/>
            </w:pPr>
            <w:r w:rsidRPr="00AA699A">
              <w:rPr>
                <w:rFonts w:hint="eastAsia"/>
              </w:rPr>
              <w:t>3.6</w:t>
            </w:r>
          </w:p>
          <w:p w14:paraId="75F7C0A8" w14:textId="052E2E71" w:rsidR="007D478E" w:rsidRPr="00AA699A" w:rsidRDefault="007D478E" w:rsidP="003A15CC">
            <w:pPr>
              <w:jc w:val="center"/>
            </w:pPr>
            <w:r w:rsidRPr="00AA699A">
              <w:rPr>
                <w:rFonts w:hint="eastAsia"/>
              </w:rPr>
              <w:t>3.7</w:t>
            </w:r>
          </w:p>
          <w:p w14:paraId="644FD980" w14:textId="77777777" w:rsidR="000D6DFB" w:rsidRPr="00AA699A" w:rsidRDefault="000D6DFB" w:rsidP="003A15CC">
            <w:pPr>
              <w:jc w:val="center"/>
            </w:pPr>
            <w:r w:rsidRPr="00AA699A">
              <w:rPr>
                <w:rFonts w:hint="eastAsia"/>
              </w:rPr>
              <w:t>3.3</w:t>
            </w:r>
          </w:p>
          <w:p w14:paraId="7B0C4524" w14:textId="77777777" w:rsidR="00926F29" w:rsidRPr="00AA699A" w:rsidRDefault="00926F29" w:rsidP="003A15CC">
            <w:pPr>
              <w:jc w:val="center"/>
            </w:pPr>
            <w:r w:rsidRPr="00AA699A">
              <w:rPr>
                <w:rFonts w:hint="eastAsia"/>
              </w:rPr>
              <w:t>3.5</w:t>
            </w:r>
          </w:p>
          <w:p w14:paraId="6F96067A" w14:textId="77777777" w:rsidR="00F012D3" w:rsidRPr="00AA699A" w:rsidRDefault="00F012D3" w:rsidP="003A15CC">
            <w:pPr>
              <w:jc w:val="center"/>
            </w:pPr>
            <w:r w:rsidRPr="00AA699A">
              <w:rPr>
                <w:rFonts w:hint="eastAsia"/>
              </w:rPr>
              <w:t>Appendix III</w:t>
            </w:r>
          </w:p>
          <w:p w14:paraId="193170EE" w14:textId="352FF420" w:rsidR="00090575" w:rsidRPr="00AA699A" w:rsidRDefault="00090575" w:rsidP="00090575">
            <w:pPr>
              <w:jc w:val="center"/>
            </w:pPr>
            <w:r w:rsidRPr="00AA699A">
              <w:rPr>
                <w:rFonts w:hint="eastAsia"/>
              </w:rPr>
              <w:t>Appendix IV</w:t>
            </w:r>
          </w:p>
          <w:p w14:paraId="29F3D831" w14:textId="30441DC4" w:rsidR="00090575" w:rsidRPr="00AA699A" w:rsidRDefault="00090575" w:rsidP="003A15CC">
            <w:pPr>
              <w:jc w:val="center"/>
            </w:pPr>
          </w:p>
        </w:tc>
        <w:tc>
          <w:tcPr>
            <w:tcW w:w="4013" w:type="dxa"/>
          </w:tcPr>
          <w:p w14:paraId="0EB396F1" w14:textId="58A32A92" w:rsidR="00DE7EC7" w:rsidRPr="00AA699A" w:rsidRDefault="006C4143" w:rsidP="006C4143"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、</w:t>
            </w:r>
            <w:r w:rsidR="007663C5" w:rsidRPr="00AA699A">
              <w:rPr>
                <w:rFonts w:hint="eastAsia"/>
              </w:rPr>
              <w:t>新增当前电池均衡点位</w:t>
            </w:r>
            <w:r w:rsidRPr="00AA699A">
              <w:t>0x066</w:t>
            </w:r>
            <w:r w:rsidRPr="00AA699A">
              <w:rPr>
                <w:rFonts w:hint="eastAsia"/>
              </w:rPr>
              <w:t>9~0x0686</w:t>
            </w:r>
            <w:r w:rsidR="007663C5" w:rsidRPr="00AA699A">
              <w:rPr>
                <w:rFonts w:hint="eastAsia"/>
              </w:rPr>
              <w:t>；</w:t>
            </w:r>
          </w:p>
          <w:p w14:paraId="15FD4FE0" w14:textId="37EC9480" w:rsidR="000D6DFB" w:rsidRPr="00AA699A" w:rsidRDefault="007663C5" w:rsidP="000D6DFB">
            <w:pPr>
              <w:pStyle w:val="a4"/>
              <w:numPr>
                <w:ilvl w:val="0"/>
                <w:numId w:val="12"/>
              </w:numPr>
            </w:pPr>
            <w:r w:rsidRPr="00AA699A">
              <w:rPr>
                <w:rFonts w:hint="eastAsia"/>
              </w:rPr>
              <w:t>新建站点时，下发清除统计数据指令</w:t>
            </w:r>
            <w:r w:rsidR="000D6DFB" w:rsidRPr="00AA699A">
              <w:rPr>
                <w:rFonts w:hint="eastAsia"/>
              </w:rPr>
              <w:t>0</w:t>
            </w:r>
            <w:r w:rsidR="000D6DFB" w:rsidRPr="00AA699A">
              <w:t>x109</w:t>
            </w:r>
            <w:r w:rsidR="000D6DFB" w:rsidRPr="00AA699A">
              <w:rPr>
                <w:rFonts w:hint="eastAsia"/>
              </w:rPr>
              <w:t>6</w:t>
            </w:r>
            <w:r w:rsidR="00043A0F" w:rsidRPr="00AA699A">
              <w:rPr>
                <w:rFonts w:hint="eastAsia"/>
              </w:rPr>
              <w:t>、</w:t>
            </w:r>
            <w:r w:rsidR="00043A0F" w:rsidRPr="00AA699A">
              <w:rPr>
                <w:rFonts w:hint="eastAsia"/>
              </w:rPr>
              <w:t>0x1097</w:t>
            </w:r>
            <w:r w:rsidR="000E20E8" w:rsidRPr="00AA699A">
              <w:rPr>
                <w:rFonts w:hint="eastAsia"/>
              </w:rPr>
              <w:t>；</w:t>
            </w:r>
          </w:p>
          <w:p w14:paraId="30A512EB" w14:textId="7DF6B959" w:rsidR="00B906A2" w:rsidRPr="00AA699A" w:rsidRDefault="004763EE" w:rsidP="006C4143">
            <w:pPr>
              <w:pStyle w:val="a4"/>
              <w:numPr>
                <w:ilvl w:val="0"/>
                <w:numId w:val="12"/>
              </w:numPr>
            </w:pPr>
            <w:r w:rsidRPr="00AA699A">
              <w:rPr>
                <w:rFonts w:hint="eastAsia"/>
              </w:rPr>
              <w:t>新增下发模组与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通讯超时阀值指令</w:t>
            </w:r>
            <w:r w:rsidR="000E20E8" w:rsidRPr="00AA699A">
              <w:t>0</w:t>
            </w:r>
            <w:r w:rsidR="000E20E8" w:rsidRPr="00AA699A">
              <w:rPr>
                <w:rFonts w:hint="eastAsia"/>
              </w:rPr>
              <w:t>x</w:t>
            </w:r>
            <w:r w:rsidR="000E20E8" w:rsidRPr="00AA699A">
              <w:t>0F</w:t>
            </w:r>
            <w:r w:rsidR="000E20E8" w:rsidRPr="00AA699A">
              <w:rPr>
                <w:rFonts w:hint="eastAsia"/>
              </w:rPr>
              <w:t>3E</w:t>
            </w:r>
            <w:r w:rsidR="007663C5" w:rsidRPr="00AA699A">
              <w:rPr>
                <w:rFonts w:hint="eastAsia"/>
              </w:rPr>
              <w:t>；</w:t>
            </w:r>
          </w:p>
          <w:p w14:paraId="46DF5F92" w14:textId="30D15AC9" w:rsidR="004532D0" w:rsidRPr="00AA699A" w:rsidRDefault="00C8311F" w:rsidP="006C4143">
            <w:pPr>
              <w:pStyle w:val="a4"/>
              <w:numPr>
                <w:ilvl w:val="0"/>
                <w:numId w:val="12"/>
              </w:numPr>
            </w:pPr>
            <w:r w:rsidRPr="00AA699A">
              <w:rPr>
                <w:rFonts w:hint="eastAsia"/>
              </w:rPr>
              <w:t>模块容量、单芯数量</w:t>
            </w:r>
            <w:r w:rsidR="004532D0" w:rsidRPr="00AA699A">
              <w:rPr>
                <w:rFonts w:hint="eastAsia"/>
              </w:rPr>
              <w:t>参数配置</w:t>
            </w:r>
          </w:p>
          <w:p w14:paraId="274C6DC8" w14:textId="0B34194E" w:rsidR="007D478E" w:rsidRPr="00AA699A" w:rsidRDefault="00C8311F" w:rsidP="007D478E">
            <w:pPr>
              <w:pStyle w:val="a4"/>
              <w:ind w:left="360"/>
            </w:pPr>
            <w:r w:rsidRPr="00AA699A">
              <w:rPr>
                <w:rFonts w:hint="eastAsia"/>
              </w:rPr>
              <w:t>0x12FE ~ 0x12FF</w:t>
            </w:r>
            <w:r w:rsidR="00597847" w:rsidRPr="00AA699A">
              <w:rPr>
                <w:rFonts w:hint="eastAsia"/>
              </w:rPr>
              <w:t>；</w:t>
            </w:r>
          </w:p>
          <w:p w14:paraId="7568F8DC" w14:textId="77777777" w:rsidR="00C8311F" w:rsidRPr="00AA699A" w:rsidRDefault="00C8311F" w:rsidP="007D478E">
            <w:pPr>
              <w:pStyle w:val="a4"/>
              <w:ind w:left="360"/>
            </w:pPr>
          </w:p>
          <w:p w14:paraId="059A9511" w14:textId="68BB7391" w:rsidR="00926F29" w:rsidRPr="00AA699A" w:rsidRDefault="00926F29" w:rsidP="006C4143">
            <w:pPr>
              <w:pStyle w:val="a4"/>
              <w:numPr>
                <w:ilvl w:val="0"/>
                <w:numId w:val="12"/>
              </w:numPr>
            </w:pPr>
            <w:r w:rsidRPr="00AA699A">
              <w:t>0x12F</w:t>
            </w:r>
            <w:r w:rsidRPr="00AA699A">
              <w:rPr>
                <w:rFonts w:hint="eastAsia"/>
              </w:rPr>
              <w:t xml:space="preserve">D </w:t>
            </w:r>
            <w:r w:rsidRPr="00AA699A">
              <w:rPr>
                <w:rFonts w:hint="eastAsia"/>
              </w:rPr>
              <w:t>寄存器</w:t>
            </w:r>
            <w:r w:rsidR="008B3591" w:rsidRPr="00AA699A">
              <w:rPr>
                <w:rFonts w:hint="eastAsia"/>
              </w:rPr>
              <w:t>新增</w:t>
            </w:r>
            <w:r w:rsidRPr="00AA699A">
              <w:rPr>
                <w:rFonts w:hint="eastAsia"/>
              </w:rPr>
              <w:t>参数值</w:t>
            </w:r>
            <w:r w:rsidRPr="00AA699A">
              <w:rPr>
                <w:rFonts w:hint="eastAsia"/>
              </w:rPr>
              <w:t>0x55</w:t>
            </w:r>
            <w:r w:rsidRPr="00AA699A">
              <w:rPr>
                <w:rFonts w:hint="eastAsia"/>
              </w:rPr>
              <w:t>，关闭</w:t>
            </w:r>
            <w:r w:rsidRPr="00AA699A">
              <w:rPr>
                <w:rFonts w:hint="eastAsia"/>
              </w:rPr>
              <w:t>EMS</w:t>
            </w:r>
            <w:r w:rsidRPr="00AA699A">
              <w:rPr>
                <w:rFonts w:hint="eastAsia"/>
              </w:rPr>
              <w:t>端口输出</w:t>
            </w:r>
            <w:r w:rsidR="008B3591" w:rsidRPr="00AA699A">
              <w:rPr>
                <w:rFonts w:hint="eastAsia"/>
              </w:rPr>
              <w:t>（仅适用于荷兰</w:t>
            </w:r>
            <w:r w:rsidR="008B3591" w:rsidRPr="00AA699A">
              <w:rPr>
                <w:rFonts w:hint="eastAsia"/>
              </w:rPr>
              <w:t>11KW</w:t>
            </w:r>
            <w:r w:rsidR="008B3591" w:rsidRPr="00AA699A">
              <w:rPr>
                <w:rFonts w:hint="eastAsia"/>
              </w:rPr>
              <w:t>定制品）</w:t>
            </w:r>
            <w:r w:rsidR="00597847" w:rsidRPr="00AA699A">
              <w:rPr>
                <w:rFonts w:hint="eastAsia"/>
              </w:rPr>
              <w:t>。</w:t>
            </w:r>
          </w:p>
          <w:p w14:paraId="2C46386A" w14:textId="77777777" w:rsidR="0036586B" w:rsidRPr="00AA699A" w:rsidRDefault="0036586B" w:rsidP="0036586B">
            <w:pPr>
              <w:pStyle w:val="a4"/>
              <w:numPr>
                <w:ilvl w:val="0"/>
                <w:numId w:val="12"/>
              </w:numPr>
            </w:pPr>
            <w:r w:rsidRPr="00AA699A">
              <w:rPr>
                <w:rFonts w:hint="eastAsia"/>
              </w:rPr>
              <w:t>新增文件</w:t>
            </w:r>
            <w:r w:rsidRPr="00AA699A">
              <w:rPr>
                <w:rFonts w:hint="eastAsia"/>
              </w:rPr>
              <w:t>10</w:t>
            </w:r>
            <w:r w:rsidRPr="00AA699A">
              <w:t>1</w:t>
            </w:r>
            <w:r w:rsidRPr="00AA699A">
              <w:rPr>
                <w:rFonts w:hint="eastAsia"/>
              </w:rPr>
              <w:t xml:space="preserve">~ </w:t>
            </w:r>
            <w:r w:rsidRPr="00AA699A">
              <w:t>132</w:t>
            </w:r>
            <w:r w:rsidRPr="00AA699A">
              <w:rPr>
                <w:rFonts w:hint="eastAsia"/>
              </w:rPr>
              <w:t>欧盟电池法案数据</w:t>
            </w:r>
          </w:p>
          <w:p w14:paraId="5F214D9C" w14:textId="679D76A1" w:rsidR="004E29EA" w:rsidRPr="00AA699A" w:rsidRDefault="005D49F3" w:rsidP="005D49F3">
            <w:pPr>
              <w:pStyle w:val="a4"/>
              <w:numPr>
                <w:ilvl w:val="0"/>
                <w:numId w:val="12"/>
              </w:numPr>
            </w:pPr>
            <w:r w:rsidRPr="00AA699A">
              <w:rPr>
                <w:rFonts w:hint="eastAsia"/>
              </w:rPr>
              <w:t>新增</w:t>
            </w:r>
            <w:r w:rsidRPr="00AA699A">
              <w:rPr>
                <w:rFonts w:hint="eastAsia"/>
              </w:rPr>
              <w:t>0x</w:t>
            </w:r>
            <w:r w:rsidRPr="00AA699A">
              <w:t>0F3</w:t>
            </w:r>
            <w:r w:rsidRPr="00AA699A">
              <w:rPr>
                <w:rFonts w:hint="eastAsia"/>
              </w:rPr>
              <w:t>F</w:t>
            </w:r>
            <w:r w:rsidRPr="00AA699A">
              <w:rPr>
                <w:rFonts w:hint="eastAsia"/>
              </w:rPr>
              <w:t>配置面板按钮响应时间</w:t>
            </w:r>
          </w:p>
          <w:p w14:paraId="11CE1CB8" w14:textId="7C46585D" w:rsidR="005D49F3" w:rsidRPr="00AA699A" w:rsidRDefault="005D49F3" w:rsidP="005D49F3">
            <w:pPr>
              <w:pStyle w:val="a4"/>
              <w:numPr>
                <w:ilvl w:val="0"/>
                <w:numId w:val="12"/>
              </w:numPr>
            </w:pPr>
            <w:r w:rsidRPr="00AA699A">
              <w:rPr>
                <w:rFonts w:hint="eastAsia"/>
              </w:rPr>
              <w:t>新增</w:t>
            </w:r>
            <w:r w:rsidRPr="00AA699A">
              <w:rPr>
                <w:rFonts w:hint="eastAsia"/>
              </w:rPr>
              <w:t xml:space="preserve">0x0F40 </w:t>
            </w:r>
            <w:r w:rsidRPr="00AA699A">
              <w:rPr>
                <w:rFonts w:hint="eastAsia"/>
              </w:rPr>
              <w:t>配置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灯板显示时长</w:t>
            </w:r>
          </w:p>
          <w:p w14:paraId="6BC0D5C5" w14:textId="5B4F08E2" w:rsidR="00B37A76" w:rsidRPr="00AA699A" w:rsidRDefault="00B37A76" w:rsidP="00B37A76">
            <w:pPr>
              <w:pStyle w:val="a4"/>
              <w:numPr>
                <w:ilvl w:val="0"/>
                <w:numId w:val="12"/>
              </w:numPr>
            </w:pPr>
            <w:r w:rsidRPr="00AA699A">
              <w:rPr>
                <w:rFonts w:hint="eastAsia"/>
              </w:rPr>
              <w:t>更新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故障码，</w:t>
            </w:r>
            <w:r w:rsidR="00BE7A66" w:rsidRPr="00AA699A">
              <w:rPr>
                <w:rFonts w:hint="eastAsia"/>
              </w:rPr>
              <w:t>并</w:t>
            </w:r>
            <w:r w:rsidRPr="00AA699A">
              <w:rPr>
                <w:rFonts w:hint="eastAsia"/>
              </w:rPr>
              <w:t>去除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不支持的故障定义</w:t>
            </w:r>
            <w:r w:rsidR="00C0276F" w:rsidRPr="00AA699A">
              <w:rPr>
                <w:rFonts w:hint="eastAsia"/>
              </w:rPr>
              <w:t>，</w:t>
            </w:r>
            <w:r w:rsidR="00C0276F" w:rsidRPr="00AA699A">
              <w:rPr>
                <w:rFonts w:hint="eastAsia"/>
              </w:rPr>
              <w:t>bit10</w:t>
            </w:r>
            <w:r w:rsidR="00C0276F" w:rsidRPr="00AA699A">
              <w:rPr>
                <w:rFonts w:hint="eastAsia"/>
              </w:rPr>
              <w:t>开机自检电压异常更名为断路器未闭合</w:t>
            </w:r>
            <w:r w:rsidR="007429E8" w:rsidRPr="00AA699A">
              <w:rPr>
                <w:rFonts w:hint="eastAsia"/>
              </w:rPr>
              <w:t>,</w:t>
            </w:r>
            <w:r w:rsidR="007429E8" w:rsidRPr="00AA699A">
              <w:rPr>
                <w:rFonts w:hint="eastAsia"/>
              </w:rPr>
              <w:t>新增</w:t>
            </w:r>
            <w:r w:rsidR="007429E8" w:rsidRPr="00AA699A">
              <w:rPr>
                <w:rFonts w:hint="eastAsia"/>
              </w:rPr>
              <w:t>bit27</w:t>
            </w:r>
            <w:r w:rsidR="007429E8" w:rsidRPr="00AA699A">
              <w:rPr>
                <w:rFonts w:hint="eastAsia"/>
              </w:rPr>
              <w:t>，</w:t>
            </w:r>
            <w:r w:rsidR="007429E8" w:rsidRPr="00AA699A">
              <w:rPr>
                <w:rFonts w:hint="eastAsia"/>
              </w:rPr>
              <w:t>bit28</w:t>
            </w:r>
            <w:r w:rsidR="007429E8" w:rsidRPr="00AA699A">
              <w:rPr>
                <w:rFonts w:hint="eastAsia"/>
              </w:rPr>
              <w:t>。</w:t>
            </w:r>
          </w:p>
          <w:p w14:paraId="599EDC59" w14:textId="0121CB2A" w:rsidR="00A16B71" w:rsidRPr="00AA699A" w:rsidRDefault="00A16B71" w:rsidP="000C2228">
            <w:pPr>
              <w:pStyle w:val="a4"/>
              <w:numPr>
                <w:ilvl w:val="0"/>
                <w:numId w:val="12"/>
              </w:numPr>
            </w:pPr>
            <w:r w:rsidRPr="00AA699A">
              <w:t>W</w:t>
            </w:r>
            <w:r w:rsidRPr="00AA699A">
              <w:rPr>
                <w:rFonts w:hint="eastAsia"/>
              </w:rPr>
              <w:t>ifi</w:t>
            </w:r>
            <w:r w:rsidRPr="00AA699A">
              <w:rPr>
                <w:rFonts w:hint="eastAsia"/>
              </w:rPr>
              <w:t>信号强度</w:t>
            </w:r>
            <w:r w:rsidRPr="00AA699A">
              <w:rPr>
                <w:rFonts w:hint="eastAsia"/>
              </w:rPr>
              <w:t>0x</w:t>
            </w:r>
            <w:r w:rsidRPr="00AA699A">
              <w:t>0F3</w:t>
            </w:r>
            <w:r w:rsidR="008853BC" w:rsidRPr="00AA699A">
              <w:rPr>
                <w:rFonts w:hint="eastAsia"/>
              </w:rPr>
              <w:t>B</w:t>
            </w:r>
            <w:r w:rsidR="00FD698E" w:rsidRPr="00AA699A">
              <w:rPr>
                <w:rFonts w:hint="eastAsia"/>
              </w:rPr>
              <w:t>,</w:t>
            </w:r>
            <w:r w:rsidR="00FD698E" w:rsidRPr="00AA699A">
              <w:rPr>
                <w:rFonts w:hint="eastAsia"/>
              </w:rPr>
              <w:t>用于网络环境分析</w:t>
            </w:r>
          </w:p>
          <w:p w14:paraId="0AB991D1" w14:textId="2D67454B" w:rsidR="00B906A2" w:rsidRPr="00AA699A" w:rsidRDefault="00B906A2" w:rsidP="00792F11"/>
        </w:tc>
        <w:tc>
          <w:tcPr>
            <w:tcW w:w="1603" w:type="dxa"/>
          </w:tcPr>
          <w:p w14:paraId="0C1BB361" w14:textId="2778F51D" w:rsidR="00DE7EC7" w:rsidRPr="00AA699A" w:rsidRDefault="007663C5" w:rsidP="003A15CC">
            <w:pPr>
              <w:jc w:val="center"/>
              <w:rPr>
                <w:color w:val="000000" w:themeColor="text1"/>
              </w:rPr>
            </w:pPr>
            <w:r w:rsidRPr="00AA699A">
              <w:rPr>
                <w:rFonts w:hint="eastAsia"/>
                <w:color w:val="000000" w:themeColor="text1"/>
              </w:rPr>
              <w:t>陈伟</w:t>
            </w:r>
          </w:p>
        </w:tc>
      </w:tr>
      <w:tr w:rsidR="00495550" w:rsidRPr="00AA699A" w14:paraId="35B1CA8B" w14:textId="77777777" w:rsidTr="00B81AA9">
        <w:trPr>
          <w:trHeight w:val="70"/>
          <w:jc w:val="center"/>
        </w:trPr>
        <w:tc>
          <w:tcPr>
            <w:tcW w:w="1278" w:type="dxa"/>
          </w:tcPr>
          <w:p w14:paraId="02939BEA" w14:textId="1203112F" w:rsidR="00495550" w:rsidRPr="00AA699A" w:rsidRDefault="00495550" w:rsidP="000766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2025/6/6</w:t>
            </w:r>
          </w:p>
        </w:tc>
        <w:tc>
          <w:tcPr>
            <w:tcW w:w="914" w:type="dxa"/>
          </w:tcPr>
          <w:p w14:paraId="73D1162E" w14:textId="1DF3D693" w:rsidR="00495550" w:rsidRPr="00AA699A" w:rsidRDefault="00495550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1.50</w:t>
            </w:r>
          </w:p>
        </w:tc>
        <w:tc>
          <w:tcPr>
            <w:tcW w:w="1542" w:type="dxa"/>
          </w:tcPr>
          <w:p w14:paraId="374CC911" w14:textId="1436C662" w:rsidR="00495550" w:rsidRPr="00AA699A" w:rsidRDefault="00F55137" w:rsidP="003A15CC">
            <w:pPr>
              <w:jc w:val="center"/>
            </w:pPr>
            <w:r>
              <w:rPr>
                <w:rFonts w:hint="eastAsia"/>
              </w:rPr>
              <w:t>3.6</w:t>
            </w:r>
          </w:p>
        </w:tc>
        <w:tc>
          <w:tcPr>
            <w:tcW w:w="4013" w:type="dxa"/>
          </w:tcPr>
          <w:p w14:paraId="378FFB95" w14:textId="7EE72239" w:rsidR="00495550" w:rsidRDefault="00C93785" w:rsidP="006C414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="00F55137">
              <w:rPr>
                <w:rFonts w:hint="eastAsia"/>
              </w:rPr>
              <w:t>新增</w:t>
            </w:r>
            <w:r w:rsidR="00F55137">
              <w:rPr>
                <w:rFonts w:hint="eastAsia"/>
              </w:rPr>
              <w:t>0x0687~0x06C4</w:t>
            </w:r>
            <w:r w:rsidR="00F55137">
              <w:rPr>
                <w:rFonts w:hint="eastAsia"/>
              </w:rPr>
              <w:t>寄存器，上传功率值</w:t>
            </w:r>
            <w:r w:rsidR="00F55137">
              <w:rPr>
                <w:rFonts w:hint="eastAsia"/>
              </w:rPr>
              <w:t>;</w:t>
            </w:r>
          </w:p>
          <w:p w14:paraId="17CA6061" w14:textId="73433494" w:rsidR="00F55137" w:rsidRPr="00F55137" w:rsidRDefault="00C93785" w:rsidP="006C414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、在</w:t>
            </w:r>
            <w:r>
              <w:rPr>
                <w:rFonts w:hint="eastAsia"/>
              </w:rPr>
              <w:t>0x1400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offset0x0000</w:t>
            </w:r>
            <w:r>
              <w:rPr>
                <w:rFonts w:hint="eastAsia"/>
              </w:rPr>
              <w:t>基本状态中新增</w:t>
            </w:r>
            <w:r>
              <w:rPr>
                <w:rFonts w:hint="eastAsia"/>
              </w:rPr>
              <w:t>04</w:t>
            </w:r>
            <w:r>
              <w:rPr>
                <w:rFonts w:hint="eastAsia"/>
              </w:rPr>
              <w:t>故障状态</w:t>
            </w:r>
          </w:p>
        </w:tc>
        <w:tc>
          <w:tcPr>
            <w:tcW w:w="1603" w:type="dxa"/>
          </w:tcPr>
          <w:p w14:paraId="2982D38D" w14:textId="77777777" w:rsidR="00495550" w:rsidRDefault="00383686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胡斌</w:t>
            </w:r>
          </w:p>
          <w:p w14:paraId="49E01C7D" w14:textId="462144A4" w:rsidR="00383686" w:rsidRPr="00AA699A" w:rsidRDefault="00383686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陈伟</w:t>
            </w:r>
          </w:p>
        </w:tc>
      </w:tr>
      <w:tr w:rsidR="00D12272" w:rsidRPr="00AA699A" w14:paraId="38A7AB70" w14:textId="77777777" w:rsidTr="00B81AA9">
        <w:trPr>
          <w:trHeight w:val="70"/>
          <w:jc w:val="center"/>
        </w:trPr>
        <w:tc>
          <w:tcPr>
            <w:tcW w:w="1278" w:type="dxa"/>
          </w:tcPr>
          <w:p w14:paraId="2C34A20D" w14:textId="270E02FD" w:rsidR="00D12272" w:rsidRDefault="00D12272" w:rsidP="00D122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2025/7/2</w:t>
            </w:r>
          </w:p>
        </w:tc>
        <w:tc>
          <w:tcPr>
            <w:tcW w:w="914" w:type="dxa"/>
          </w:tcPr>
          <w:p w14:paraId="7A399B05" w14:textId="25218525" w:rsidR="00D12272" w:rsidRDefault="00D12272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1.51</w:t>
            </w:r>
          </w:p>
        </w:tc>
        <w:tc>
          <w:tcPr>
            <w:tcW w:w="1542" w:type="dxa"/>
          </w:tcPr>
          <w:p w14:paraId="12C53A3D" w14:textId="77777777" w:rsidR="00D12272" w:rsidRDefault="00C20427" w:rsidP="003A15CC">
            <w:pPr>
              <w:jc w:val="center"/>
            </w:pPr>
            <w:r>
              <w:rPr>
                <w:rFonts w:hint="eastAsia"/>
              </w:rPr>
              <w:t>3.5</w:t>
            </w:r>
          </w:p>
          <w:p w14:paraId="0EFD07E7" w14:textId="1046A88F" w:rsidR="00C20427" w:rsidRDefault="00C20427" w:rsidP="003A15CC">
            <w:pPr>
              <w:jc w:val="center"/>
            </w:pPr>
            <w:r>
              <w:rPr>
                <w:rFonts w:hint="eastAsia"/>
              </w:rPr>
              <w:t>3.7</w:t>
            </w:r>
          </w:p>
        </w:tc>
        <w:tc>
          <w:tcPr>
            <w:tcW w:w="4013" w:type="dxa"/>
          </w:tcPr>
          <w:p w14:paraId="3414AC95" w14:textId="182DA9F9" w:rsidR="00D12272" w:rsidRPr="00FB5AC2" w:rsidRDefault="00D12272" w:rsidP="00D12272">
            <w:pPr>
              <w:pStyle w:val="a4"/>
              <w:numPr>
                <w:ilvl w:val="0"/>
                <w:numId w:val="32"/>
              </w:numPr>
            </w:pPr>
            <w:r w:rsidRPr="00FB5AC2">
              <w:rPr>
                <w:rFonts w:hint="eastAsia"/>
              </w:rPr>
              <w:t>新增</w:t>
            </w:r>
            <w:r w:rsidRPr="00FB5AC2">
              <w:rPr>
                <w:rFonts w:hint="eastAsia"/>
              </w:rPr>
              <w:t>0x</w:t>
            </w:r>
            <w:r w:rsidRPr="00FB5AC2">
              <w:t>0F</w:t>
            </w:r>
            <w:r w:rsidRPr="00FB5AC2">
              <w:rPr>
                <w:rFonts w:hint="eastAsia"/>
              </w:rPr>
              <w:t xml:space="preserve">41 </w:t>
            </w:r>
            <w:r w:rsidRPr="00FB5AC2">
              <w:rPr>
                <w:rFonts w:hint="eastAsia"/>
              </w:rPr>
              <w:t>均充时间间隔参数配置</w:t>
            </w:r>
          </w:p>
          <w:p w14:paraId="198CE04F" w14:textId="77777777" w:rsidR="00D12272" w:rsidRPr="00FB5AC2" w:rsidRDefault="00C20427" w:rsidP="00D12272">
            <w:pPr>
              <w:pStyle w:val="a4"/>
              <w:numPr>
                <w:ilvl w:val="0"/>
                <w:numId w:val="32"/>
              </w:numPr>
            </w:pPr>
            <w:r w:rsidRPr="00FB5AC2">
              <w:rPr>
                <w:rFonts w:hint="eastAsia"/>
              </w:rPr>
              <w:t>新增</w:t>
            </w:r>
            <w:r w:rsidRPr="00FB5AC2">
              <w:t>0x123</w:t>
            </w:r>
            <w:r w:rsidRPr="00FB5AC2">
              <w:rPr>
                <w:rFonts w:hint="eastAsia"/>
              </w:rPr>
              <w:t>D</w:t>
            </w:r>
            <w:r w:rsidRPr="00FB5AC2">
              <w:rPr>
                <w:rFonts w:hint="eastAsia"/>
              </w:rPr>
              <w:t>强充或均充情况下充电建议电流参数修改</w:t>
            </w:r>
          </w:p>
          <w:p w14:paraId="1C24F0C7" w14:textId="4C85ED52" w:rsidR="00FB5AC2" w:rsidRDefault="00FB5AC2" w:rsidP="00FB5AC2">
            <w:pPr>
              <w:pStyle w:val="a4"/>
              <w:ind w:left="360"/>
            </w:pPr>
            <w:r w:rsidRPr="00FB5AC2">
              <w:rPr>
                <w:rFonts w:hint="eastAsia"/>
                <w:highlight w:val="yellow"/>
              </w:rPr>
              <w:t>更改项已用“黄色”标注。</w:t>
            </w:r>
          </w:p>
        </w:tc>
        <w:tc>
          <w:tcPr>
            <w:tcW w:w="1603" w:type="dxa"/>
          </w:tcPr>
          <w:p w14:paraId="5035BD30" w14:textId="63020F72" w:rsidR="00D12272" w:rsidRDefault="00D12272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陈伟</w:t>
            </w:r>
          </w:p>
        </w:tc>
      </w:tr>
      <w:tr w:rsidR="00DC15B8" w:rsidRPr="00AA699A" w14:paraId="6DFDC329" w14:textId="77777777" w:rsidTr="00B81AA9">
        <w:trPr>
          <w:trHeight w:val="70"/>
          <w:jc w:val="center"/>
        </w:trPr>
        <w:tc>
          <w:tcPr>
            <w:tcW w:w="1278" w:type="dxa"/>
          </w:tcPr>
          <w:p w14:paraId="7D010D84" w14:textId="1B2F22B1" w:rsidR="00DC15B8" w:rsidRDefault="00DC15B8" w:rsidP="00D1227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025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color w:val="000000" w:themeColor="text1"/>
              </w:rPr>
              <w:t>7/8</w:t>
            </w:r>
          </w:p>
        </w:tc>
        <w:tc>
          <w:tcPr>
            <w:tcW w:w="914" w:type="dxa"/>
          </w:tcPr>
          <w:p w14:paraId="2C70765E" w14:textId="48DEEA1F" w:rsidR="00DC15B8" w:rsidRDefault="00DC15B8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.52</w:t>
            </w:r>
          </w:p>
        </w:tc>
        <w:tc>
          <w:tcPr>
            <w:tcW w:w="1542" w:type="dxa"/>
          </w:tcPr>
          <w:p w14:paraId="483F6EA5" w14:textId="77777777" w:rsidR="00DC15B8" w:rsidRDefault="00DC15B8" w:rsidP="003A15CC">
            <w:pPr>
              <w:jc w:val="center"/>
            </w:pPr>
            <w:r>
              <w:rPr>
                <w:rFonts w:hint="eastAsia"/>
              </w:rPr>
              <w:t>3</w:t>
            </w:r>
            <w:r>
              <w:t>.1</w:t>
            </w:r>
          </w:p>
          <w:p w14:paraId="794E0739" w14:textId="77777777" w:rsidR="00DC15B8" w:rsidRDefault="00DC15B8" w:rsidP="003A15CC">
            <w:pPr>
              <w:jc w:val="center"/>
            </w:pPr>
            <w:r>
              <w:t>5</w:t>
            </w:r>
          </w:p>
          <w:p w14:paraId="7179BFE6" w14:textId="060F2280" w:rsidR="00DC15B8" w:rsidRDefault="00DC15B8" w:rsidP="00DC15B8">
            <w:pPr>
              <w:jc w:val="center"/>
            </w:pPr>
            <w:r w:rsidRPr="00AA699A">
              <w:rPr>
                <w:rFonts w:hint="eastAsia"/>
              </w:rPr>
              <w:t xml:space="preserve">Appendix </w:t>
            </w:r>
            <w:r>
              <w:t>V</w:t>
            </w:r>
            <w:r w:rsidRPr="00AA699A">
              <w:rPr>
                <w:rFonts w:hint="eastAsia"/>
              </w:rPr>
              <w:t>III</w:t>
            </w:r>
          </w:p>
        </w:tc>
        <w:tc>
          <w:tcPr>
            <w:tcW w:w="4013" w:type="dxa"/>
          </w:tcPr>
          <w:p w14:paraId="5995C7F2" w14:textId="77777777" w:rsidR="00DC15B8" w:rsidRDefault="008E5483" w:rsidP="008E548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、增加故障录波文件条目号读取</w:t>
            </w:r>
            <w:r>
              <w:rPr>
                <w:rFonts w:hint="eastAsia"/>
              </w:rPr>
              <w:t>ID</w:t>
            </w:r>
          </w:p>
          <w:p w14:paraId="40387513" w14:textId="77777777" w:rsidR="008E5483" w:rsidRDefault="008E5483" w:rsidP="008E5483">
            <w:r>
              <w:t>2</w:t>
            </w:r>
            <w:r>
              <w:rPr>
                <w:rFonts w:hint="eastAsia"/>
              </w:rPr>
              <w:t>、增加故障录波文件读取协议</w:t>
            </w:r>
          </w:p>
          <w:p w14:paraId="66C3CCE5" w14:textId="32D5F827" w:rsidR="008E5483" w:rsidRPr="00FB5AC2" w:rsidRDefault="008E5483" w:rsidP="008E5483">
            <w:r>
              <w:rPr>
                <w:rFonts w:hint="eastAsia"/>
              </w:rPr>
              <w:lastRenderedPageBreak/>
              <w:t>3</w:t>
            </w:r>
            <w:r>
              <w:rPr>
                <w:rFonts w:hint="eastAsia"/>
              </w:rPr>
              <w:t>、增加故障录波文件解析方式，附录</w:t>
            </w:r>
            <w:r w:rsidR="009C1F16">
              <w:rPr>
                <w:rFonts w:hint="eastAsia"/>
              </w:rPr>
              <w:t>VIII</w:t>
            </w:r>
            <w:r>
              <w:rPr>
                <w:rFonts w:hint="eastAsia"/>
              </w:rPr>
              <w:t>（暂定供开发，后续待优化）</w:t>
            </w:r>
          </w:p>
        </w:tc>
        <w:tc>
          <w:tcPr>
            <w:tcW w:w="1603" w:type="dxa"/>
          </w:tcPr>
          <w:p w14:paraId="00984E3A" w14:textId="2FF3D490" w:rsidR="00DC15B8" w:rsidRPr="008E5483" w:rsidRDefault="008E5483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王兆远</w:t>
            </w:r>
          </w:p>
        </w:tc>
      </w:tr>
      <w:tr w:rsidR="00BB1499" w:rsidRPr="00AA699A" w14:paraId="6C522F42" w14:textId="77777777" w:rsidTr="00B81AA9">
        <w:trPr>
          <w:trHeight w:val="70"/>
          <w:jc w:val="center"/>
        </w:trPr>
        <w:tc>
          <w:tcPr>
            <w:tcW w:w="1278" w:type="dxa"/>
          </w:tcPr>
          <w:p w14:paraId="54123EAE" w14:textId="7790874D" w:rsidR="00BB1499" w:rsidRDefault="00BB1499" w:rsidP="00D1227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2</w:t>
            </w:r>
            <w:r>
              <w:rPr>
                <w:color w:val="000000" w:themeColor="text1"/>
              </w:rPr>
              <w:t>025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color w:val="000000" w:themeColor="text1"/>
              </w:rPr>
              <w:t>7/22</w:t>
            </w:r>
          </w:p>
        </w:tc>
        <w:tc>
          <w:tcPr>
            <w:tcW w:w="914" w:type="dxa"/>
          </w:tcPr>
          <w:p w14:paraId="5AFB87F4" w14:textId="1D1BDC0C" w:rsidR="00BB1499" w:rsidRDefault="00BB1499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.53</w:t>
            </w:r>
          </w:p>
        </w:tc>
        <w:tc>
          <w:tcPr>
            <w:tcW w:w="1542" w:type="dxa"/>
          </w:tcPr>
          <w:p w14:paraId="022A4DE5" w14:textId="77777777" w:rsidR="00BB1499" w:rsidRDefault="00BB1499" w:rsidP="003A15CC">
            <w:pPr>
              <w:jc w:val="center"/>
            </w:pPr>
            <w:r>
              <w:rPr>
                <w:rFonts w:hint="eastAsia"/>
              </w:rPr>
              <w:t>3</w:t>
            </w:r>
            <w:r>
              <w:t>.1</w:t>
            </w:r>
          </w:p>
          <w:p w14:paraId="7E9B874F" w14:textId="78466CA6" w:rsidR="00BB1499" w:rsidRDefault="00BB1499" w:rsidP="003A15CC">
            <w:pPr>
              <w:jc w:val="center"/>
            </w:pPr>
            <w:r>
              <w:t>3.8</w:t>
            </w:r>
          </w:p>
        </w:tc>
        <w:tc>
          <w:tcPr>
            <w:tcW w:w="4013" w:type="dxa"/>
          </w:tcPr>
          <w:p w14:paraId="469A46BE" w14:textId="77777777" w:rsidR="00BB1499" w:rsidRDefault="00BB1499" w:rsidP="008E548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、增加</w:t>
            </w:r>
            <w:r>
              <w:rPr>
                <w:rFonts w:hint="eastAsia"/>
              </w:rPr>
              <w:t>1K</w:t>
            </w:r>
            <w:r>
              <w:rPr>
                <w:rFonts w:hint="eastAsia"/>
              </w:rPr>
              <w:t>传输使能测点</w:t>
            </w:r>
          </w:p>
          <w:p w14:paraId="2FA2E294" w14:textId="0442B003" w:rsidR="00BB1499" w:rsidRDefault="00BB1499" w:rsidP="008E5483"/>
        </w:tc>
        <w:tc>
          <w:tcPr>
            <w:tcW w:w="1603" w:type="dxa"/>
          </w:tcPr>
          <w:p w14:paraId="16DB0B6E" w14:textId="66C908C6" w:rsidR="00BB1499" w:rsidRDefault="00BB1499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王兆远</w:t>
            </w:r>
          </w:p>
        </w:tc>
      </w:tr>
      <w:tr w:rsidR="00B21C87" w:rsidRPr="00AA699A" w14:paraId="3B8C4B07" w14:textId="77777777" w:rsidTr="00B81AA9">
        <w:trPr>
          <w:trHeight w:val="70"/>
          <w:jc w:val="center"/>
        </w:trPr>
        <w:tc>
          <w:tcPr>
            <w:tcW w:w="1278" w:type="dxa"/>
          </w:tcPr>
          <w:p w14:paraId="2AC9BC01" w14:textId="5C428C40" w:rsidR="00B21C87" w:rsidRDefault="00B21C87" w:rsidP="00D1227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025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color w:val="000000" w:themeColor="text1"/>
              </w:rPr>
              <w:t>7/25</w:t>
            </w:r>
          </w:p>
        </w:tc>
        <w:tc>
          <w:tcPr>
            <w:tcW w:w="914" w:type="dxa"/>
          </w:tcPr>
          <w:p w14:paraId="183E2E89" w14:textId="224A55D6" w:rsidR="00B21C87" w:rsidRDefault="00B21C87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.54</w:t>
            </w:r>
          </w:p>
        </w:tc>
        <w:tc>
          <w:tcPr>
            <w:tcW w:w="1542" w:type="dxa"/>
          </w:tcPr>
          <w:p w14:paraId="248BEBC7" w14:textId="7313A25E" w:rsidR="00B21C87" w:rsidRDefault="00B21C87" w:rsidP="003A15CC">
            <w:pPr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  <w:tc>
          <w:tcPr>
            <w:tcW w:w="4013" w:type="dxa"/>
          </w:tcPr>
          <w:p w14:paraId="26E0F900" w14:textId="34E8BB98" w:rsidR="00B21C87" w:rsidRDefault="00B21C87" w:rsidP="008E548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、增加故障录波条数的</w:t>
            </w:r>
            <w:r>
              <w:rPr>
                <w:rFonts w:hint="eastAsia"/>
              </w:rPr>
              <w:t>base</w:t>
            </w:r>
            <w:r>
              <w:rPr>
                <w:rFonts w:hint="eastAsia"/>
              </w:rPr>
              <w:t>条数点位</w:t>
            </w:r>
          </w:p>
        </w:tc>
        <w:tc>
          <w:tcPr>
            <w:tcW w:w="1604" w:type="dxa"/>
          </w:tcPr>
          <w:p w14:paraId="1FBD4853" w14:textId="641DE949" w:rsidR="00B21C87" w:rsidRDefault="00B21C87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王兆远</w:t>
            </w:r>
          </w:p>
        </w:tc>
      </w:tr>
      <w:tr w:rsidR="003121CF" w:rsidRPr="00AA699A" w14:paraId="337F7CB9" w14:textId="77777777" w:rsidTr="00B81AA9">
        <w:trPr>
          <w:trHeight w:val="70"/>
          <w:jc w:val="center"/>
        </w:trPr>
        <w:tc>
          <w:tcPr>
            <w:tcW w:w="1278" w:type="dxa"/>
          </w:tcPr>
          <w:p w14:paraId="6112C982" w14:textId="7846A1F5" w:rsidR="003121CF" w:rsidRDefault="003121CF" w:rsidP="00D122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2025/8/11</w:t>
            </w:r>
          </w:p>
        </w:tc>
        <w:tc>
          <w:tcPr>
            <w:tcW w:w="914" w:type="dxa"/>
          </w:tcPr>
          <w:p w14:paraId="28C95845" w14:textId="77D4C888" w:rsidR="003121CF" w:rsidRDefault="003121CF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1.55</w:t>
            </w:r>
          </w:p>
        </w:tc>
        <w:tc>
          <w:tcPr>
            <w:tcW w:w="1542" w:type="dxa"/>
          </w:tcPr>
          <w:p w14:paraId="4F4C12F3" w14:textId="2AD2B17E" w:rsidR="003121CF" w:rsidRDefault="003121CF" w:rsidP="003A15CC">
            <w:pPr>
              <w:jc w:val="center"/>
            </w:pPr>
            <w:r>
              <w:rPr>
                <w:rFonts w:hint="eastAsia"/>
              </w:rPr>
              <w:t>3.7</w:t>
            </w:r>
          </w:p>
        </w:tc>
        <w:tc>
          <w:tcPr>
            <w:tcW w:w="4013" w:type="dxa"/>
          </w:tcPr>
          <w:p w14:paraId="347FE3D9" w14:textId="4EC7825F" w:rsidR="003121CF" w:rsidRDefault="003121CF" w:rsidP="008E548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、增加出厂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配置功能</w:t>
            </w:r>
          </w:p>
        </w:tc>
        <w:tc>
          <w:tcPr>
            <w:tcW w:w="1604" w:type="dxa"/>
          </w:tcPr>
          <w:p w14:paraId="2954C111" w14:textId="784D754C" w:rsidR="003121CF" w:rsidRDefault="003121CF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叶闻</w:t>
            </w:r>
          </w:p>
        </w:tc>
      </w:tr>
      <w:tr w:rsidR="001C2B13" w:rsidRPr="00AA699A" w14:paraId="45D24823" w14:textId="77777777" w:rsidTr="001C2B13">
        <w:trPr>
          <w:trHeight w:val="70"/>
          <w:jc w:val="center"/>
        </w:trPr>
        <w:tc>
          <w:tcPr>
            <w:tcW w:w="1278" w:type="dxa"/>
          </w:tcPr>
          <w:p w14:paraId="02851395" w14:textId="753CD2D6" w:rsidR="001C2B13" w:rsidRDefault="001C2B13" w:rsidP="00D122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2025/8/22</w:t>
            </w:r>
          </w:p>
        </w:tc>
        <w:tc>
          <w:tcPr>
            <w:tcW w:w="914" w:type="dxa"/>
          </w:tcPr>
          <w:p w14:paraId="464CFACF" w14:textId="02883AEC" w:rsidR="001C2B13" w:rsidRDefault="001C2B13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1.56</w:t>
            </w:r>
          </w:p>
        </w:tc>
        <w:tc>
          <w:tcPr>
            <w:tcW w:w="1542" w:type="dxa"/>
          </w:tcPr>
          <w:p w14:paraId="123EB0EC" w14:textId="0FFE738A" w:rsidR="001C2B13" w:rsidRDefault="001C2B13" w:rsidP="003A15CC">
            <w:pPr>
              <w:jc w:val="center"/>
            </w:pPr>
            <w:r>
              <w:rPr>
                <w:rFonts w:hint="eastAsia"/>
              </w:rPr>
              <w:t>3.7</w:t>
            </w:r>
          </w:p>
        </w:tc>
        <w:tc>
          <w:tcPr>
            <w:tcW w:w="4013" w:type="dxa"/>
          </w:tcPr>
          <w:p w14:paraId="0A160988" w14:textId="78D533C7" w:rsidR="001C2B13" w:rsidRDefault="001D2215" w:rsidP="008E548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、增加</w:t>
            </w:r>
            <w:r>
              <w:rPr>
                <w:rFonts w:hint="eastAsia"/>
              </w:rPr>
              <w:t>S3</w:t>
            </w:r>
            <w:r>
              <w:rPr>
                <w:rFonts w:hint="eastAsia"/>
              </w:rPr>
              <w:t>域名，</w:t>
            </w:r>
            <w:r>
              <w:rPr>
                <w:rFonts w:hint="eastAsia"/>
              </w:rPr>
              <w:t>S3AK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S3AS</w:t>
            </w:r>
            <w:r>
              <w:rPr>
                <w:rFonts w:hint="eastAsia"/>
              </w:rPr>
              <w:t>，</w:t>
            </w:r>
            <w:r w:rsidR="00906FC3">
              <w:rPr>
                <w:rFonts w:hint="eastAsia"/>
              </w:rPr>
              <w:t>，</w:t>
            </w:r>
            <w:r>
              <w:rPr>
                <w:rFonts w:hint="eastAsia"/>
              </w:rPr>
              <w:t>采集棒版本信息</w:t>
            </w:r>
            <w:r w:rsidR="00906FC3">
              <w:rPr>
                <w:rFonts w:hint="eastAsia"/>
              </w:rPr>
              <w:t>以及是否连接</w:t>
            </w:r>
            <w:r w:rsidR="00906FC3">
              <w:rPr>
                <w:rFonts w:hint="eastAsia"/>
              </w:rPr>
              <w:t>LAN</w:t>
            </w:r>
            <w:r w:rsidR="00906FC3">
              <w:rPr>
                <w:rFonts w:hint="eastAsia"/>
              </w:rPr>
              <w:t>口</w:t>
            </w:r>
          </w:p>
        </w:tc>
        <w:tc>
          <w:tcPr>
            <w:tcW w:w="1604" w:type="dxa"/>
          </w:tcPr>
          <w:p w14:paraId="0A7857F0" w14:textId="6FA2129E" w:rsidR="001C2B13" w:rsidRDefault="001D2215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叶闻</w:t>
            </w:r>
          </w:p>
        </w:tc>
      </w:tr>
      <w:tr w:rsidR="00FC1CC1" w:rsidRPr="00AA699A" w14:paraId="18573613" w14:textId="77777777" w:rsidTr="001C2B13">
        <w:trPr>
          <w:trHeight w:val="70"/>
          <w:jc w:val="center"/>
        </w:trPr>
        <w:tc>
          <w:tcPr>
            <w:tcW w:w="1278" w:type="dxa"/>
          </w:tcPr>
          <w:p w14:paraId="6E0D2CB9" w14:textId="637FE4D8" w:rsidR="00FC1CC1" w:rsidRDefault="00FC1CC1" w:rsidP="00D1227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025/9/2</w:t>
            </w:r>
          </w:p>
        </w:tc>
        <w:tc>
          <w:tcPr>
            <w:tcW w:w="914" w:type="dxa"/>
          </w:tcPr>
          <w:p w14:paraId="0A799C03" w14:textId="5BE2835D" w:rsidR="00FC1CC1" w:rsidRDefault="00FC1CC1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.57</w:t>
            </w:r>
          </w:p>
        </w:tc>
        <w:tc>
          <w:tcPr>
            <w:tcW w:w="1542" w:type="dxa"/>
          </w:tcPr>
          <w:p w14:paraId="5EA58927" w14:textId="77777777" w:rsidR="00FC1CC1" w:rsidRDefault="00FC1CC1" w:rsidP="003A15CC">
            <w:pPr>
              <w:jc w:val="center"/>
            </w:pPr>
            <w:r>
              <w:t>3.4</w:t>
            </w:r>
          </w:p>
          <w:p w14:paraId="7662DAA8" w14:textId="2D1A2260" w:rsidR="00FC1CC1" w:rsidRDefault="00FC1CC1" w:rsidP="003A15CC">
            <w:pPr>
              <w:jc w:val="center"/>
            </w:pPr>
            <w:r>
              <w:rPr>
                <w:rFonts w:hint="eastAsia"/>
              </w:rPr>
              <w:t>3</w:t>
            </w:r>
            <w:r>
              <w:t>.6</w:t>
            </w:r>
          </w:p>
        </w:tc>
        <w:tc>
          <w:tcPr>
            <w:tcW w:w="4013" w:type="dxa"/>
          </w:tcPr>
          <w:p w14:paraId="28FBE201" w14:textId="0C631045" w:rsidR="00FC1CC1" w:rsidRDefault="00FC1CC1" w:rsidP="008E548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、增加设备角色的读取</w:t>
            </w:r>
          </w:p>
          <w:p w14:paraId="496B4861" w14:textId="3A0B21C0" w:rsidR="00FC1CC1" w:rsidRDefault="00FC1CC1" w:rsidP="008E548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、增加</w:t>
            </w:r>
            <w:r>
              <w:rPr>
                <w:rFonts w:hint="eastAsia"/>
              </w:rPr>
              <w:t xml:space="preserve">BMS </w:t>
            </w:r>
            <w:r>
              <w:rPr>
                <w:rFonts w:hint="eastAsia"/>
              </w:rPr>
              <w:t>端</w:t>
            </w:r>
            <w:r>
              <w:rPr>
                <w:rFonts w:hint="eastAsia"/>
              </w:rPr>
              <w:t xml:space="preserve"> AC</w:t>
            </w:r>
            <w:r>
              <w:rPr>
                <w:rFonts w:hint="eastAsia"/>
              </w:rPr>
              <w:t>侧功率（滤波后）及</w:t>
            </w:r>
            <w:r>
              <w:rPr>
                <w:rFonts w:hint="eastAsia"/>
              </w:rPr>
              <w:t>EPS</w:t>
            </w:r>
            <w:r>
              <w:rPr>
                <w:rFonts w:hint="eastAsia"/>
              </w:rPr>
              <w:t>总功率（透传）。</w:t>
            </w:r>
          </w:p>
        </w:tc>
        <w:tc>
          <w:tcPr>
            <w:tcW w:w="1604" w:type="dxa"/>
          </w:tcPr>
          <w:p w14:paraId="33C49A10" w14:textId="72C9CCF7" w:rsidR="00FC1CC1" w:rsidRDefault="00FC1CC1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王兆远</w:t>
            </w:r>
          </w:p>
        </w:tc>
      </w:tr>
      <w:tr w:rsidR="00F051EB" w:rsidRPr="00AA699A" w14:paraId="6C7DD48B" w14:textId="77777777" w:rsidTr="001C2B13">
        <w:trPr>
          <w:trHeight w:val="70"/>
          <w:jc w:val="center"/>
        </w:trPr>
        <w:tc>
          <w:tcPr>
            <w:tcW w:w="1278" w:type="dxa"/>
          </w:tcPr>
          <w:p w14:paraId="12E83B84" w14:textId="7FB752D4" w:rsidR="00F051EB" w:rsidRDefault="00F051EB" w:rsidP="00D1227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025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color w:val="000000" w:themeColor="text1"/>
              </w:rPr>
              <w:t>9/19</w:t>
            </w:r>
          </w:p>
        </w:tc>
        <w:tc>
          <w:tcPr>
            <w:tcW w:w="914" w:type="dxa"/>
          </w:tcPr>
          <w:p w14:paraId="723FF058" w14:textId="67ADC753" w:rsidR="00F051EB" w:rsidRDefault="00BC6267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.58</w:t>
            </w:r>
          </w:p>
        </w:tc>
        <w:tc>
          <w:tcPr>
            <w:tcW w:w="1542" w:type="dxa"/>
          </w:tcPr>
          <w:p w14:paraId="19F4656B" w14:textId="68ECDD65" w:rsidR="00F051EB" w:rsidRDefault="00BC6267" w:rsidP="003A15CC">
            <w:pPr>
              <w:jc w:val="center"/>
            </w:pPr>
            <w:r>
              <w:rPr>
                <w:rFonts w:hint="eastAsia"/>
              </w:rPr>
              <w:t>3</w:t>
            </w:r>
            <w:r>
              <w:t>.6</w:t>
            </w:r>
          </w:p>
        </w:tc>
        <w:tc>
          <w:tcPr>
            <w:tcW w:w="4013" w:type="dxa"/>
          </w:tcPr>
          <w:p w14:paraId="4FE380AD" w14:textId="4C4DAF15" w:rsidR="00F051EB" w:rsidRDefault="00BC6267" w:rsidP="008E548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、增加系统侧功率获取接口（并机场景）</w:t>
            </w:r>
          </w:p>
        </w:tc>
        <w:tc>
          <w:tcPr>
            <w:tcW w:w="1604" w:type="dxa"/>
          </w:tcPr>
          <w:p w14:paraId="65CC5FA3" w14:textId="3081FF6C" w:rsidR="00F051EB" w:rsidRDefault="00BC6267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王兆远</w:t>
            </w:r>
          </w:p>
        </w:tc>
      </w:tr>
      <w:tr w:rsidR="002D111D" w:rsidRPr="00AA699A" w14:paraId="3E1A1A1E" w14:textId="77777777" w:rsidTr="001C2B13">
        <w:trPr>
          <w:trHeight w:val="70"/>
          <w:jc w:val="center"/>
        </w:trPr>
        <w:tc>
          <w:tcPr>
            <w:tcW w:w="1278" w:type="dxa"/>
          </w:tcPr>
          <w:p w14:paraId="5ADF0682" w14:textId="2BAECA39" w:rsidR="002D111D" w:rsidRDefault="001F495C" w:rsidP="00D1227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2025/10/15</w:t>
            </w:r>
          </w:p>
        </w:tc>
        <w:tc>
          <w:tcPr>
            <w:tcW w:w="914" w:type="dxa"/>
          </w:tcPr>
          <w:p w14:paraId="39097DE5" w14:textId="27FD7DC8" w:rsidR="002D111D" w:rsidRDefault="001F495C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1.59</w:t>
            </w:r>
          </w:p>
        </w:tc>
        <w:tc>
          <w:tcPr>
            <w:tcW w:w="1542" w:type="dxa"/>
          </w:tcPr>
          <w:p w14:paraId="3C2F9DC6" w14:textId="7FB131C7" w:rsidR="002D111D" w:rsidRDefault="001F495C" w:rsidP="003A15CC">
            <w:pPr>
              <w:jc w:val="center"/>
            </w:pPr>
            <w:r>
              <w:rPr>
                <w:rFonts w:hint="eastAsia"/>
              </w:rPr>
              <w:t>3.6</w:t>
            </w:r>
          </w:p>
        </w:tc>
        <w:tc>
          <w:tcPr>
            <w:tcW w:w="4013" w:type="dxa"/>
          </w:tcPr>
          <w:p w14:paraId="00D3FFBB" w14:textId="77777777" w:rsidR="002D111D" w:rsidRDefault="001F495C" w:rsidP="008E5483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修改光伏显示总功率的含义，改为</w:t>
            </w:r>
            <w:r>
              <w:rPr>
                <w:rFonts w:hint="eastAsia"/>
              </w:rPr>
              <w:t>PV</w:t>
            </w:r>
            <w:r>
              <w:rPr>
                <w:rFonts w:hint="eastAsia"/>
              </w:rPr>
              <w:t>汇总功率</w:t>
            </w:r>
            <w:r>
              <w:rPr>
                <w:rFonts w:hint="eastAsia"/>
              </w:rPr>
              <w:t>+ACC</w:t>
            </w:r>
            <w:r>
              <w:rPr>
                <w:rFonts w:hint="eastAsia"/>
              </w:rPr>
              <w:t>功率。</w:t>
            </w:r>
          </w:p>
          <w:p w14:paraId="2EEEF344" w14:textId="77777777" w:rsidR="001F495C" w:rsidRDefault="001F495C" w:rsidP="008E5483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功率（滤波后）寄存器。</w:t>
            </w:r>
          </w:p>
          <w:p w14:paraId="29852D70" w14:textId="77777777" w:rsidR="001F495C" w:rsidRDefault="001F495C" w:rsidP="008E5483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增加仅</w:t>
            </w:r>
            <w:r>
              <w:rPr>
                <w:rFonts w:hint="eastAsia"/>
              </w:rPr>
              <w:t>PV</w:t>
            </w:r>
            <w:r>
              <w:rPr>
                <w:rFonts w:hint="eastAsia"/>
              </w:rPr>
              <w:t>汇总功率寄存器。</w:t>
            </w:r>
          </w:p>
          <w:p w14:paraId="09C477C5" w14:textId="717771AE" w:rsidR="001F495C" w:rsidRDefault="001F495C" w:rsidP="008E5483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增加并机系统仅</w:t>
            </w:r>
            <w:r>
              <w:rPr>
                <w:rFonts w:hint="eastAsia"/>
              </w:rPr>
              <w:t>PV</w:t>
            </w:r>
            <w:r>
              <w:rPr>
                <w:rFonts w:hint="eastAsia"/>
              </w:rPr>
              <w:t>汇总功率寄存器。</w:t>
            </w:r>
          </w:p>
        </w:tc>
        <w:tc>
          <w:tcPr>
            <w:tcW w:w="1604" w:type="dxa"/>
          </w:tcPr>
          <w:p w14:paraId="513374F1" w14:textId="21917276" w:rsidR="002D111D" w:rsidRDefault="001F495C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叶闻</w:t>
            </w:r>
          </w:p>
        </w:tc>
      </w:tr>
      <w:tr w:rsidR="00B81AA9" w:rsidRPr="00AA699A" w14:paraId="6D00A643" w14:textId="77777777" w:rsidTr="001C2B13">
        <w:trPr>
          <w:trHeight w:val="70"/>
          <w:jc w:val="center"/>
        </w:trPr>
        <w:tc>
          <w:tcPr>
            <w:tcW w:w="1278" w:type="dxa"/>
          </w:tcPr>
          <w:p w14:paraId="1C127F2C" w14:textId="26C96ACC" w:rsidR="00B81AA9" w:rsidRDefault="00B81AA9" w:rsidP="00D1227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025/11/05</w:t>
            </w:r>
          </w:p>
        </w:tc>
        <w:tc>
          <w:tcPr>
            <w:tcW w:w="914" w:type="dxa"/>
          </w:tcPr>
          <w:p w14:paraId="0CA5780E" w14:textId="2E1B5A64" w:rsidR="00B81AA9" w:rsidRDefault="00B81AA9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.60</w:t>
            </w:r>
          </w:p>
        </w:tc>
        <w:tc>
          <w:tcPr>
            <w:tcW w:w="1542" w:type="dxa"/>
          </w:tcPr>
          <w:p w14:paraId="42FB65FC" w14:textId="77732A3A" w:rsidR="00B81AA9" w:rsidRDefault="00B81AA9" w:rsidP="003A15CC">
            <w:pPr>
              <w:jc w:val="center"/>
            </w:pPr>
            <w:r>
              <w:rPr>
                <w:rFonts w:hint="eastAsia"/>
              </w:rPr>
              <w:t>3</w:t>
            </w:r>
            <w:r>
              <w:t>.6</w:t>
            </w:r>
          </w:p>
        </w:tc>
        <w:tc>
          <w:tcPr>
            <w:tcW w:w="4013" w:type="dxa"/>
          </w:tcPr>
          <w:p w14:paraId="41845787" w14:textId="04377B7A" w:rsidR="00B81AA9" w:rsidRDefault="00B81AA9" w:rsidP="008E5483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增加并机系统中：光伏发电量、电池充电量、电池放电量、总上网电量、总购网电量。</w:t>
            </w:r>
          </w:p>
        </w:tc>
        <w:tc>
          <w:tcPr>
            <w:tcW w:w="1604" w:type="dxa"/>
          </w:tcPr>
          <w:p w14:paraId="0D1EADDD" w14:textId="0256FEB9" w:rsidR="00B81AA9" w:rsidRDefault="00B81AA9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王兆远</w:t>
            </w:r>
          </w:p>
        </w:tc>
      </w:tr>
      <w:tr w:rsidR="00E26B18" w:rsidRPr="00AA699A" w14:paraId="44520801" w14:textId="77777777" w:rsidTr="001C2B13">
        <w:trPr>
          <w:trHeight w:val="70"/>
          <w:jc w:val="center"/>
        </w:trPr>
        <w:tc>
          <w:tcPr>
            <w:tcW w:w="1278" w:type="dxa"/>
          </w:tcPr>
          <w:p w14:paraId="44B6E018" w14:textId="5136DE0D" w:rsidR="00E26B18" w:rsidRDefault="00E26B1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025/</w:t>
            </w:r>
            <w:r w:rsidR="00DC4D45">
              <w:rPr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/2</w:t>
            </w:r>
            <w:r w:rsidR="00DC4D45">
              <w:rPr>
                <w:color w:val="000000" w:themeColor="text1"/>
              </w:rPr>
              <w:t>2</w:t>
            </w:r>
          </w:p>
        </w:tc>
        <w:tc>
          <w:tcPr>
            <w:tcW w:w="914" w:type="dxa"/>
          </w:tcPr>
          <w:p w14:paraId="36BFD34F" w14:textId="54262091" w:rsidR="00E26B18" w:rsidRDefault="00E26B18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.61</w:t>
            </w:r>
          </w:p>
        </w:tc>
        <w:tc>
          <w:tcPr>
            <w:tcW w:w="1542" w:type="dxa"/>
          </w:tcPr>
          <w:p w14:paraId="3BD60F7E" w14:textId="618B30C0" w:rsidR="00545185" w:rsidRDefault="00545185" w:rsidP="003A15CC">
            <w:pPr>
              <w:jc w:val="center"/>
            </w:pPr>
            <w:r>
              <w:t>3.1</w:t>
            </w:r>
          </w:p>
          <w:p w14:paraId="33DA11C3" w14:textId="2662C355" w:rsidR="00DC4D45" w:rsidRDefault="00DC4D45" w:rsidP="003A15CC">
            <w:pPr>
              <w:jc w:val="center"/>
            </w:pPr>
            <w:r>
              <w:t>3.3</w:t>
            </w:r>
          </w:p>
          <w:p w14:paraId="6297EDD9" w14:textId="77777777" w:rsidR="00E26B18" w:rsidRDefault="00E26B18" w:rsidP="003A15CC">
            <w:pPr>
              <w:jc w:val="center"/>
            </w:pPr>
            <w:r>
              <w:rPr>
                <w:rFonts w:hint="eastAsia"/>
              </w:rPr>
              <w:t>3</w:t>
            </w:r>
            <w:r>
              <w:t>.6.2</w:t>
            </w:r>
          </w:p>
          <w:p w14:paraId="781A4853" w14:textId="6FB14668" w:rsidR="00DC4D45" w:rsidRDefault="00DC4D45" w:rsidP="003A15CC">
            <w:pPr>
              <w:jc w:val="center"/>
            </w:pPr>
            <w:r>
              <w:t>3.7</w:t>
            </w:r>
          </w:p>
        </w:tc>
        <w:tc>
          <w:tcPr>
            <w:tcW w:w="4013" w:type="dxa"/>
          </w:tcPr>
          <w:p w14:paraId="5D8B6889" w14:textId="77777777" w:rsidR="00545185" w:rsidRDefault="00E26B18" w:rsidP="008E5483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3</w:t>
            </w:r>
            <w:r>
              <w:t xml:space="preserve">.6.2 </w:t>
            </w:r>
            <w:r>
              <w:rPr>
                <w:rFonts w:hint="eastAsia"/>
              </w:rPr>
              <w:t>作为</w:t>
            </w:r>
            <w:r>
              <w:rPr>
                <w:rFonts w:hint="eastAsia"/>
              </w:rPr>
              <w:t>RW</w:t>
            </w:r>
            <w:r>
              <w:t xml:space="preserve"> </w:t>
            </w:r>
            <w:r>
              <w:rPr>
                <w:rFonts w:hint="eastAsia"/>
              </w:rPr>
              <w:t>类的</w:t>
            </w:r>
            <w:r>
              <w:rPr>
                <w:rFonts w:hint="eastAsia"/>
              </w:rPr>
              <w:t>BMS</w:t>
            </w:r>
            <w:r>
              <w:t xml:space="preserve"> </w:t>
            </w:r>
            <w:r>
              <w:rPr>
                <w:rFonts w:hint="eastAsia"/>
              </w:rPr>
              <w:t>配置接口，目前增加了功率限制等接口。</w:t>
            </w:r>
          </w:p>
          <w:p w14:paraId="3B53BD5E" w14:textId="77777777" w:rsidR="00DC4D45" w:rsidRDefault="00DC4D45" w:rsidP="008E5483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增加重启原因与本次启动运行时间，及故障录波读取条数痕迹接口</w:t>
            </w:r>
          </w:p>
          <w:p w14:paraId="2355950F" w14:textId="1FAD81A3" w:rsidR="00DC4D45" w:rsidRDefault="00DC4D45" w:rsidP="008E5483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增加时区设置接口</w:t>
            </w:r>
          </w:p>
        </w:tc>
        <w:tc>
          <w:tcPr>
            <w:tcW w:w="1604" w:type="dxa"/>
          </w:tcPr>
          <w:p w14:paraId="2544327F" w14:textId="0E2E7179" w:rsidR="00E26B18" w:rsidRDefault="00E26B18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王兆远</w:t>
            </w:r>
          </w:p>
        </w:tc>
      </w:tr>
      <w:tr w:rsidR="005C110F" w:rsidRPr="00AA699A" w14:paraId="6BCEE788" w14:textId="77777777" w:rsidTr="001C2B13">
        <w:trPr>
          <w:trHeight w:val="70"/>
          <w:jc w:val="center"/>
        </w:trPr>
        <w:tc>
          <w:tcPr>
            <w:tcW w:w="1278" w:type="dxa"/>
          </w:tcPr>
          <w:p w14:paraId="7D0EF2FB" w14:textId="00FB8BCD" w:rsidR="005C110F" w:rsidRDefault="005C110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026/03/03</w:t>
            </w:r>
          </w:p>
        </w:tc>
        <w:tc>
          <w:tcPr>
            <w:tcW w:w="914" w:type="dxa"/>
          </w:tcPr>
          <w:p w14:paraId="418C89C9" w14:textId="35B9EBCB" w:rsidR="005C110F" w:rsidRDefault="005C110F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.62</w:t>
            </w:r>
          </w:p>
        </w:tc>
        <w:tc>
          <w:tcPr>
            <w:tcW w:w="1542" w:type="dxa"/>
          </w:tcPr>
          <w:p w14:paraId="1AB3F85F" w14:textId="77777777" w:rsidR="005C110F" w:rsidRDefault="00216403" w:rsidP="003A15CC">
            <w:pPr>
              <w:jc w:val="center"/>
            </w:pPr>
            <w:r>
              <w:rPr>
                <w:rFonts w:hint="eastAsia"/>
              </w:rPr>
              <w:t>3</w:t>
            </w:r>
            <w:r>
              <w:t>.6.1</w:t>
            </w:r>
          </w:p>
          <w:p w14:paraId="6FDD1C3A" w14:textId="77777777" w:rsidR="00216403" w:rsidRDefault="00216403" w:rsidP="003A15CC">
            <w:pPr>
              <w:jc w:val="center"/>
            </w:pPr>
            <w:r>
              <w:t>3.6.2</w:t>
            </w:r>
          </w:p>
          <w:p w14:paraId="76067D9F" w14:textId="77777777" w:rsidR="00216403" w:rsidRDefault="00216403" w:rsidP="003A15CC">
            <w:pPr>
              <w:jc w:val="center"/>
            </w:pPr>
            <w:r>
              <w:t>3.7</w:t>
            </w:r>
          </w:p>
          <w:p w14:paraId="478EAE93" w14:textId="44334F93" w:rsidR="00D573FA" w:rsidRDefault="00D573FA" w:rsidP="003A15CC">
            <w:pPr>
              <w:jc w:val="center"/>
            </w:pPr>
          </w:p>
        </w:tc>
        <w:tc>
          <w:tcPr>
            <w:tcW w:w="4013" w:type="dxa"/>
          </w:tcPr>
          <w:p w14:paraId="3E87F88C" w14:textId="77777777" w:rsidR="005C110F" w:rsidRDefault="00216403" w:rsidP="008E5483">
            <w:r>
              <w:rPr>
                <w:rFonts w:hint="eastAsia"/>
              </w:rPr>
              <w:t>1</w:t>
            </w:r>
            <w:r>
              <w:t xml:space="preserve">) 3.6.1 </w:t>
            </w:r>
            <w:r>
              <w:rPr>
                <w:rFonts w:hint="eastAsia"/>
              </w:rPr>
              <w:t>增加充电桩显示功率及充电桩显示充电量</w:t>
            </w:r>
          </w:p>
          <w:p w14:paraId="0943365A" w14:textId="602F3CB3" w:rsidR="00216403" w:rsidRDefault="00216403" w:rsidP="008E5483">
            <w:r>
              <w:rPr>
                <w:rFonts w:hint="eastAsia"/>
              </w:rPr>
              <w:t>2)</w:t>
            </w:r>
            <w:r>
              <w:t xml:space="preserve"> 3.6.2 </w:t>
            </w:r>
            <w:r>
              <w:rPr>
                <w:rFonts w:hint="eastAsia"/>
              </w:rPr>
              <w:t>增加充电桩充电功率写入测点（</w:t>
            </w:r>
            <w:r>
              <w:rPr>
                <w:rFonts w:hint="eastAsia"/>
              </w:rPr>
              <w:t>M</w:t>
            </w:r>
            <w:r>
              <w:t xml:space="preserve">14A </w:t>
            </w:r>
            <w:r>
              <w:rPr>
                <w:rFonts w:hint="eastAsia"/>
              </w:rPr>
              <w:t>小盒子写入使用）</w:t>
            </w:r>
          </w:p>
          <w:p w14:paraId="0F388DB3" w14:textId="28480636" w:rsidR="00D573FA" w:rsidRDefault="00D573FA" w:rsidP="008E5483">
            <w:r>
              <w:rPr>
                <w:rFonts w:hint="eastAsia"/>
              </w:rPr>
              <w:t>3</w:t>
            </w:r>
            <w:r>
              <w:t xml:space="preserve">) 3.6.2 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Link</w:t>
            </w:r>
            <w:r>
              <w:t xml:space="preserve">mate </w:t>
            </w:r>
            <w:r>
              <w:rPr>
                <w:rFonts w:hint="eastAsia"/>
              </w:rPr>
              <w:t>及充电桩设备信息</w:t>
            </w:r>
          </w:p>
          <w:p w14:paraId="47CC0CFA" w14:textId="59D39FC2" w:rsidR="00216403" w:rsidRPr="00216403" w:rsidRDefault="00D573FA" w:rsidP="008E5483">
            <w:r>
              <w:t>4</w:t>
            </w:r>
            <w:r w:rsidR="00216403">
              <w:rPr>
                <w:rFonts w:hint="eastAsia"/>
              </w:rPr>
              <w:t>)</w:t>
            </w:r>
            <w:r w:rsidR="00216403">
              <w:t xml:space="preserve"> 3.7 </w:t>
            </w:r>
            <w:r w:rsidR="00216403">
              <w:rPr>
                <w:rFonts w:hint="eastAsia"/>
              </w:rPr>
              <w:t>增加</w:t>
            </w:r>
            <w:r w:rsidR="00216403">
              <w:rPr>
                <w:rFonts w:hint="eastAsia"/>
              </w:rPr>
              <w:t>0x</w:t>
            </w:r>
            <w:r w:rsidR="00216403">
              <w:t xml:space="preserve">0F50 </w:t>
            </w:r>
            <w:r w:rsidR="00216403">
              <w:rPr>
                <w:rFonts w:hint="eastAsia"/>
              </w:rPr>
              <w:t>采集棒</w:t>
            </w:r>
            <w:r w:rsidR="00216403">
              <w:rPr>
                <w:rFonts w:hint="eastAsia"/>
              </w:rPr>
              <w:t>modbus</w:t>
            </w:r>
            <w:r w:rsidR="00216403">
              <w:t xml:space="preserve"> TCP</w:t>
            </w:r>
            <w:r w:rsidR="00216403">
              <w:rPr>
                <w:rFonts w:hint="eastAsia"/>
              </w:rPr>
              <w:t>功能开关寄存器。</w:t>
            </w:r>
          </w:p>
        </w:tc>
        <w:tc>
          <w:tcPr>
            <w:tcW w:w="1604" w:type="dxa"/>
          </w:tcPr>
          <w:p w14:paraId="7A1AA8E9" w14:textId="6966C1F1" w:rsidR="005C110F" w:rsidRDefault="00216403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王兆远</w:t>
            </w:r>
          </w:p>
        </w:tc>
      </w:tr>
      <w:tr w:rsidR="008D27E7" w:rsidRPr="00AA699A" w14:paraId="66B4BA7F" w14:textId="77777777" w:rsidTr="001C2B13">
        <w:trPr>
          <w:trHeight w:val="70"/>
          <w:jc w:val="center"/>
        </w:trPr>
        <w:tc>
          <w:tcPr>
            <w:tcW w:w="1278" w:type="dxa"/>
          </w:tcPr>
          <w:p w14:paraId="647C1E54" w14:textId="032A9920" w:rsidR="008D27E7" w:rsidRDefault="008D27E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026/03/30</w:t>
            </w:r>
          </w:p>
        </w:tc>
        <w:tc>
          <w:tcPr>
            <w:tcW w:w="914" w:type="dxa"/>
          </w:tcPr>
          <w:p w14:paraId="08A46F3C" w14:textId="569BBEDA" w:rsidR="008D27E7" w:rsidRDefault="008D27E7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.63</w:t>
            </w:r>
          </w:p>
        </w:tc>
        <w:tc>
          <w:tcPr>
            <w:tcW w:w="1542" w:type="dxa"/>
          </w:tcPr>
          <w:p w14:paraId="274C07CC" w14:textId="13FD4C22" w:rsidR="008D27E7" w:rsidRDefault="008D27E7" w:rsidP="003A15CC">
            <w:pPr>
              <w:jc w:val="center"/>
            </w:pPr>
            <w:r>
              <w:rPr>
                <w:rFonts w:hint="eastAsia"/>
              </w:rPr>
              <w:t>3</w:t>
            </w:r>
            <w:r>
              <w:t>.7</w:t>
            </w:r>
          </w:p>
        </w:tc>
        <w:tc>
          <w:tcPr>
            <w:tcW w:w="4013" w:type="dxa"/>
          </w:tcPr>
          <w:p w14:paraId="2AD3DD06" w14:textId="10880C6C" w:rsidR="008D27E7" w:rsidRDefault="008D27E7" w:rsidP="008E5483">
            <w:r>
              <w:rPr>
                <w:rFonts w:hint="eastAsia"/>
              </w:rPr>
              <w:t>1</w:t>
            </w:r>
            <w:r>
              <w:t xml:space="preserve">) 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M</w:t>
            </w:r>
            <w:r>
              <w:t>14A</w:t>
            </w:r>
            <w:r>
              <w:rPr>
                <w:rFonts w:hint="eastAsia"/>
              </w:rPr>
              <w:t>通讯状态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0F51</w:t>
            </w:r>
          </w:p>
        </w:tc>
        <w:tc>
          <w:tcPr>
            <w:tcW w:w="1604" w:type="dxa"/>
          </w:tcPr>
          <w:p w14:paraId="1CD306B3" w14:textId="144BD75C" w:rsidR="008D27E7" w:rsidRDefault="008D27E7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王兆远</w:t>
            </w:r>
          </w:p>
        </w:tc>
      </w:tr>
      <w:tr w:rsidR="00DB0E60" w:rsidRPr="00AA699A" w14:paraId="39BB95D6" w14:textId="77777777" w:rsidTr="001C2B13">
        <w:trPr>
          <w:trHeight w:val="70"/>
          <w:jc w:val="center"/>
        </w:trPr>
        <w:tc>
          <w:tcPr>
            <w:tcW w:w="1278" w:type="dxa"/>
          </w:tcPr>
          <w:p w14:paraId="4BA9EB19" w14:textId="3DC2C26B" w:rsidR="00DB0E60" w:rsidRDefault="00DB0E6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026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color w:val="000000" w:themeColor="text1"/>
              </w:rPr>
              <w:t>04/28</w:t>
            </w:r>
          </w:p>
        </w:tc>
        <w:tc>
          <w:tcPr>
            <w:tcW w:w="914" w:type="dxa"/>
          </w:tcPr>
          <w:p w14:paraId="50ACF0E1" w14:textId="1D4BA489" w:rsidR="00DB0E60" w:rsidRDefault="00DB0E60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.64</w:t>
            </w:r>
          </w:p>
        </w:tc>
        <w:tc>
          <w:tcPr>
            <w:tcW w:w="1542" w:type="dxa"/>
          </w:tcPr>
          <w:p w14:paraId="15A1B691" w14:textId="71426E51" w:rsidR="00DB0E60" w:rsidRDefault="00DB0E60" w:rsidP="003A15CC">
            <w:pPr>
              <w:jc w:val="center"/>
            </w:pPr>
            <w:r>
              <w:rPr>
                <w:rFonts w:hint="eastAsia"/>
              </w:rPr>
              <w:t>3</w:t>
            </w:r>
            <w:r>
              <w:t>.6.2</w:t>
            </w:r>
          </w:p>
        </w:tc>
        <w:tc>
          <w:tcPr>
            <w:tcW w:w="4013" w:type="dxa"/>
          </w:tcPr>
          <w:p w14:paraId="77E58F72" w14:textId="75EB099D" w:rsidR="00DB0E60" w:rsidRDefault="00DB0E60" w:rsidP="008E5483">
            <w:r>
              <w:rPr>
                <w:rFonts w:hint="eastAsia"/>
              </w:rPr>
              <w:t>1</w:t>
            </w:r>
            <w:r>
              <w:t>)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2</w:t>
            </w:r>
            <w:r>
              <w:t>4</w:t>
            </w:r>
            <w:r>
              <w:rPr>
                <w:rFonts w:hint="eastAsia"/>
              </w:rPr>
              <w:t>个时间卡片中的充放电截止</w:t>
            </w:r>
            <w:r>
              <w:rPr>
                <w:rFonts w:hint="eastAsia"/>
              </w:rPr>
              <w:t>so</w:t>
            </w:r>
            <w:r>
              <w:t>c</w:t>
            </w:r>
            <w:r>
              <w:rPr>
                <w:rFonts w:hint="eastAsia"/>
              </w:rPr>
              <w:t>数据</w:t>
            </w:r>
          </w:p>
        </w:tc>
        <w:tc>
          <w:tcPr>
            <w:tcW w:w="1604" w:type="dxa"/>
          </w:tcPr>
          <w:p w14:paraId="3CBD0026" w14:textId="06528FD9" w:rsidR="00DB0E60" w:rsidRDefault="00DB0E60" w:rsidP="003A15C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王兆远</w:t>
            </w:r>
          </w:p>
        </w:tc>
      </w:tr>
      <w:tr w:rsidR="003F2C87" w:rsidRPr="00AA699A" w14:paraId="5399FFB5" w14:textId="77777777" w:rsidTr="001C2B13">
        <w:trPr>
          <w:trHeight w:val="70"/>
          <w:jc w:val="center"/>
          <w:ins w:id="67" w:author="Pylon" w:date="2026-05-18T11:09:00Z"/>
        </w:trPr>
        <w:tc>
          <w:tcPr>
            <w:tcW w:w="1278" w:type="dxa"/>
          </w:tcPr>
          <w:p w14:paraId="3426ECF8" w14:textId="42BBA8CC" w:rsidR="003F2C87" w:rsidRDefault="003F2C87">
            <w:pPr>
              <w:rPr>
                <w:ins w:id="68" w:author="Pylon" w:date="2026-05-18T11:09:00Z"/>
                <w:color w:val="000000" w:themeColor="text1"/>
              </w:rPr>
            </w:pPr>
            <w:ins w:id="69" w:author="Pylon" w:date="2026-05-18T11:09:00Z">
              <w:r>
                <w:rPr>
                  <w:rFonts w:hint="eastAsia"/>
                  <w:color w:val="000000" w:themeColor="text1"/>
                </w:rPr>
                <w:t>2</w:t>
              </w:r>
              <w:r>
                <w:rPr>
                  <w:color w:val="000000" w:themeColor="text1"/>
                </w:rPr>
                <w:t>026/05/18</w:t>
              </w:r>
            </w:ins>
          </w:p>
        </w:tc>
        <w:tc>
          <w:tcPr>
            <w:tcW w:w="914" w:type="dxa"/>
          </w:tcPr>
          <w:p w14:paraId="545DA3AF" w14:textId="686C2F89" w:rsidR="003F2C87" w:rsidRDefault="003F2C87" w:rsidP="003A15CC">
            <w:pPr>
              <w:jc w:val="center"/>
              <w:rPr>
                <w:ins w:id="70" w:author="Pylon" w:date="2026-05-18T11:09:00Z"/>
                <w:color w:val="000000" w:themeColor="text1"/>
              </w:rPr>
            </w:pPr>
            <w:ins w:id="71" w:author="Pylon" w:date="2026-05-18T11:09:00Z">
              <w:r>
                <w:rPr>
                  <w:rFonts w:hint="eastAsia"/>
                  <w:color w:val="000000" w:themeColor="text1"/>
                </w:rPr>
                <w:t>1</w:t>
              </w:r>
              <w:r>
                <w:rPr>
                  <w:color w:val="000000" w:themeColor="text1"/>
                </w:rPr>
                <w:t>.65</w:t>
              </w:r>
            </w:ins>
          </w:p>
        </w:tc>
        <w:tc>
          <w:tcPr>
            <w:tcW w:w="1542" w:type="dxa"/>
          </w:tcPr>
          <w:p w14:paraId="275D5641" w14:textId="06B8C804" w:rsidR="003F2C87" w:rsidRDefault="003F2C87" w:rsidP="003A15CC">
            <w:pPr>
              <w:jc w:val="center"/>
              <w:rPr>
                <w:ins w:id="72" w:author="Pylon" w:date="2026-05-18T11:09:00Z"/>
              </w:rPr>
            </w:pPr>
            <w:ins w:id="73" w:author="Pylon" w:date="2026-05-18T11:09:00Z">
              <w:r>
                <w:rPr>
                  <w:rFonts w:hint="eastAsia"/>
                </w:rPr>
                <w:t>3</w:t>
              </w:r>
              <w:r>
                <w:t>.6.2</w:t>
              </w:r>
            </w:ins>
          </w:p>
        </w:tc>
        <w:tc>
          <w:tcPr>
            <w:tcW w:w="4013" w:type="dxa"/>
          </w:tcPr>
          <w:p w14:paraId="42C2C1BF" w14:textId="61E43E74" w:rsidR="003F2C87" w:rsidRDefault="003F2C87" w:rsidP="008E5483">
            <w:pPr>
              <w:rPr>
                <w:ins w:id="74" w:author="Pylon" w:date="2026-05-18T11:09:00Z"/>
              </w:rPr>
            </w:pPr>
            <w:ins w:id="75" w:author="Pylon" w:date="2026-05-18T11:09:00Z">
              <w:r>
                <w:rPr>
                  <w:rFonts w:hint="eastAsia"/>
                </w:rPr>
                <w:t>1</w:t>
              </w:r>
              <w:r>
                <w:t>)</w:t>
              </w:r>
              <w:r>
                <w:rPr>
                  <w:rFonts w:hint="eastAsia"/>
                </w:rPr>
                <w:t>增加</w:t>
              </w:r>
              <w:r>
                <w:rPr>
                  <w:rFonts w:hint="eastAsia"/>
                </w:rPr>
                <w:t>0x</w:t>
              </w:r>
              <w:r>
                <w:t>1E54 M14</w:t>
              </w:r>
              <w:r>
                <w:rPr>
                  <w:rFonts w:hint="eastAsia"/>
                </w:rPr>
                <w:t>A</w:t>
              </w:r>
              <w:r>
                <w:t xml:space="preserve"> </w:t>
              </w:r>
              <w:r>
                <w:rPr>
                  <w:rFonts w:hint="eastAsia"/>
                </w:rPr>
                <w:t>干节点</w:t>
              </w:r>
              <w:r>
                <w:rPr>
                  <w:rFonts w:hint="eastAsia"/>
                </w:rPr>
                <w:t>RCR</w:t>
              </w:r>
              <w:r>
                <w:rPr>
                  <w:rFonts w:hint="eastAsia"/>
                </w:rPr>
                <w:t>策略使能状态</w:t>
              </w:r>
            </w:ins>
          </w:p>
        </w:tc>
        <w:tc>
          <w:tcPr>
            <w:tcW w:w="1604" w:type="dxa"/>
          </w:tcPr>
          <w:p w14:paraId="448F96D3" w14:textId="06C22CAB" w:rsidR="003F2C87" w:rsidRDefault="003F2C87" w:rsidP="003A15CC">
            <w:pPr>
              <w:jc w:val="center"/>
              <w:rPr>
                <w:ins w:id="76" w:author="Pylon" w:date="2026-05-18T11:09:00Z"/>
                <w:color w:val="000000" w:themeColor="text1"/>
              </w:rPr>
            </w:pPr>
            <w:ins w:id="77" w:author="Pylon" w:date="2026-05-18T11:09:00Z">
              <w:r>
                <w:rPr>
                  <w:rFonts w:hint="eastAsia"/>
                  <w:color w:val="000000" w:themeColor="text1"/>
                </w:rPr>
                <w:t>王</w:t>
              </w:r>
            </w:ins>
            <w:ins w:id="78" w:author="Pylon" w:date="2026-05-18T11:10:00Z">
              <w:r>
                <w:rPr>
                  <w:rFonts w:hint="eastAsia"/>
                  <w:color w:val="000000" w:themeColor="text1"/>
                </w:rPr>
                <w:t>兆远</w:t>
              </w:r>
            </w:ins>
          </w:p>
        </w:tc>
      </w:tr>
      <w:tr w:rsidR="003E57AB" w:rsidRPr="00AA699A" w14:paraId="21EFF9F6" w14:textId="77777777" w:rsidTr="001C2B13">
        <w:trPr>
          <w:trHeight w:val="70"/>
          <w:jc w:val="center"/>
          <w:ins w:id="79" w:author="Pylon" w:date="2026-05-22T11:11:00Z"/>
        </w:trPr>
        <w:tc>
          <w:tcPr>
            <w:tcW w:w="1278" w:type="dxa"/>
          </w:tcPr>
          <w:p w14:paraId="6726D090" w14:textId="43CE6B74" w:rsidR="003E57AB" w:rsidRDefault="003E57AB">
            <w:pPr>
              <w:rPr>
                <w:ins w:id="80" w:author="Pylon" w:date="2026-05-22T11:11:00Z"/>
                <w:color w:val="000000" w:themeColor="text1"/>
              </w:rPr>
            </w:pPr>
            <w:ins w:id="81" w:author="Pylon" w:date="2026-05-22T11:11:00Z">
              <w:r>
                <w:rPr>
                  <w:rFonts w:hint="eastAsia"/>
                  <w:color w:val="000000" w:themeColor="text1"/>
                </w:rPr>
                <w:t>2</w:t>
              </w:r>
              <w:r>
                <w:rPr>
                  <w:color w:val="000000" w:themeColor="text1"/>
                </w:rPr>
                <w:t>026/</w:t>
              </w:r>
            </w:ins>
            <w:ins w:id="82" w:author="Pylon" w:date="2026-05-22T11:12:00Z">
              <w:r>
                <w:rPr>
                  <w:color w:val="000000" w:themeColor="text1"/>
                </w:rPr>
                <w:t>05/22</w:t>
              </w:r>
            </w:ins>
          </w:p>
        </w:tc>
        <w:tc>
          <w:tcPr>
            <w:tcW w:w="914" w:type="dxa"/>
          </w:tcPr>
          <w:p w14:paraId="571C1FCB" w14:textId="3D8BC0EC" w:rsidR="003E57AB" w:rsidRDefault="003E57AB" w:rsidP="003A15CC">
            <w:pPr>
              <w:jc w:val="center"/>
              <w:rPr>
                <w:ins w:id="83" w:author="Pylon" w:date="2026-05-22T11:11:00Z"/>
                <w:color w:val="000000" w:themeColor="text1"/>
              </w:rPr>
            </w:pPr>
            <w:ins w:id="84" w:author="Pylon" w:date="2026-05-22T11:12:00Z">
              <w:r>
                <w:rPr>
                  <w:rFonts w:hint="eastAsia"/>
                  <w:color w:val="000000" w:themeColor="text1"/>
                </w:rPr>
                <w:t>1</w:t>
              </w:r>
              <w:r>
                <w:rPr>
                  <w:color w:val="000000" w:themeColor="text1"/>
                </w:rPr>
                <w:t>.66</w:t>
              </w:r>
            </w:ins>
          </w:p>
        </w:tc>
        <w:tc>
          <w:tcPr>
            <w:tcW w:w="1542" w:type="dxa"/>
          </w:tcPr>
          <w:p w14:paraId="6CFC95C5" w14:textId="3A5FBF94" w:rsidR="003E57AB" w:rsidRDefault="003E57AB" w:rsidP="003A15CC">
            <w:pPr>
              <w:jc w:val="center"/>
              <w:rPr>
                <w:ins w:id="85" w:author="Pylon" w:date="2026-05-22T11:11:00Z"/>
              </w:rPr>
            </w:pPr>
            <w:ins w:id="86" w:author="Pylon" w:date="2026-05-22T11:12:00Z">
              <w:r>
                <w:rPr>
                  <w:rFonts w:hint="eastAsia"/>
                </w:rPr>
                <w:t>3</w:t>
              </w:r>
              <w:r>
                <w:t>.6.1</w:t>
              </w:r>
            </w:ins>
          </w:p>
        </w:tc>
        <w:tc>
          <w:tcPr>
            <w:tcW w:w="4013" w:type="dxa"/>
          </w:tcPr>
          <w:p w14:paraId="310A9D67" w14:textId="61E1F112" w:rsidR="003E57AB" w:rsidRDefault="003E57AB" w:rsidP="008E5483">
            <w:pPr>
              <w:rPr>
                <w:ins w:id="87" w:author="Pylon" w:date="2026-05-22T11:11:00Z"/>
              </w:rPr>
            </w:pPr>
            <w:ins w:id="88" w:author="Pylon" w:date="2026-05-22T11:12:00Z">
              <w:r>
                <w:rPr>
                  <w:rFonts w:hint="eastAsia"/>
                </w:rPr>
                <w:t>1</w:t>
              </w:r>
              <w:r>
                <w:t>)</w:t>
              </w:r>
              <w:r>
                <w:rPr>
                  <w:rFonts w:hint="eastAsia"/>
                </w:rPr>
                <w:t>增加并机系统</w:t>
              </w:r>
              <w:r>
                <w:rPr>
                  <w:rFonts w:hint="eastAsia"/>
                </w:rPr>
                <w:t>ACC</w:t>
              </w:r>
              <w:r>
                <w:rPr>
                  <w:rFonts w:hint="eastAsia"/>
                </w:rPr>
                <w:t>发电量</w:t>
              </w:r>
            </w:ins>
          </w:p>
        </w:tc>
        <w:tc>
          <w:tcPr>
            <w:tcW w:w="1604" w:type="dxa"/>
          </w:tcPr>
          <w:p w14:paraId="7F45558D" w14:textId="4A8F9CCE" w:rsidR="003E57AB" w:rsidRDefault="003E57AB" w:rsidP="003A15CC">
            <w:pPr>
              <w:jc w:val="center"/>
              <w:rPr>
                <w:ins w:id="89" w:author="Pylon" w:date="2026-05-22T11:11:00Z"/>
                <w:color w:val="000000" w:themeColor="text1"/>
              </w:rPr>
            </w:pPr>
            <w:ins w:id="90" w:author="Pylon" w:date="2026-05-22T11:12:00Z">
              <w:r>
                <w:rPr>
                  <w:rFonts w:hint="eastAsia"/>
                  <w:color w:val="000000" w:themeColor="text1"/>
                </w:rPr>
                <w:t>王兆远</w:t>
              </w:r>
            </w:ins>
          </w:p>
        </w:tc>
      </w:tr>
      <w:tr w:rsidR="00BF2C50" w:rsidRPr="00AA699A" w14:paraId="1D0A4839" w14:textId="77777777" w:rsidTr="001C2B13">
        <w:trPr>
          <w:trHeight w:val="70"/>
          <w:jc w:val="center"/>
          <w:ins w:id="91" w:author="Pylon" w:date="2026-07-21T16:03:00Z"/>
        </w:trPr>
        <w:tc>
          <w:tcPr>
            <w:tcW w:w="1278" w:type="dxa"/>
          </w:tcPr>
          <w:p w14:paraId="6AB45E6F" w14:textId="65E44FAF" w:rsidR="00BF2C50" w:rsidRDefault="00BF2C50">
            <w:pPr>
              <w:rPr>
                <w:ins w:id="92" w:author="Pylon" w:date="2026-07-21T16:03:00Z"/>
                <w:color w:val="000000" w:themeColor="text1"/>
              </w:rPr>
            </w:pPr>
            <w:ins w:id="93" w:author="Pylon" w:date="2026-07-21T16:04:00Z">
              <w:r>
                <w:rPr>
                  <w:rFonts w:hint="eastAsia"/>
                  <w:color w:val="000000" w:themeColor="text1"/>
                </w:rPr>
                <w:t>2</w:t>
              </w:r>
              <w:r>
                <w:rPr>
                  <w:color w:val="000000" w:themeColor="text1"/>
                </w:rPr>
                <w:t>026</w:t>
              </w:r>
              <w:r>
                <w:rPr>
                  <w:rFonts w:hint="eastAsia"/>
                  <w:color w:val="000000" w:themeColor="text1"/>
                </w:rPr>
                <w:t>/</w:t>
              </w:r>
              <w:r>
                <w:rPr>
                  <w:color w:val="000000" w:themeColor="text1"/>
                </w:rPr>
                <w:t>07/21</w:t>
              </w:r>
            </w:ins>
          </w:p>
        </w:tc>
        <w:tc>
          <w:tcPr>
            <w:tcW w:w="914" w:type="dxa"/>
          </w:tcPr>
          <w:p w14:paraId="2497ABC2" w14:textId="0FF9C28F" w:rsidR="00BF2C50" w:rsidRDefault="00BF2C50" w:rsidP="003A15CC">
            <w:pPr>
              <w:jc w:val="center"/>
              <w:rPr>
                <w:ins w:id="94" w:author="Pylon" w:date="2026-07-21T16:03:00Z"/>
                <w:color w:val="000000" w:themeColor="text1"/>
              </w:rPr>
            </w:pPr>
            <w:ins w:id="95" w:author="Pylon" w:date="2026-07-21T16:04:00Z">
              <w:r>
                <w:rPr>
                  <w:rFonts w:hint="eastAsia"/>
                  <w:color w:val="000000" w:themeColor="text1"/>
                </w:rPr>
                <w:t>1</w:t>
              </w:r>
              <w:r>
                <w:rPr>
                  <w:color w:val="000000" w:themeColor="text1"/>
                </w:rPr>
                <w:t>.67</w:t>
              </w:r>
            </w:ins>
          </w:p>
        </w:tc>
        <w:tc>
          <w:tcPr>
            <w:tcW w:w="1542" w:type="dxa"/>
          </w:tcPr>
          <w:p w14:paraId="5BBE459F" w14:textId="77777777" w:rsidR="00BF2C50" w:rsidRDefault="00BF2C50" w:rsidP="003A15CC">
            <w:pPr>
              <w:jc w:val="center"/>
              <w:rPr>
                <w:ins w:id="96" w:author="Pylon" w:date="2026-07-21T16:04:00Z"/>
              </w:rPr>
            </w:pPr>
            <w:ins w:id="97" w:author="Pylon" w:date="2026-07-21T16:04:00Z">
              <w:r>
                <w:rPr>
                  <w:rFonts w:hint="eastAsia"/>
                </w:rPr>
                <w:t>3</w:t>
              </w:r>
              <w:r>
                <w:t>.5</w:t>
              </w:r>
            </w:ins>
          </w:p>
          <w:p w14:paraId="5601B8A6" w14:textId="77777777" w:rsidR="00BF2C50" w:rsidRDefault="00BF2C50" w:rsidP="003A15CC">
            <w:pPr>
              <w:jc w:val="center"/>
              <w:rPr>
                <w:ins w:id="98" w:author="Pylon" w:date="2026-07-21T16:04:00Z"/>
              </w:rPr>
            </w:pPr>
            <w:ins w:id="99" w:author="Pylon" w:date="2026-07-21T16:04:00Z">
              <w:r>
                <w:t>3.6.2</w:t>
              </w:r>
            </w:ins>
          </w:p>
          <w:p w14:paraId="69A4E660" w14:textId="7A213394" w:rsidR="00BF2C50" w:rsidRDefault="00BF2C50" w:rsidP="003A15CC">
            <w:pPr>
              <w:jc w:val="center"/>
              <w:rPr>
                <w:ins w:id="100" w:author="Pylon" w:date="2026-07-21T16:03:00Z"/>
              </w:rPr>
            </w:pPr>
            <w:ins w:id="101" w:author="Pylon" w:date="2026-07-21T16:04:00Z">
              <w:r>
                <w:t>3.9</w:t>
              </w:r>
            </w:ins>
          </w:p>
        </w:tc>
        <w:tc>
          <w:tcPr>
            <w:tcW w:w="4013" w:type="dxa"/>
          </w:tcPr>
          <w:p w14:paraId="70D691FB" w14:textId="77777777" w:rsidR="00BF2C50" w:rsidRDefault="00BF2C50" w:rsidP="008E5483">
            <w:pPr>
              <w:rPr>
                <w:ins w:id="102" w:author="Pylon" w:date="2026-07-21T16:05:00Z"/>
              </w:rPr>
            </w:pPr>
            <w:ins w:id="103" w:author="Pylon" w:date="2026-07-21T16:04:00Z">
              <w:r>
                <w:rPr>
                  <w:rFonts w:hint="eastAsia"/>
                </w:rPr>
                <w:t>1</w:t>
              </w:r>
              <w:r>
                <w:t>)</w:t>
              </w:r>
              <w:r>
                <w:rPr>
                  <w:rFonts w:hint="eastAsia"/>
                </w:rPr>
                <w:t>增加目标</w:t>
              </w:r>
              <w:r>
                <w:rPr>
                  <w:rFonts w:hint="eastAsia"/>
                </w:rPr>
                <w:t>soc</w:t>
              </w:r>
              <w:r>
                <w:rPr>
                  <w:rFonts w:hint="eastAsia"/>
                </w:rPr>
                <w:t>使能、目标</w:t>
              </w:r>
              <w:r>
                <w:rPr>
                  <w:rFonts w:hint="eastAsia"/>
                </w:rPr>
                <w:t>soc</w:t>
              </w:r>
            </w:ins>
            <w:ins w:id="104" w:author="Pylon" w:date="2026-07-21T16:05:00Z">
              <w:r>
                <w:rPr>
                  <w:rFonts w:hint="eastAsia"/>
                </w:rPr>
                <w:t>到达时间。</w:t>
              </w:r>
            </w:ins>
          </w:p>
          <w:p w14:paraId="5DA0283F" w14:textId="77777777" w:rsidR="00BF2C50" w:rsidRDefault="00BF2C50" w:rsidP="008E5483">
            <w:pPr>
              <w:rPr>
                <w:ins w:id="105" w:author="Pylon" w:date="2026-07-21T16:05:00Z"/>
              </w:rPr>
            </w:pPr>
            <w:ins w:id="106" w:author="Pylon" w:date="2026-07-21T16:05:00Z">
              <w:r>
                <w:rPr>
                  <w:rFonts w:hint="eastAsia"/>
                </w:rPr>
                <w:t>2)</w:t>
              </w:r>
              <w:r>
                <w:rPr>
                  <w:rFonts w:hint="eastAsia"/>
                </w:rPr>
                <w:t>增加</w:t>
              </w:r>
              <w:r>
                <w:rPr>
                  <w:rFonts w:hint="eastAsia"/>
                </w:rPr>
                <w:t>0x</w:t>
              </w:r>
              <w:r>
                <w:t>0406,0x0506,0x0107</w:t>
              </w:r>
              <w:r>
                <w:rPr>
                  <w:rFonts w:hint="eastAsia"/>
                </w:rPr>
                <w:t xml:space="preserve"> BMS</w:t>
              </w:r>
              <w:r>
                <w:t xml:space="preserve"> mode</w:t>
              </w:r>
            </w:ins>
          </w:p>
          <w:p w14:paraId="7626D3DA" w14:textId="6B99AE96" w:rsidR="00BF2C50" w:rsidRDefault="00BF2C50" w:rsidP="008E5483">
            <w:pPr>
              <w:rPr>
                <w:ins w:id="107" w:author="Pylon" w:date="2026-07-21T16:03:00Z"/>
              </w:rPr>
            </w:pPr>
            <w:ins w:id="108" w:author="Pylon" w:date="2026-07-21T16:05:00Z">
              <w:r>
                <w:lastRenderedPageBreak/>
                <w:t xml:space="preserve">3)HEMS </w:t>
              </w:r>
              <w:r>
                <w:rPr>
                  <w:rFonts w:hint="eastAsia"/>
                </w:rPr>
                <w:t>数据增加削峰填谷相关数据</w:t>
              </w:r>
            </w:ins>
          </w:p>
        </w:tc>
        <w:tc>
          <w:tcPr>
            <w:tcW w:w="1604" w:type="dxa"/>
          </w:tcPr>
          <w:p w14:paraId="4A9A5060" w14:textId="15948ED8" w:rsidR="00BF2C50" w:rsidRDefault="00BF2C50" w:rsidP="003A15CC">
            <w:pPr>
              <w:jc w:val="center"/>
              <w:rPr>
                <w:ins w:id="109" w:author="Pylon" w:date="2026-07-21T16:03:00Z"/>
                <w:color w:val="000000" w:themeColor="text1"/>
              </w:rPr>
            </w:pPr>
            <w:ins w:id="110" w:author="Pylon" w:date="2026-07-21T16:06:00Z">
              <w:r>
                <w:rPr>
                  <w:rFonts w:hint="eastAsia"/>
                  <w:color w:val="000000" w:themeColor="text1"/>
                </w:rPr>
                <w:lastRenderedPageBreak/>
                <w:t>王兆远</w:t>
              </w:r>
            </w:ins>
          </w:p>
        </w:tc>
      </w:tr>
    </w:tbl>
    <w:p w14:paraId="12A79FB3" w14:textId="78B27E2E" w:rsidR="00406718" w:rsidRPr="00AA699A" w:rsidRDefault="009E75A1">
      <w:r w:rsidRPr="00AA699A">
        <w:lastRenderedPageBreak/>
        <w:br w:type="page"/>
      </w:r>
    </w:p>
    <w:p w14:paraId="43A65BDC" w14:textId="77777777" w:rsidR="00C67C02" w:rsidRPr="00AA699A" w:rsidRDefault="00C67C02" w:rsidP="005B08C3">
      <w:pPr>
        <w:pStyle w:val="2"/>
        <w:numPr>
          <w:ilvl w:val="0"/>
          <w:numId w:val="17"/>
        </w:numPr>
      </w:pPr>
      <w:bookmarkStart w:id="111" w:name="_Toc204328293"/>
      <w:r w:rsidRPr="00AA699A">
        <w:rPr>
          <w:rFonts w:hint="eastAsia"/>
        </w:rPr>
        <w:lastRenderedPageBreak/>
        <w:t>T</w:t>
      </w:r>
      <w:r w:rsidRPr="00AA699A">
        <w:t>ransmission format/</w:t>
      </w:r>
      <w:r w:rsidRPr="00AA699A">
        <w:rPr>
          <w:rFonts w:hint="eastAsia"/>
        </w:rPr>
        <w:t>数据传输格式说明</w:t>
      </w:r>
      <w:bookmarkEnd w:id="111"/>
    </w:p>
    <w:p w14:paraId="601EEBD9" w14:textId="77777777" w:rsidR="00FC7EC0" w:rsidRPr="00AA699A" w:rsidRDefault="00FC7EC0">
      <w:r w:rsidRPr="00AA699A">
        <w:rPr>
          <w:rFonts w:hint="eastAsia"/>
        </w:rPr>
        <w:t>Modbus protocol follow standard, transmission follow RTU mode</w:t>
      </w:r>
      <w:r w:rsidR="000F4FC1" w:rsidRPr="00AA699A">
        <w:t xml:space="preserve"> and Ethernet mode</w:t>
      </w:r>
      <w:r w:rsidRPr="00AA699A">
        <w:rPr>
          <w:rFonts w:hint="eastAsia"/>
        </w:rPr>
        <w:t xml:space="preserve">, hardware terminal, and transmission format as follow: </w:t>
      </w:r>
    </w:p>
    <w:p w14:paraId="1D4AD760" w14:textId="1E47DCA1" w:rsidR="0069638A" w:rsidRPr="00AA699A" w:rsidRDefault="0069638A">
      <w:r w:rsidRPr="00AA699A">
        <w:rPr>
          <w:rFonts w:hint="eastAsia"/>
        </w:rPr>
        <w:t>Modbus</w:t>
      </w:r>
      <w:r w:rsidRPr="00AA699A">
        <w:rPr>
          <w:rFonts w:hint="eastAsia"/>
        </w:rPr>
        <w:t>协议内容</w:t>
      </w:r>
      <w:r w:rsidR="00F60105" w:rsidRPr="00AA699A">
        <w:rPr>
          <w:rFonts w:hint="eastAsia"/>
        </w:rPr>
        <w:t>参照</w:t>
      </w:r>
      <w:r w:rsidRPr="00AA699A">
        <w:rPr>
          <w:rFonts w:hint="eastAsia"/>
        </w:rPr>
        <w:t>标准</w:t>
      </w:r>
      <w:r w:rsidR="00AD2302" w:rsidRPr="00AA699A">
        <w:rPr>
          <w:rFonts w:hint="eastAsia"/>
        </w:rPr>
        <w:t>，传输采用</w:t>
      </w:r>
      <w:r w:rsidR="00F60105" w:rsidRPr="00AA699A">
        <w:rPr>
          <w:rFonts w:hint="eastAsia"/>
        </w:rPr>
        <w:t>RTU</w:t>
      </w:r>
      <w:r w:rsidR="00F60105" w:rsidRPr="00AA699A">
        <w:rPr>
          <w:rFonts w:hint="eastAsia"/>
        </w:rPr>
        <w:t>模式</w:t>
      </w:r>
      <w:r w:rsidR="000F4FC1" w:rsidRPr="00AA699A">
        <w:rPr>
          <w:rFonts w:hint="eastAsia"/>
        </w:rPr>
        <w:t>和</w:t>
      </w:r>
      <w:r w:rsidR="000F4FC1" w:rsidRPr="00AA699A">
        <w:rPr>
          <w:rFonts w:hint="eastAsia"/>
        </w:rPr>
        <w:t>Ethernet</w:t>
      </w:r>
      <w:r w:rsidR="000F4FC1" w:rsidRPr="00AA699A">
        <w:t xml:space="preserve"> </w:t>
      </w:r>
      <w:r w:rsidR="000F4FC1" w:rsidRPr="00AA699A">
        <w:rPr>
          <w:rFonts w:hint="eastAsia"/>
        </w:rPr>
        <w:t>TCP</w:t>
      </w:r>
      <w:r w:rsidR="000F4FC1" w:rsidRPr="00AA699A">
        <w:t xml:space="preserve"> </w:t>
      </w:r>
      <w:r w:rsidR="000F4FC1" w:rsidRPr="00AA699A">
        <w:rPr>
          <w:rFonts w:hint="eastAsia"/>
        </w:rPr>
        <w:t>模式</w:t>
      </w:r>
      <w:r w:rsidR="00F60105" w:rsidRPr="00AA699A">
        <w:rPr>
          <w:rFonts w:hint="eastAsia"/>
        </w:rPr>
        <w:t>，</w:t>
      </w:r>
      <w:r w:rsidR="00372088" w:rsidRPr="00AA699A">
        <w:rPr>
          <w:rFonts w:hint="eastAsia"/>
        </w:rPr>
        <w:t>硬件接口，及传输格式如下：</w:t>
      </w:r>
    </w:p>
    <w:p w14:paraId="5B3534CC" w14:textId="77777777" w:rsidR="007774C1" w:rsidRPr="00AA699A" w:rsidRDefault="007774C1" w:rsidP="00550262">
      <w:pPr>
        <w:pStyle w:val="3"/>
        <w:numPr>
          <w:ilvl w:val="1"/>
          <w:numId w:val="21"/>
        </w:numPr>
        <w:rPr>
          <w:sz w:val="24"/>
        </w:rPr>
      </w:pPr>
      <w:bookmarkStart w:id="112" w:name="_Toc204328294"/>
      <w:r w:rsidRPr="00AA699A">
        <w:rPr>
          <w:rFonts w:hint="eastAsia"/>
          <w:sz w:val="24"/>
        </w:rPr>
        <w:t>R</w:t>
      </w:r>
      <w:r w:rsidRPr="00AA699A">
        <w:rPr>
          <w:sz w:val="24"/>
        </w:rPr>
        <w:t>TU datagram</w:t>
      </w:r>
      <w:bookmarkEnd w:id="112"/>
    </w:p>
    <w:p w14:paraId="2337556C" w14:textId="77777777" w:rsidR="0069638A" w:rsidRPr="00AA699A" w:rsidRDefault="00FC7EC0" w:rsidP="007774C1">
      <w:pPr>
        <w:pStyle w:val="a4"/>
        <w:ind w:left="420"/>
      </w:pPr>
      <w:r w:rsidRPr="00AA699A">
        <w:rPr>
          <w:rFonts w:hint="eastAsia"/>
        </w:rPr>
        <w:t>Terminal</w:t>
      </w:r>
      <w:r w:rsidR="000F4FC1" w:rsidRPr="00AA699A">
        <w:t>/</w:t>
      </w:r>
      <w:r w:rsidRPr="00AA699A">
        <w:rPr>
          <w:rFonts w:hint="eastAsia"/>
        </w:rPr>
        <w:t xml:space="preserve"> </w:t>
      </w:r>
      <w:r w:rsidR="0069638A" w:rsidRPr="00AA699A">
        <w:rPr>
          <w:rFonts w:hint="eastAsia"/>
        </w:rPr>
        <w:t>接口：</w:t>
      </w:r>
      <w:r w:rsidR="0069638A" w:rsidRPr="00AA699A">
        <w:rPr>
          <w:rFonts w:hint="eastAsia"/>
        </w:rPr>
        <w:t>RS485</w:t>
      </w:r>
    </w:p>
    <w:p w14:paraId="1CD4C583" w14:textId="2AA86612" w:rsidR="00FC7EC0" w:rsidRPr="00AA699A" w:rsidRDefault="00FC7EC0">
      <w:r w:rsidRPr="00AA699A">
        <w:rPr>
          <w:rFonts w:hint="eastAsia"/>
        </w:rPr>
        <w:t>Speed: 9600bps</w:t>
      </w:r>
      <w:r w:rsidR="00766A0E" w:rsidRPr="00AA699A">
        <w:rPr>
          <w:rFonts w:hint="eastAsia"/>
        </w:rPr>
        <w:t>/</w:t>
      </w:r>
      <w:r w:rsidR="00766A0E" w:rsidRPr="00AA699A">
        <w:t>115200bps</w:t>
      </w:r>
      <w:r w:rsidRPr="00AA699A">
        <w:rPr>
          <w:rFonts w:hint="eastAsia"/>
        </w:rPr>
        <w:t xml:space="preserve">, 8bit data bit, 1 stop bit, </w:t>
      </w:r>
      <w:r w:rsidR="00933E70" w:rsidRPr="00AA699A">
        <w:rPr>
          <w:rFonts w:hint="eastAsia"/>
        </w:rPr>
        <w:t xml:space="preserve">no </w:t>
      </w:r>
      <w:r w:rsidRPr="00AA699A">
        <w:rPr>
          <w:rFonts w:hint="eastAsia"/>
        </w:rPr>
        <w:t>parity bit.</w:t>
      </w:r>
    </w:p>
    <w:p w14:paraId="29A9EBB0" w14:textId="69832F39" w:rsidR="003F78EF" w:rsidRPr="00AA699A" w:rsidRDefault="0069638A">
      <w:r w:rsidRPr="00AA699A">
        <w:rPr>
          <w:rFonts w:hint="eastAsia"/>
        </w:rPr>
        <w:t>速率：</w:t>
      </w:r>
      <w:bookmarkStart w:id="113" w:name="OLE_LINK1"/>
      <w:bookmarkStart w:id="114" w:name="OLE_LINK2"/>
      <w:r w:rsidRPr="00AA699A">
        <w:rPr>
          <w:rFonts w:hint="eastAsia"/>
        </w:rPr>
        <w:t>9600bps</w:t>
      </w:r>
      <w:r w:rsidR="00F8695C" w:rsidRPr="00AA699A">
        <w:rPr>
          <w:rFonts w:hint="eastAsia"/>
        </w:rPr>
        <w:t>/</w:t>
      </w:r>
      <w:r w:rsidR="00F8695C" w:rsidRPr="00AA699A">
        <w:t>115200bps</w:t>
      </w:r>
      <w:r w:rsidRPr="00AA699A">
        <w:rPr>
          <w:rFonts w:hint="eastAsia"/>
        </w:rPr>
        <w:t>，</w:t>
      </w:r>
      <w:r w:rsidRPr="00AA699A">
        <w:rPr>
          <w:rFonts w:hint="eastAsia"/>
        </w:rPr>
        <w:t>8bit</w:t>
      </w:r>
      <w:bookmarkEnd w:id="113"/>
      <w:bookmarkEnd w:id="114"/>
      <w:r w:rsidR="004041F3" w:rsidRPr="00AA699A">
        <w:rPr>
          <w:rFonts w:hint="eastAsia"/>
        </w:rPr>
        <w:t>数据位</w:t>
      </w:r>
      <w:r w:rsidRPr="00AA699A">
        <w:rPr>
          <w:rFonts w:hint="eastAsia"/>
        </w:rPr>
        <w:t>，</w:t>
      </w:r>
      <w:r w:rsidR="004041F3" w:rsidRPr="00AA699A">
        <w:rPr>
          <w:rFonts w:hint="eastAsia"/>
        </w:rPr>
        <w:t>1</w:t>
      </w:r>
      <w:r w:rsidR="004041F3" w:rsidRPr="00AA699A">
        <w:rPr>
          <w:rFonts w:hint="eastAsia"/>
        </w:rPr>
        <w:t>个停止位，</w:t>
      </w:r>
      <w:r w:rsidRPr="00AA699A">
        <w:rPr>
          <w:rFonts w:hint="eastAsia"/>
        </w:rPr>
        <w:t>无校验位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134"/>
      </w:tblGrid>
      <w:tr w:rsidR="00703701" w:rsidRPr="00AA699A" w14:paraId="4564C305" w14:textId="77777777" w:rsidTr="000F4FC1">
        <w:trPr>
          <w:trHeight w:val="276"/>
          <w:jc w:val="center"/>
        </w:trPr>
        <w:tc>
          <w:tcPr>
            <w:tcW w:w="6062" w:type="dxa"/>
            <w:gridSpan w:val="4"/>
          </w:tcPr>
          <w:p w14:paraId="76C38225" w14:textId="77777777" w:rsidR="000F4FC1" w:rsidRPr="00AA699A" w:rsidRDefault="000F4FC1" w:rsidP="00CA41F3">
            <w:pPr>
              <w:jc w:val="center"/>
            </w:pPr>
            <w:r w:rsidRPr="00AA699A">
              <w:rPr>
                <w:rFonts w:hint="eastAsia"/>
              </w:rPr>
              <w:t>ADU</w:t>
            </w:r>
          </w:p>
        </w:tc>
      </w:tr>
      <w:tr w:rsidR="00703701" w:rsidRPr="00AA699A" w14:paraId="6A419B7D" w14:textId="77777777" w:rsidTr="000F4FC1">
        <w:trPr>
          <w:trHeight w:val="276"/>
          <w:jc w:val="center"/>
        </w:trPr>
        <w:tc>
          <w:tcPr>
            <w:tcW w:w="1526" w:type="dxa"/>
          </w:tcPr>
          <w:p w14:paraId="459A8124" w14:textId="77777777" w:rsidR="000F4FC1" w:rsidRPr="00AA699A" w:rsidRDefault="000F4FC1" w:rsidP="00CA41F3"/>
        </w:tc>
        <w:tc>
          <w:tcPr>
            <w:tcW w:w="3402" w:type="dxa"/>
            <w:gridSpan w:val="2"/>
          </w:tcPr>
          <w:p w14:paraId="53591240" w14:textId="77777777" w:rsidR="000F4FC1" w:rsidRPr="00AA699A" w:rsidRDefault="000F4FC1" w:rsidP="00CA41F3">
            <w:pPr>
              <w:jc w:val="center"/>
            </w:pPr>
            <w:r w:rsidRPr="00AA699A">
              <w:rPr>
                <w:rFonts w:hint="eastAsia"/>
              </w:rPr>
              <w:t>PDU</w:t>
            </w:r>
          </w:p>
        </w:tc>
        <w:tc>
          <w:tcPr>
            <w:tcW w:w="1134" w:type="dxa"/>
          </w:tcPr>
          <w:p w14:paraId="1B1E08BB" w14:textId="77777777" w:rsidR="000F4FC1" w:rsidRPr="00AA699A" w:rsidRDefault="000F4FC1" w:rsidP="00CA41F3"/>
        </w:tc>
      </w:tr>
      <w:tr w:rsidR="00703701" w:rsidRPr="00AA699A" w14:paraId="721F6FC6" w14:textId="77777777" w:rsidTr="000F4FC1">
        <w:trPr>
          <w:trHeight w:val="50"/>
          <w:jc w:val="center"/>
        </w:trPr>
        <w:tc>
          <w:tcPr>
            <w:tcW w:w="1526" w:type="dxa"/>
          </w:tcPr>
          <w:p w14:paraId="71F6F508" w14:textId="77777777" w:rsidR="000F4FC1" w:rsidRPr="00AA699A" w:rsidRDefault="000F4FC1" w:rsidP="00CA41F3">
            <w:r w:rsidRPr="00AA699A">
              <w:t>Address field</w:t>
            </w:r>
            <w:r w:rsidRPr="00AA699A">
              <w:rPr>
                <w:rFonts w:hint="eastAsia"/>
              </w:rPr>
              <w:t>地址域</w:t>
            </w:r>
          </w:p>
        </w:tc>
        <w:tc>
          <w:tcPr>
            <w:tcW w:w="1701" w:type="dxa"/>
          </w:tcPr>
          <w:p w14:paraId="2A231FF4" w14:textId="77777777" w:rsidR="000F4FC1" w:rsidRPr="00AA699A" w:rsidRDefault="000F4FC1" w:rsidP="00CA41F3">
            <w:r w:rsidRPr="00AA699A">
              <w:t>Function code</w:t>
            </w:r>
            <w:r w:rsidRPr="00AA699A">
              <w:rPr>
                <w:rFonts w:hint="eastAsia"/>
              </w:rPr>
              <w:t>功能码</w:t>
            </w:r>
          </w:p>
        </w:tc>
        <w:tc>
          <w:tcPr>
            <w:tcW w:w="1701" w:type="dxa"/>
          </w:tcPr>
          <w:p w14:paraId="208DAAC9" w14:textId="77777777" w:rsidR="000F4FC1" w:rsidRPr="00AA699A" w:rsidRDefault="000F4FC1" w:rsidP="00CA41F3">
            <w:r w:rsidRPr="00AA699A">
              <w:t>Data</w:t>
            </w:r>
          </w:p>
          <w:p w14:paraId="75DD9E02" w14:textId="77777777" w:rsidR="000F4FC1" w:rsidRPr="00AA699A" w:rsidRDefault="000F4FC1" w:rsidP="00CA41F3">
            <w:r w:rsidRPr="00AA699A">
              <w:rPr>
                <w:rFonts w:hint="eastAsia"/>
              </w:rPr>
              <w:t>数据</w:t>
            </w:r>
          </w:p>
        </w:tc>
        <w:tc>
          <w:tcPr>
            <w:tcW w:w="1134" w:type="dxa"/>
          </w:tcPr>
          <w:p w14:paraId="5203AD62" w14:textId="77777777" w:rsidR="000F4FC1" w:rsidRPr="00AA699A" w:rsidRDefault="000F4FC1" w:rsidP="00CA41F3">
            <w:r w:rsidRPr="00AA699A">
              <w:rPr>
                <w:rFonts w:hint="eastAsia"/>
              </w:rPr>
              <w:t>CRC</w:t>
            </w:r>
          </w:p>
        </w:tc>
      </w:tr>
      <w:tr w:rsidR="000F4FC1" w:rsidRPr="00AA699A" w14:paraId="01A358B6" w14:textId="77777777" w:rsidTr="000F4FC1">
        <w:trPr>
          <w:trHeight w:val="50"/>
          <w:jc w:val="center"/>
        </w:trPr>
        <w:tc>
          <w:tcPr>
            <w:tcW w:w="1526" w:type="dxa"/>
          </w:tcPr>
          <w:p w14:paraId="3B1003B4" w14:textId="77777777" w:rsidR="000F4FC1" w:rsidRPr="00AA699A" w:rsidRDefault="000F4FC1" w:rsidP="00CA41F3">
            <w:r w:rsidRPr="00AA699A">
              <w:rPr>
                <w:rFonts w:hint="eastAsia"/>
              </w:rPr>
              <w:t>1 Byte</w:t>
            </w:r>
          </w:p>
        </w:tc>
        <w:tc>
          <w:tcPr>
            <w:tcW w:w="1701" w:type="dxa"/>
          </w:tcPr>
          <w:p w14:paraId="706AE522" w14:textId="77777777" w:rsidR="000F4FC1" w:rsidRPr="00AA699A" w:rsidRDefault="000F4FC1" w:rsidP="00CA41F3">
            <w:r w:rsidRPr="00AA699A">
              <w:rPr>
                <w:rFonts w:hint="eastAsia"/>
              </w:rPr>
              <w:t>1Byte</w:t>
            </w:r>
          </w:p>
        </w:tc>
        <w:tc>
          <w:tcPr>
            <w:tcW w:w="1701" w:type="dxa"/>
          </w:tcPr>
          <w:p w14:paraId="4FE533E6" w14:textId="77777777" w:rsidR="000F4FC1" w:rsidRPr="00AA699A" w:rsidRDefault="000F4FC1" w:rsidP="00CA41F3">
            <w:r w:rsidRPr="00AA699A">
              <w:rPr>
                <w:rFonts w:hint="eastAsia"/>
              </w:rPr>
              <w:t>N Byte</w:t>
            </w:r>
          </w:p>
        </w:tc>
        <w:tc>
          <w:tcPr>
            <w:tcW w:w="1134" w:type="dxa"/>
          </w:tcPr>
          <w:p w14:paraId="2704E3C9" w14:textId="77777777" w:rsidR="000F4FC1" w:rsidRPr="00AA699A" w:rsidRDefault="000F4FC1" w:rsidP="00CA41F3">
            <w:r w:rsidRPr="00AA699A">
              <w:rPr>
                <w:rFonts w:hint="eastAsia"/>
              </w:rPr>
              <w:t>2 Byte</w:t>
            </w:r>
          </w:p>
        </w:tc>
      </w:tr>
    </w:tbl>
    <w:p w14:paraId="728EE48D" w14:textId="77777777" w:rsidR="00DC7640" w:rsidRPr="00AA699A" w:rsidRDefault="00DC7640" w:rsidP="00DC7640">
      <w:pPr>
        <w:pStyle w:val="a4"/>
        <w:ind w:left="420"/>
      </w:pPr>
    </w:p>
    <w:p w14:paraId="6EE2FC64" w14:textId="77777777" w:rsidR="007774C1" w:rsidRPr="00AA699A" w:rsidRDefault="007774C1" w:rsidP="00550262">
      <w:pPr>
        <w:pStyle w:val="3"/>
        <w:numPr>
          <w:ilvl w:val="1"/>
          <w:numId w:val="21"/>
        </w:numPr>
        <w:rPr>
          <w:sz w:val="24"/>
        </w:rPr>
      </w:pPr>
      <w:bookmarkStart w:id="115" w:name="_Toc204328295"/>
      <w:r w:rsidRPr="00AA699A">
        <w:rPr>
          <w:sz w:val="24"/>
        </w:rPr>
        <w:t>TCP datagram</w:t>
      </w:r>
      <w:bookmarkEnd w:id="115"/>
    </w:p>
    <w:p w14:paraId="14F987C9" w14:textId="77777777" w:rsidR="00727329" w:rsidRPr="00AA699A" w:rsidRDefault="00727329" w:rsidP="007774C1">
      <w:pPr>
        <w:pStyle w:val="a4"/>
        <w:ind w:left="420"/>
      </w:pPr>
      <w:r w:rsidRPr="00AA699A">
        <w:t>Slave port number:502</w:t>
      </w:r>
    </w:p>
    <w:p w14:paraId="43DADC72" w14:textId="77777777" w:rsidR="007774C1" w:rsidRPr="00AA699A" w:rsidRDefault="007774C1" w:rsidP="007774C1">
      <w:pPr>
        <w:pStyle w:val="a4"/>
        <w:ind w:left="420"/>
      </w:pPr>
      <w:r w:rsidRPr="00AA699A">
        <w:rPr>
          <w:rFonts w:hint="eastAsia"/>
        </w:rPr>
        <w:t>从机端口号：</w:t>
      </w:r>
      <w:r w:rsidRPr="00AA699A">
        <w:rPr>
          <w:rFonts w:hint="eastAsia"/>
        </w:rPr>
        <w:t>502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1668"/>
        <w:gridCol w:w="1937"/>
      </w:tblGrid>
      <w:tr w:rsidR="00703701" w:rsidRPr="00AA699A" w14:paraId="671A6E1E" w14:textId="77777777" w:rsidTr="006305AF">
        <w:trPr>
          <w:trHeight w:val="233"/>
          <w:jc w:val="center"/>
        </w:trPr>
        <w:tc>
          <w:tcPr>
            <w:tcW w:w="6061" w:type="dxa"/>
            <w:gridSpan w:val="3"/>
          </w:tcPr>
          <w:p w14:paraId="3E47E49F" w14:textId="77777777" w:rsidR="00BF3D37" w:rsidRPr="00AA699A" w:rsidRDefault="00BF3D37" w:rsidP="007B79CC">
            <w:pPr>
              <w:jc w:val="center"/>
            </w:pPr>
            <w:r w:rsidRPr="00AA699A">
              <w:t>ADU</w:t>
            </w:r>
          </w:p>
        </w:tc>
      </w:tr>
      <w:tr w:rsidR="00703701" w:rsidRPr="00AA699A" w14:paraId="3F5E9EF7" w14:textId="77777777" w:rsidTr="006305AF">
        <w:trPr>
          <w:trHeight w:val="233"/>
          <w:jc w:val="center"/>
        </w:trPr>
        <w:tc>
          <w:tcPr>
            <w:tcW w:w="2456" w:type="dxa"/>
          </w:tcPr>
          <w:p w14:paraId="7BFF643D" w14:textId="77777777" w:rsidR="00BF3D37" w:rsidRPr="00AA699A" w:rsidRDefault="00BF3D37" w:rsidP="007B79CC"/>
        </w:tc>
        <w:tc>
          <w:tcPr>
            <w:tcW w:w="3605" w:type="dxa"/>
            <w:gridSpan w:val="2"/>
          </w:tcPr>
          <w:p w14:paraId="0FB57538" w14:textId="77777777" w:rsidR="00BF3D37" w:rsidRPr="00AA699A" w:rsidRDefault="00BF3D37" w:rsidP="007B79CC">
            <w:pPr>
              <w:jc w:val="center"/>
            </w:pPr>
            <w:r w:rsidRPr="00AA699A">
              <w:rPr>
                <w:rFonts w:hint="eastAsia"/>
              </w:rPr>
              <w:t>PDU</w:t>
            </w:r>
          </w:p>
        </w:tc>
      </w:tr>
      <w:tr w:rsidR="00703701" w:rsidRPr="00AA699A" w14:paraId="61FA216B" w14:textId="77777777" w:rsidTr="006305AF">
        <w:trPr>
          <w:trHeight w:val="233"/>
          <w:jc w:val="center"/>
        </w:trPr>
        <w:tc>
          <w:tcPr>
            <w:tcW w:w="2456" w:type="dxa"/>
          </w:tcPr>
          <w:p w14:paraId="2C05375C" w14:textId="77777777" w:rsidR="00BF3D37" w:rsidRPr="00AA699A" w:rsidRDefault="00BF3D37" w:rsidP="007B79CC">
            <w:r w:rsidRPr="00AA699A">
              <w:rPr>
                <w:rFonts w:hint="eastAsia"/>
              </w:rPr>
              <w:t>MBAP</w:t>
            </w:r>
            <w:r w:rsidRPr="00AA699A">
              <w:rPr>
                <w:rFonts w:hint="eastAsia"/>
              </w:rPr>
              <w:t>报文头</w:t>
            </w:r>
          </w:p>
          <w:p w14:paraId="5F297ECA" w14:textId="77777777" w:rsidR="00BF3D37" w:rsidRPr="00AA699A" w:rsidRDefault="00BF3D37" w:rsidP="007B79CC">
            <w:r w:rsidRPr="00AA699A">
              <w:rPr>
                <w:rFonts w:hint="eastAsia"/>
              </w:rPr>
              <w:t>M</w:t>
            </w:r>
            <w:r w:rsidRPr="00AA699A">
              <w:t>BAP message header</w:t>
            </w:r>
          </w:p>
        </w:tc>
        <w:tc>
          <w:tcPr>
            <w:tcW w:w="1668" w:type="dxa"/>
          </w:tcPr>
          <w:p w14:paraId="55F1F854" w14:textId="77777777" w:rsidR="00BF3D37" w:rsidRPr="00AA699A" w:rsidRDefault="00BF3D37" w:rsidP="007B79CC">
            <w:r w:rsidRPr="00AA699A">
              <w:t>F</w:t>
            </w:r>
            <w:r w:rsidRPr="00AA699A">
              <w:rPr>
                <w:rFonts w:hint="eastAsia"/>
              </w:rPr>
              <w:t>un</w:t>
            </w:r>
            <w:r w:rsidRPr="00AA699A">
              <w:t>ction code</w:t>
            </w:r>
            <w:r w:rsidRPr="00AA699A">
              <w:rPr>
                <w:rFonts w:hint="eastAsia"/>
              </w:rPr>
              <w:t>功能码</w:t>
            </w:r>
          </w:p>
        </w:tc>
        <w:tc>
          <w:tcPr>
            <w:tcW w:w="1937" w:type="dxa"/>
          </w:tcPr>
          <w:p w14:paraId="3ED08C67" w14:textId="77777777" w:rsidR="00BF3D37" w:rsidRPr="00AA699A" w:rsidRDefault="00BF3D37" w:rsidP="007B79CC">
            <w:r w:rsidRPr="00AA699A">
              <w:t>Data</w:t>
            </w:r>
          </w:p>
          <w:p w14:paraId="61A715BF" w14:textId="77777777" w:rsidR="00BF3D37" w:rsidRPr="00AA699A" w:rsidRDefault="00BF3D37" w:rsidP="007B79CC">
            <w:r w:rsidRPr="00AA699A">
              <w:rPr>
                <w:rFonts w:hint="eastAsia"/>
              </w:rPr>
              <w:t>数据</w:t>
            </w:r>
          </w:p>
        </w:tc>
      </w:tr>
      <w:tr w:rsidR="009A44F3" w:rsidRPr="00AA699A" w14:paraId="0EA1D17A" w14:textId="77777777" w:rsidTr="006305AF">
        <w:trPr>
          <w:trHeight w:val="263"/>
          <w:jc w:val="center"/>
        </w:trPr>
        <w:tc>
          <w:tcPr>
            <w:tcW w:w="2456" w:type="dxa"/>
          </w:tcPr>
          <w:p w14:paraId="53E0E853" w14:textId="77777777" w:rsidR="00BF3D37" w:rsidRPr="00AA699A" w:rsidRDefault="00BF3D37" w:rsidP="007B79CC">
            <w:r w:rsidRPr="00AA699A">
              <w:rPr>
                <w:rFonts w:hint="eastAsia"/>
              </w:rPr>
              <w:t>7 Byte</w:t>
            </w:r>
          </w:p>
        </w:tc>
        <w:tc>
          <w:tcPr>
            <w:tcW w:w="1668" w:type="dxa"/>
          </w:tcPr>
          <w:p w14:paraId="763DABEA" w14:textId="77777777" w:rsidR="00BF3D37" w:rsidRPr="00AA699A" w:rsidRDefault="00BF3D37" w:rsidP="007B79CC">
            <w:r w:rsidRPr="00AA699A">
              <w:rPr>
                <w:rFonts w:hint="eastAsia"/>
              </w:rPr>
              <w:t>1 Byte</w:t>
            </w:r>
          </w:p>
        </w:tc>
        <w:tc>
          <w:tcPr>
            <w:tcW w:w="1937" w:type="dxa"/>
          </w:tcPr>
          <w:p w14:paraId="36F92233" w14:textId="77777777" w:rsidR="00BF3D37" w:rsidRPr="00AA699A" w:rsidRDefault="00BF3D37" w:rsidP="007B79CC">
            <w:r w:rsidRPr="00AA699A">
              <w:rPr>
                <w:rFonts w:hint="eastAsia"/>
              </w:rPr>
              <w:t>N Bytes</w:t>
            </w:r>
          </w:p>
        </w:tc>
      </w:tr>
    </w:tbl>
    <w:p w14:paraId="70EDEBB7" w14:textId="77777777" w:rsidR="00C67C02" w:rsidRPr="00AA699A" w:rsidRDefault="00C67C02" w:rsidP="00BF3D37"/>
    <w:p w14:paraId="7278C6BC" w14:textId="77777777" w:rsidR="00CA41F3" w:rsidRPr="00AA699A" w:rsidRDefault="009A44F3" w:rsidP="00BF3D37">
      <w:r w:rsidRPr="00AA699A">
        <w:t>Instruction of MBAP message header/</w:t>
      </w:r>
      <w:r w:rsidRPr="00AA699A">
        <w:rPr>
          <w:rFonts w:hint="eastAsia"/>
        </w:rPr>
        <w:t>报文头解释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96"/>
        <w:gridCol w:w="2009"/>
        <w:gridCol w:w="851"/>
        <w:gridCol w:w="1624"/>
      </w:tblGrid>
      <w:tr w:rsidR="00703701" w:rsidRPr="00AA699A" w14:paraId="6B908C77" w14:textId="77777777" w:rsidTr="00260F59">
        <w:trPr>
          <w:trHeight w:val="381"/>
          <w:jc w:val="center"/>
        </w:trPr>
        <w:tc>
          <w:tcPr>
            <w:tcW w:w="2496" w:type="dxa"/>
          </w:tcPr>
          <w:p w14:paraId="1E6D12DC" w14:textId="77777777" w:rsidR="009A44F3" w:rsidRPr="00AA699A" w:rsidRDefault="006A4559" w:rsidP="007B79CC">
            <w:r w:rsidRPr="00AA699A">
              <w:t xml:space="preserve">Event dispose </w:t>
            </w:r>
            <w:r w:rsidR="00260F59" w:rsidRPr="00AA699A">
              <w:t>identifiers</w:t>
            </w:r>
          </w:p>
          <w:p w14:paraId="59793F70" w14:textId="77777777" w:rsidR="009A44F3" w:rsidRPr="00AA699A" w:rsidRDefault="009A44F3" w:rsidP="007B79CC">
            <w:r w:rsidRPr="00AA699A">
              <w:rPr>
                <w:rFonts w:hint="eastAsia"/>
              </w:rPr>
              <w:t>事务处理标示符</w:t>
            </w:r>
          </w:p>
        </w:tc>
        <w:tc>
          <w:tcPr>
            <w:tcW w:w="2009" w:type="dxa"/>
          </w:tcPr>
          <w:p w14:paraId="1B838A66" w14:textId="77777777" w:rsidR="009A44F3" w:rsidRPr="00AA699A" w:rsidRDefault="009A44F3" w:rsidP="007B79CC">
            <w:r w:rsidRPr="00AA699A">
              <w:t>P</w:t>
            </w:r>
            <w:r w:rsidRPr="00AA699A">
              <w:rPr>
                <w:rFonts w:hint="eastAsia"/>
              </w:rPr>
              <w:t>roto</w:t>
            </w:r>
            <w:r w:rsidRPr="00AA699A">
              <w:t xml:space="preserve">col </w:t>
            </w:r>
            <w:r w:rsidR="00260F59" w:rsidRPr="00AA699A">
              <w:t>identifiers</w:t>
            </w:r>
          </w:p>
          <w:p w14:paraId="20613550" w14:textId="77777777" w:rsidR="009A44F3" w:rsidRPr="00AA699A" w:rsidRDefault="009A44F3" w:rsidP="007B79CC">
            <w:r w:rsidRPr="00AA699A">
              <w:rPr>
                <w:rFonts w:hint="eastAsia"/>
              </w:rPr>
              <w:t>协议标示符</w:t>
            </w:r>
          </w:p>
        </w:tc>
        <w:tc>
          <w:tcPr>
            <w:tcW w:w="851" w:type="dxa"/>
          </w:tcPr>
          <w:p w14:paraId="4C46F1C3" w14:textId="77777777" w:rsidR="009A44F3" w:rsidRPr="00AA699A" w:rsidRDefault="009A44F3" w:rsidP="007B79CC">
            <w:r w:rsidRPr="00AA699A">
              <w:rPr>
                <w:rFonts w:hint="eastAsia"/>
              </w:rPr>
              <w:t>l</w:t>
            </w:r>
            <w:r w:rsidRPr="00AA699A">
              <w:t>ength</w:t>
            </w:r>
          </w:p>
          <w:p w14:paraId="58B5AC6A" w14:textId="77777777" w:rsidR="009A44F3" w:rsidRPr="00AA699A" w:rsidRDefault="009A44F3" w:rsidP="007B79CC">
            <w:r w:rsidRPr="00AA699A">
              <w:rPr>
                <w:rFonts w:hint="eastAsia"/>
              </w:rPr>
              <w:t>长度</w:t>
            </w:r>
          </w:p>
        </w:tc>
        <w:tc>
          <w:tcPr>
            <w:tcW w:w="1624" w:type="dxa"/>
          </w:tcPr>
          <w:p w14:paraId="4CA451E6" w14:textId="77777777" w:rsidR="009A44F3" w:rsidRPr="00AA699A" w:rsidRDefault="009A44F3" w:rsidP="007B79CC">
            <w:r w:rsidRPr="00AA699A">
              <w:t xml:space="preserve">Unit </w:t>
            </w:r>
            <w:r w:rsidR="00260F59" w:rsidRPr="00AA699A">
              <w:t>identifiers</w:t>
            </w:r>
          </w:p>
          <w:p w14:paraId="56E6B3E7" w14:textId="77777777" w:rsidR="009A44F3" w:rsidRPr="00AA699A" w:rsidRDefault="009A44F3" w:rsidP="007B79CC">
            <w:r w:rsidRPr="00AA699A">
              <w:rPr>
                <w:rFonts w:hint="eastAsia"/>
              </w:rPr>
              <w:t>单元标示符</w:t>
            </w:r>
          </w:p>
        </w:tc>
      </w:tr>
      <w:tr w:rsidR="009A44F3" w:rsidRPr="00AA699A" w14:paraId="3D79EAB0" w14:textId="77777777" w:rsidTr="00260F59">
        <w:trPr>
          <w:trHeight w:val="181"/>
          <w:jc w:val="center"/>
        </w:trPr>
        <w:tc>
          <w:tcPr>
            <w:tcW w:w="2496" w:type="dxa"/>
          </w:tcPr>
          <w:p w14:paraId="2369B27C" w14:textId="77777777" w:rsidR="009A44F3" w:rsidRPr="00AA699A" w:rsidRDefault="009A44F3" w:rsidP="007B79CC">
            <w:r w:rsidRPr="00AA699A">
              <w:rPr>
                <w:rFonts w:hint="eastAsia"/>
              </w:rPr>
              <w:t>2 Byte</w:t>
            </w:r>
          </w:p>
        </w:tc>
        <w:tc>
          <w:tcPr>
            <w:tcW w:w="2009" w:type="dxa"/>
          </w:tcPr>
          <w:p w14:paraId="28F0FF43" w14:textId="77777777" w:rsidR="009A44F3" w:rsidRPr="00AA699A" w:rsidRDefault="009A44F3" w:rsidP="007B79CC">
            <w:r w:rsidRPr="00AA699A">
              <w:rPr>
                <w:rFonts w:hint="eastAsia"/>
              </w:rPr>
              <w:t>2 Byte</w:t>
            </w:r>
          </w:p>
        </w:tc>
        <w:tc>
          <w:tcPr>
            <w:tcW w:w="851" w:type="dxa"/>
          </w:tcPr>
          <w:p w14:paraId="407D7A5E" w14:textId="77777777" w:rsidR="009A44F3" w:rsidRPr="00AA699A" w:rsidRDefault="009A44F3" w:rsidP="007B79CC">
            <w:r w:rsidRPr="00AA699A">
              <w:rPr>
                <w:rFonts w:hint="eastAsia"/>
              </w:rPr>
              <w:t>2 Byte</w:t>
            </w:r>
          </w:p>
        </w:tc>
        <w:tc>
          <w:tcPr>
            <w:tcW w:w="1624" w:type="dxa"/>
          </w:tcPr>
          <w:p w14:paraId="28CC3780" w14:textId="77777777" w:rsidR="009A44F3" w:rsidRPr="00AA699A" w:rsidRDefault="009A44F3" w:rsidP="007B79CC">
            <w:r w:rsidRPr="00AA699A">
              <w:rPr>
                <w:rFonts w:hint="eastAsia"/>
              </w:rPr>
              <w:t>1 Byte</w:t>
            </w:r>
          </w:p>
        </w:tc>
      </w:tr>
    </w:tbl>
    <w:p w14:paraId="092D3CD4" w14:textId="77777777" w:rsidR="00C67C02" w:rsidRPr="00AA699A" w:rsidRDefault="00C67C02" w:rsidP="006A4559"/>
    <w:p w14:paraId="27835128" w14:textId="77777777" w:rsidR="00DC7640" w:rsidRPr="00AA699A" w:rsidRDefault="00DC7640" w:rsidP="006A4559">
      <w:r w:rsidRPr="00AA699A">
        <w:rPr>
          <w:rFonts w:hint="eastAsia"/>
        </w:rPr>
        <w:lastRenderedPageBreak/>
        <w:t>E</w:t>
      </w:r>
      <w:r w:rsidRPr="00AA699A">
        <w:t>vent dispose</w:t>
      </w:r>
      <w:r w:rsidR="00993FCA" w:rsidRPr="00AA699A">
        <w:t xml:space="preserve"> identifiers</w:t>
      </w:r>
      <w:r w:rsidRPr="00AA699A">
        <w:t xml:space="preserve">: High byte priority; range: 0~65535; use to corresponding request and response data; client-side reference: each time send one pack data, event dispose </w:t>
      </w:r>
      <w:r w:rsidR="00993FCA" w:rsidRPr="00AA699A">
        <w:t>identifiers</w:t>
      </w:r>
      <w:r w:rsidRPr="00AA699A">
        <w:t xml:space="preserve"> value +1, slave will receive and copy the value in response data.</w:t>
      </w:r>
    </w:p>
    <w:p w14:paraId="73CD3196" w14:textId="77777777" w:rsidR="006A4559" w:rsidRPr="00AA699A" w:rsidRDefault="006A4559" w:rsidP="006A4559">
      <w:r w:rsidRPr="00AA699A">
        <w:rPr>
          <w:rFonts w:hint="eastAsia"/>
        </w:rPr>
        <w:t>事务处理标示符：高字节先发；范围为</w:t>
      </w:r>
      <w:r w:rsidRPr="00AA699A">
        <w:rPr>
          <w:rFonts w:hint="eastAsia"/>
        </w:rPr>
        <w:t>0~65535;</w:t>
      </w:r>
      <w:r w:rsidRPr="00AA699A">
        <w:rPr>
          <w:rFonts w:hint="eastAsia"/>
        </w:rPr>
        <w:t>用于请求与响应数据的对应；客户端可以使用每发一包，则事务处理标示符</w:t>
      </w:r>
      <w:r w:rsidRPr="00AA699A">
        <w:rPr>
          <w:rFonts w:hint="eastAsia"/>
        </w:rPr>
        <w:t>+1</w:t>
      </w:r>
      <w:r w:rsidRPr="00AA699A">
        <w:rPr>
          <w:rFonts w:hint="eastAsia"/>
        </w:rPr>
        <w:t>的方式，从机收到请求后复制到响应数据中。</w:t>
      </w:r>
    </w:p>
    <w:p w14:paraId="21F44154" w14:textId="77777777" w:rsidR="00DC7640" w:rsidRPr="00AA699A" w:rsidRDefault="00DC7640" w:rsidP="006A4559">
      <w:r w:rsidRPr="00AA699A">
        <w:rPr>
          <w:rFonts w:hint="eastAsia"/>
        </w:rPr>
        <w:t>P</w:t>
      </w:r>
      <w:r w:rsidRPr="00AA699A">
        <w:t xml:space="preserve">rotocol </w:t>
      </w:r>
      <w:r w:rsidR="00993FCA" w:rsidRPr="00AA699A">
        <w:t>identifiers</w:t>
      </w:r>
      <w:r w:rsidRPr="00AA699A">
        <w:t>: fixed value: 0x0000; use to represent MODBUS protocol.</w:t>
      </w:r>
    </w:p>
    <w:p w14:paraId="327AF47B" w14:textId="77777777" w:rsidR="006A4559" w:rsidRPr="00AA699A" w:rsidRDefault="006A4559" w:rsidP="006A4559">
      <w:r w:rsidRPr="00AA699A">
        <w:rPr>
          <w:rFonts w:hint="eastAsia"/>
        </w:rPr>
        <w:t>协议标示符：固定为</w:t>
      </w:r>
      <w:r w:rsidRPr="00AA699A">
        <w:rPr>
          <w:rFonts w:hint="eastAsia"/>
        </w:rPr>
        <w:t>0x0000</w:t>
      </w:r>
      <w:r w:rsidRPr="00AA699A">
        <w:rPr>
          <w:rFonts w:hint="eastAsia"/>
        </w:rPr>
        <w:t>；指示为</w:t>
      </w:r>
      <w:r w:rsidRPr="00AA699A">
        <w:rPr>
          <w:rFonts w:hint="eastAsia"/>
        </w:rPr>
        <w:t>modbus</w:t>
      </w:r>
      <w:r w:rsidRPr="00AA699A">
        <w:rPr>
          <w:rFonts w:hint="eastAsia"/>
        </w:rPr>
        <w:t>协议</w:t>
      </w:r>
    </w:p>
    <w:p w14:paraId="3201D8AB" w14:textId="77777777" w:rsidR="00C67C02" w:rsidRPr="00AA699A" w:rsidRDefault="00C67C02" w:rsidP="006A4559">
      <w:r w:rsidRPr="00AA699A">
        <w:t>L</w:t>
      </w:r>
      <w:r w:rsidRPr="00AA699A">
        <w:rPr>
          <w:rFonts w:hint="eastAsia"/>
        </w:rPr>
        <w:t>ength</w:t>
      </w:r>
      <w:r w:rsidRPr="00AA699A">
        <w:t xml:space="preserve">: High byte priority, use to show the number of bytes from </w:t>
      </w:r>
      <w:r w:rsidR="00AF4B40" w:rsidRPr="00AA699A">
        <w:t xml:space="preserve">Unit </w:t>
      </w:r>
      <w:r w:rsidR="00993FCA" w:rsidRPr="00AA699A">
        <w:t>identifiers</w:t>
      </w:r>
      <w:r w:rsidR="00AF4B40" w:rsidRPr="00AA699A">
        <w:t xml:space="preserve"> to PDU data</w:t>
      </w:r>
    </w:p>
    <w:p w14:paraId="0BE1E4A0" w14:textId="77777777" w:rsidR="006A4559" w:rsidRPr="00AA699A" w:rsidRDefault="006A4559" w:rsidP="006A4559">
      <w:r w:rsidRPr="00AA699A">
        <w:rPr>
          <w:rFonts w:hint="eastAsia"/>
        </w:rPr>
        <w:t>长度：高字节先发；指示的是单元标示符到所有</w:t>
      </w:r>
      <w:r w:rsidRPr="00AA699A">
        <w:rPr>
          <w:rFonts w:hint="eastAsia"/>
        </w:rPr>
        <w:t>PDU</w:t>
      </w:r>
      <w:r w:rsidRPr="00AA699A">
        <w:rPr>
          <w:rFonts w:hint="eastAsia"/>
        </w:rPr>
        <w:t>数据的字节数</w:t>
      </w:r>
    </w:p>
    <w:p w14:paraId="740C930E" w14:textId="77777777" w:rsidR="00E5380C" w:rsidRPr="00AA699A" w:rsidRDefault="00260F59" w:rsidP="006A4559">
      <w:r w:rsidRPr="00AA699A">
        <w:rPr>
          <w:rFonts w:hint="eastAsia"/>
        </w:rPr>
        <w:t>U</w:t>
      </w:r>
      <w:r w:rsidRPr="00AA699A">
        <w:t xml:space="preserve">nit </w:t>
      </w:r>
      <w:r w:rsidR="00993FCA" w:rsidRPr="00AA699A">
        <w:t>identifiers</w:t>
      </w:r>
      <w:r w:rsidRPr="00AA699A">
        <w:t xml:space="preserve">: </w:t>
      </w:r>
      <w:r w:rsidR="0058037C" w:rsidRPr="00AA699A">
        <w:t xml:space="preserve"> slave address, range : 1~N, slave will</w:t>
      </w:r>
    </w:p>
    <w:p w14:paraId="2172847D" w14:textId="77777777" w:rsidR="000F4FC1" w:rsidRPr="00AA699A" w:rsidRDefault="006A4559" w:rsidP="006A4559">
      <w:r w:rsidRPr="00AA699A">
        <w:rPr>
          <w:rFonts w:hint="eastAsia"/>
        </w:rPr>
        <w:t>单元标示符：从机地址，范围：</w:t>
      </w:r>
      <w:r w:rsidRPr="00AA699A">
        <w:rPr>
          <w:rFonts w:hint="eastAsia"/>
        </w:rPr>
        <w:t>1~N</w:t>
      </w:r>
      <w:r w:rsidRPr="00AA699A">
        <w:rPr>
          <w:rFonts w:hint="eastAsia"/>
        </w:rPr>
        <w:t>，从机收到请求后复制到响应数据中</w:t>
      </w:r>
    </w:p>
    <w:p w14:paraId="41516163" w14:textId="57538DD6" w:rsidR="00F62549" w:rsidRPr="00AA699A" w:rsidRDefault="00F62549">
      <w:pPr>
        <w:rPr>
          <w:b/>
          <w:bCs/>
          <w:color w:val="FF0000"/>
        </w:rPr>
      </w:pPr>
      <w:r w:rsidRPr="00AA699A">
        <w:rPr>
          <w:rFonts w:hint="eastAsia"/>
          <w:b/>
          <w:bCs/>
          <w:color w:val="FF0000"/>
        </w:rPr>
        <w:t>注：设备外部</w:t>
      </w:r>
      <w:r w:rsidRPr="00AA699A">
        <w:rPr>
          <w:b/>
          <w:bCs/>
          <w:color w:val="FF0000"/>
        </w:rPr>
        <w:t>LAN</w:t>
      </w:r>
      <w:r w:rsidRPr="00AA699A">
        <w:rPr>
          <w:rFonts w:hint="eastAsia"/>
          <w:b/>
          <w:bCs/>
          <w:color w:val="FF0000"/>
        </w:rPr>
        <w:t>的默认</w:t>
      </w:r>
      <w:r w:rsidRPr="00AA699A">
        <w:rPr>
          <w:b/>
          <w:bCs/>
          <w:color w:val="FF0000"/>
        </w:rPr>
        <w:t>IP</w:t>
      </w:r>
      <w:r w:rsidRPr="00AA699A">
        <w:rPr>
          <w:rFonts w:hint="eastAsia"/>
          <w:b/>
          <w:bCs/>
          <w:color w:val="FF0000"/>
        </w:rPr>
        <w:t>为：</w:t>
      </w:r>
      <w:r w:rsidRPr="00AA699A">
        <w:rPr>
          <w:b/>
          <w:bCs/>
          <w:color w:val="FF0000"/>
        </w:rPr>
        <w:t>192.168.</w:t>
      </w:r>
      <w:r w:rsidR="0025697D" w:rsidRPr="00AA699A">
        <w:rPr>
          <w:b/>
          <w:bCs/>
          <w:color w:val="FF0000"/>
        </w:rPr>
        <w:t>0</w:t>
      </w:r>
      <w:r w:rsidRPr="00AA699A">
        <w:rPr>
          <w:b/>
          <w:bCs/>
          <w:color w:val="FF0000"/>
        </w:rPr>
        <w:t>.16</w:t>
      </w:r>
      <w:r w:rsidRPr="00AA699A">
        <w:rPr>
          <w:rFonts w:hint="eastAsia"/>
          <w:b/>
          <w:bCs/>
          <w:color w:val="FF0000"/>
        </w:rPr>
        <w:t>，可通过其他接口修改</w:t>
      </w:r>
      <w:r w:rsidR="0025697D" w:rsidRPr="00AA699A">
        <w:rPr>
          <w:rFonts w:hint="eastAsia"/>
          <w:b/>
          <w:bCs/>
          <w:color w:val="FF0000"/>
        </w:rPr>
        <w:t>该</w:t>
      </w:r>
      <w:r w:rsidRPr="00AA699A">
        <w:rPr>
          <w:b/>
          <w:bCs/>
          <w:color w:val="FF0000"/>
        </w:rPr>
        <w:t>IP</w:t>
      </w:r>
      <w:r w:rsidRPr="00AA699A">
        <w:rPr>
          <w:rFonts w:hint="eastAsia"/>
          <w:b/>
          <w:bCs/>
          <w:color w:val="FF0000"/>
        </w:rPr>
        <w:t>，</w:t>
      </w:r>
      <w:r w:rsidR="0025697D" w:rsidRPr="00AA699A">
        <w:rPr>
          <w:rFonts w:hint="eastAsia"/>
          <w:b/>
          <w:bCs/>
          <w:color w:val="FF0000"/>
        </w:rPr>
        <w:t>使用时请避开</w:t>
      </w:r>
      <w:r w:rsidR="0025697D" w:rsidRPr="00AA699A">
        <w:rPr>
          <w:rFonts w:hint="eastAsia"/>
          <w:b/>
          <w:bCs/>
          <w:color w:val="FF0000"/>
        </w:rPr>
        <w:t>1</w:t>
      </w:r>
      <w:r w:rsidR="0025697D" w:rsidRPr="00AA699A">
        <w:rPr>
          <w:b/>
          <w:bCs/>
          <w:color w:val="FF0000"/>
        </w:rPr>
        <w:t>92.168.1.xxx</w:t>
      </w:r>
      <w:r w:rsidR="0025697D" w:rsidRPr="00AA699A">
        <w:rPr>
          <w:rFonts w:hint="eastAsia"/>
          <w:b/>
          <w:bCs/>
          <w:color w:val="FF0000"/>
        </w:rPr>
        <w:t>网段，</w:t>
      </w:r>
      <w:r w:rsidRPr="00AA699A">
        <w:rPr>
          <w:rFonts w:hint="eastAsia"/>
          <w:b/>
          <w:bCs/>
          <w:color w:val="FF0000"/>
        </w:rPr>
        <w:t>修改方式请联系技术支持。外部</w:t>
      </w:r>
      <w:r w:rsidRPr="00AA699A">
        <w:rPr>
          <w:b/>
          <w:bCs/>
          <w:color w:val="FF0000"/>
        </w:rPr>
        <w:t>LAN</w:t>
      </w:r>
      <w:r w:rsidRPr="00AA699A">
        <w:rPr>
          <w:rFonts w:hint="eastAsia"/>
          <w:b/>
          <w:bCs/>
          <w:color w:val="FF0000"/>
        </w:rPr>
        <w:t>的默认</w:t>
      </w:r>
      <w:r w:rsidRPr="00AA699A">
        <w:rPr>
          <w:b/>
          <w:bCs/>
          <w:color w:val="FF0000"/>
        </w:rPr>
        <w:t>MAC</w:t>
      </w:r>
      <w:r w:rsidRPr="00AA699A">
        <w:rPr>
          <w:rFonts w:hint="eastAsia"/>
          <w:b/>
          <w:bCs/>
          <w:color w:val="FF0000"/>
        </w:rPr>
        <w:t>地址为：</w:t>
      </w:r>
      <w:r w:rsidRPr="00AA699A">
        <w:rPr>
          <w:b/>
          <w:bCs/>
          <w:color w:val="FF0000"/>
        </w:rPr>
        <w:t>f0:f1:f2:f3:f4:f5</w:t>
      </w:r>
      <w:r w:rsidRPr="00AA699A">
        <w:rPr>
          <w:rFonts w:hint="eastAsia"/>
          <w:b/>
          <w:bCs/>
          <w:color w:val="FF0000"/>
        </w:rPr>
        <w:t>，若冲突可以联系技术支持修改。</w:t>
      </w:r>
    </w:p>
    <w:p w14:paraId="5F1E19F3" w14:textId="77777777" w:rsidR="00A21667" w:rsidRPr="00AA699A" w:rsidRDefault="00A21667">
      <w:pPr>
        <w:rPr>
          <w:b/>
          <w:bCs/>
          <w:color w:val="FF0000"/>
        </w:rPr>
      </w:pPr>
    </w:p>
    <w:p w14:paraId="6A11F2B9" w14:textId="77777777" w:rsidR="00F20F21" w:rsidRPr="00AA699A" w:rsidRDefault="00FC7EC0" w:rsidP="00550262">
      <w:pPr>
        <w:pStyle w:val="3"/>
        <w:numPr>
          <w:ilvl w:val="1"/>
          <w:numId w:val="21"/>
        </w:numPr>
        <w:rPr>
          <w:sz w:val="24"/>
        </w:rPr>
      </w:pPr>
      <w:bookmarkStart w:id="116" w:name="_Toc204328296"/>
      <w:r w:rsidRPr="00AA699A">
        <w:rPr>
          <w:rFonts w:hint="eastAsia"/>
          <w:sz w:val="24"/>
        </w:rPr>
        <w:t xml:space="preserve">Function Code </w:t>
      </w:r>
      <w:r w:rsidR="00EA75A7" w:rsidRPr="00AA699A">
        <w:rPr>
          <w:sz w:val="24"/>
        </w:rPr>
        <w:t>/</w:t>
      </w:r>
      <w:r w:rsidR="004041F3" w:rsidRPr="00AA699A">
        <w:rPr>
          <w:rFonts w:hint="eastAsia"/>
          <w:sz w:val="24"/>
        </w:rPr>
        <w:t>功能码：</w:t>
      </w:r>
      <w:bookmarkEnd w:id="1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560"/>
        <w:gridCol w:w="4586"/>
      </w:tblGrid>
      <w:tr w:rsidR="00703701" w:rsidRPr="00AA699A" w14:paraId="4B9FFB07" w14:textId="77777777" w:rsidTr="0068430B">
        <w:tc>
          <w:tcPr>
            <w:tcW w:w="2376" w:type="dxa"/>
          </w:tcPr>
          <w:p w14:paraId="4D99824A" w14:textId="77777777" w:rsidR="00F20F21" w:rsidRPr="00AA699A" w:rsidRDefault="00FC7EC0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 xml:space="preserve">Function </w:t>
            </w:r>
            <w:r w:rsidR="00F20F21" w:rsidRPr="00AA699A">
              <w:rPr>
                <w:rFonts w:hint="eastAsia"/>
              </w:rPr>
              <w:t>功能</w:t>
            </w:r>
          </w:p>
        </w:tc>
        <w:tc>
          <w:tcPr>
            <w:tcW w:w="1560" w:type="dxa"/>
          </w:tcPr>
          <w:p w14:paraId="15283DFB" w14:textId="77777777" w:rsidR="00F20F21" w:rsidRPr="00AA699A" w:rsidRDefault="0068430B" w:rsidP="0068430B">
            <w:pPr>
              <w:spacing w:after="0" w:line="240" w:lineRule="auto"/>
              <w:ind w:left="110" w:hangingChars="50" w:hanging="110"/>
            </w:pPr>
            <w:r w:rsidRPr="00AA699A">
              <w:rPr>
                <w:rFonts w:hint="eastAsia"/>
              </w:rPr>
              <w:t>Function Code</w:t>
            </w:r>
            <w:r w:rsidR="00F20F21" w:rsidRPr="00AA699A">
              <w:rPr>
                <w:rFonts w:hint="eastAsia"/>
              </w:rPr>
              <w:t>功能码</w:t>
            </w:r>
          </w:p>
        </w:tc>
        <w:tc>
          <w:tcPr>
            <w:tcW w:w="4586" w:type="dxa"/>
          </w:tcPr>
          <w:p w14:paraId="43DE8BA4" w14:textId="77777777" w:rsidR="00F20F21" w:rsidRPr="00AA699A" w:rsidRDefault="0068430B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 xml:space="preserve">Remark </w:t>
            </w:r>
            <w:r w:rsidR="00F20F21" w:rsidRPr="00AA699A">
              <w:rPr>
                <w:rFonts w:hint="eastAsia"/>
              </w:rPr>
              <w:t>备注</w:t>
            </w:r>
          </w:p>
        </w:tc>
      </w:tr>
      <w:tr w:rsidR="00703701" w:rsidRPr="00AA699A" w14:paraId="0D676C03" w14:textId="77777777" w:rsidTr="0068430B">
        <w:tc>
          <w:tcPr>
            <w:tcW w:w="2376" w:type="dxa"/>
          </w:tcPr>
          <w:p w14:paraId="536E1D53" w14:textId="77777777" w:rsidR="003168A8" w:rsidRPr="00AA699A" w:rsidRDefault="003168A8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Remote Message</w:t>
            </w:r>
            <w:r w:rsidRPr="00AA699A">
              <w:rPr>
                <w:rFonts w:hint="eastAsia"/>
              </w:rPr>
              <w:t>遥信</w:t>
            </w:r>
          </w:p>
        </w:tc>
        <w:tc>
          <w:tcPr>
            <w:tcW w:w="1560" w:type="dxa"/>
          </w:tcPr>
          <w:p w14:paraId="4267D491" w14:textId="7CBDCA94" w:rsidR="003168A8" w:rsidRPr="00AA699A" w:rsidRDefault="003168A8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03H</w:t>
            </w:r>
            <w:r w:rsidR="00FE4BEF" w:rsidRPr="00AA699A">
              <w:t>/04H</w:t>
            </w:r>
          </w:p>
        </w:tc>
        <w:tc>
          <w:tcPr>
            <w:tcW w:w="4586" w:type="dxa"/>
          </w:tcPr>
          <w:p w14:paraId="2452893B" w14:textId="77777777" w:rsidR="003168A8" w:rsidRPr="00AA699A" w:rsidRDefault="003168A8" w:rsidP="0068430B">
            <w:pPr>
              <w:spacing w:after="0" w:line="240" w:lineRule="auto"/>
            </w:pPr>
            <w:r w:rsidRPr="00AA699A">
              <w:rPr>
                <w:rFonts w:hint="eastAsia"/>
              </w:rPr>
              <w:t xml:space="preserve">Equipment Status alarm/protection etc. information.   </w:t>
            </w:r>
            <w:r w:rsidRPr="00AA699A">
              <w:rPr>
                <w:rFonts w:hint="eastAsia"/>
              </w:rPr>
              <w:t>设备状态告警保护等信息</w:t>
            </w:r>
          </w:p>
        </w:tc>
      </w:tr>
      <w:tr w:rsidR="00703701" w:rsidRPr="00AA699A" w14:paraId="220EC64C" w14:textId="77777777" w:rsidTr="0068430B">
        <w:tc>
          <w:tcPr>
            <w:tcW w:w="2376" w:type="dxa"/>
          </w:tcPr>
          <w:p w14:paraId="53A75ED1" w14:textId="77777777" w:rsidR="003168A8" w:rsidRPr="00AA699A" w:rsidRDefault="003168A8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Remote Meterage</w:t>
            </w:r>
            <w:r w:rsidRPr="00AA699A">
              <w:rPr>
                <w:rFonts w:hint="eastAsia"/>
              </w:rPr>
              <w:t>遥测</w:t>
            </w:r>
          </w:p>
        </w:tc>
        <w:tc>
          <w:tcPr>
            <w:tcW w:w="1560" w:type="dxa"/>
          </w:tcPr>
          <w:p w14:paraId="56ED6CD0" w14:textId="6C1D22B0" w:rsidR="003168A8" w:rsidRPr="00AA699A" w:rsidRDefault="003168A8" w:rsidP="00121687">
            <w:pPr>
              <w:spacing w:after="0" w:line="240" w:lineRule="auto"/>
            </w:pPr>
            <w:r w:rsidRPr="00AA699A">
              <w:rPr>
                <w:rFonts w:hint="eastAsia"/>
              </w:rPr>
              <w:t>03H</w:t>
            </w:r>
            <w:r w:rsidR="00FE4BEF" w:rsidRPr="00AA699A">
              <w:t>/04H</w:t>
            </w:r>
          </w:p>
        </w:tc>
        <w:tc>
          <w:tcPr>
            <w:tcW w:w="4586" w:type="dxa"/>
          </w:tcPr>
          <w:p w14:paraId="6D744F30" w14:textId="77777777" w:rsidR="003168A8" w:rsidRPr="00AA699A" w:rsidRDefault="003168A8" w:rsidP="00CA5F96">
            <w:pPr>
              <w:spacing w:after="0" w:line="240" w:lineRule="auto"/>
            </w:pPr>
            <w:r w:rsidRPr="00AA699A">
              <w:rPr>
                <w:rFonts w:hint="eastAsia"/>
              </w:rPr>
              <w:t>Equipment ana</w:t>
            </w:r>
            <w:r w:rsidR="000A45EE" w:rsidRPr="00AA699A">
              <w:rPr>
                <w:rFonts w:hint="eastAsia"/>
              </w:rPr>
              <w:t>record</w:t>
            </w:r>
            <w:r w:rsidRPr="00AA699A">
              <w:rPr>
                <w:rFonts w:hint="eastAsia"/>
              </w:rPr>
              <w:t xml:space="preserve"> value etc. information. </w:t>
            </w:r>
            <w:r w:rsidRPr="00AA699A">
              <w:rPr>
                <w:rFonts w:hint="eastAsia"/>
              </w:rPr>
              <w:t>设备模拟量等信息</w:t>
            </w:r>
          </w:p>
        </w:tc>
      </w:tr>
      <w:tr w:rsidR="00703701" w:rsidRPr="00AA699A" w14:paraId="3D1EDC8D" w14:textId="77777777" w:rsidTr="0068430B">
        <w:tc>
          <w:tcPr>
            <w:tcW w:w="2376" w:type="dxa"/>
          </w:tcPr>
          <w:p w14:paraId="2BDA0DC7" w14:textId="77777777" w:rsidR="003168A8" w:rsidRPr="00AA699A" w:rsidRDefault="003168A8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Remote Adjust</w:t>
            </w:r>
            <w:r w:rsidRPr="00AA699A">
              <w:rPr>
                <w:rFonts w:hint="eastAsia"/>
              </w:rPr>
              <w:t>遥调</w:t>
            </w:r>
          </w:p>
        </w:tc>
        <w:tc>
          <w:tcPr>
            <w:tcW w:w="1560" w:type="dxa"/>
          </w:tcPr>
          <w:p w14:paraId="674F5FA9" w14:textId="77777777" w:rsidR="003168A8" w:rsidRPr="00AA699A" w:rsidRDefault="003168A8" w:rsidP="002D04C7">
            <w:pPr>
              <w:spacing w:after="0" w:line="240" w:lineRule="auto"/>
            </w:pPr>
            <w:r w:rsidRPr="00AA699A">
              <w:rPr>
                <w:rFonts w:hint="eastAsia"/>
              </w:rPr>
              <w:t>10H</w:t>
            </w:r>
            <w:r w:rsidRPr="00AA699A">
              <w:rPr>
                <w:rFonts w:hint="eastAsia"/>
              </w:rPr>
              <w:t>、</w:t>
            </w:r>
            <w:r w:rsidRPr="00AA699A">
              <w:rPr>
                <w:rFonts w:hint="eastAsia"/>
              </w:rPr>
              <w:t>06H</w:t>
            </w:r>
          </w:p>
        </w:tc>
        <w:tc>
          <w:tcPr>
            <w:tcW w:w="4586" w:type="dxa"/>
          </w:tcPr>
          <w:p w14:paraId="6B15C476" w14:textId="77777777" w:rsidR="003168A8" w:rsidRPr="00AA699A" w:rsidRDefault="003168A8" w:rsidP="00502ABE">
            <w:pPr>
              <w:spacing w:after="0" w:line="240" w:lineRule="auto"/>
            </w:pPr>
            <w:r w:rsidRPr="00AA699A">
              <w:rPr>
                <w:rFonts w:hint="eastAsia"/>
              </w:rPr>
              <w:t>Equipment parameter setting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enable/disable alarm</w:t>
            </w:r>
            <w:r w:rsidRPr="00AA699A">
              <w:rPr>
                <w:rFonts w:hint="eastAsia"/>
              </w:rPr>
              <w:t>、</w:t>
            </w:r>
            <w:r w:rsidRPr="00AA699A">
              <w:rPr>
                <w:rFonts w:hint="eastAsia"/>
              </w:rPr>
              <w:t xml:space="preserve"> protection etc.. </w:t>
            </w:r>
            <w:r w:rsidRPr="00AA699A">
              <w:rPr>
                <w:rFonts w:hint="eastAsia"/>
              </w:rPr>
              <w:t>设备参数设置，使能告警保护等相关</w:t>
            </w:r>
          </w:p>
        </w:tc>
      </w:tr>
      <w:tr w:rsidR="00703701" w:rsidRPr="00AA699A" w14:paraId="4E7EBD5D" w14:textId="77777777" w:rsidTr="0068430B">
        <w:tc>
          <w:tcPr>
            <w:tcW w:w="2376" w:type="dxa"/>
          </w:tcPr>
          <w:p w14:paraId="63FFE676" w14:textId="77777777" w:rsidR="003168A8" w:rsidRPr="00AA699A" w:rsidRDefault="003168A8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Remote Control</w:t>
            </w:r>
            <w:r w:rsidRPr="00AA699A">
              <w:rPr>
                <w:rFonts w:hint="eastAsia"/>
              </w:rPr>
              <w:t>遥控</w:t>
            </w:r>
          </w:p>
        </w:tc>
        <w:tc>
          <w:tcPr>
            <w:tcW w:w="1560" w:type="dxa"/>
          </w:tcPr>
          <w:p w14:paraId="6B392384" w14:textId="77777777" w:rsidR="003168A8" w:rsidRPr="00AA699A" w:rsidRDefault="003168A8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10H</w:t>
            </w:r>
            <w:r w:rsidRPr="00AA699A">
              <w:rPr>
                <w:rFonts w:hint="eastAsia"/>
              </w:rPr>
              <w:t>、</w:t>
            </w:r>
            <w:r w:rsidRPr="00AA699A">
              <w:rPr>
                <w:rFonts w:hint="eastAsia"/>
              </w:rPr>
              <w:t>06H</w:t>
            </w:r>
          </w:p>
        </w:tc>
        <w:tc>
          <w:tcPr>
            <w:tcW w:w="4586" w:type="dxa"/>
          </w:tcPr>
          <w:p w14:paraId="0A147951" w14:textId="77777777" w:rsidR="003168A8" w:rsidRPr="00AA699A" w:rsidRDefault="003168A8" w:rsidP="009E04B0">
            <w:pPr>
              <w:spacing w:after="0" w:line="240" w:lineRule="auto"/>
            </w:pPr>
            <w:r w:rsidRPr="00AA699A">
              <w:rPr>
                <w:rFonts w:hint="eastAsia"/>
              </w:rPr>
              <w:t xml:space="preserve">Equipment switch control. </w:t>
            </w:r>
            <w:r w:rsidRPr="00AA699A">
              <w:rPr>
                <w:rFonts w:hint="eastAsia"/>
              </w:rPr>
              <w:t>设备开关量控制</w:t>
            </w:r>
          </w:p>
        </w:tc>
      </w:tr>
      <w:tr w:rsidR="00EA75A7" w:rsidRPr="00AA699A" w14:paraId="754613E6" w14:textId="77777777" w:rsidTr="0068430B">
        <w:tc>
          <w:tcPr>
            <w:tcW w:w="2376" w:type="dxa"/>
          </w:tcPr>
          <w:p w14:paraId="6F3387AD" w14:textId="77777777" w:rsidR="00EA75A7" w:rsidRPr="00AA699A" w:rsidRDefault="00EA75A7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Rea</w:t>
            </w:r>
            <w:r w:rsidRPr="00AA699A">
              <w:t xml:space="preserve">d file </w:t>
            </w:r>
            <w:r w:rsidR="000A45EE" w:rsidRPr="00AA699A">
              <w:t>record</w:t>
            </w:r>
            <w:r w:rsidRPr="00AA699A">
              <w:rPr>
                <w:rFonts w:hint="eastAsia"/>
              </w:rPr>
              <w:t>读取文件记录</w:t>
            </w:r>
          </w:p>
        </w:tc>
        <w:tc>
          <w:tcPr>
            <w:tcW w:w="1560" w:type="dxa"/>
          </w:tcPr>
          <w:p w14:paraId="26E8F175" w14:textId="77777777" w:rsidR="00EA75A7" w:rsidRPr="00AA699A" w:rsidRDefault="00EA75A7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14H</w:t>
            </w:r>
          </w:p>
        </w:tc>
        <w:tc>
          <w:tcPr>
            <w:tcW w:w="4586" w:type="dxa"/>
          </w:tcPr>
          <w:p w14:paraId="5183E7D9" w14:textId="77777777" w:rsidR="00EA75A7" w:rsidRPr="00AA699A" w:rsidRDefault="00EA75A7" w:rsidP="009E04B0">
            <w:pPr>
              <w:spacing w:after="0" w:line="240" w:lineRule="auto"/>
            </w:pPr>
            <w:r w:rsidRPr="00AA699A">
              <w:rPr>
                <w:rFonts w:hint="eastAsia"/>
              </w:rPr>
              <w:t>R</w:t>
            </w:r>
            <w:r w:rsidRPr="00AA699A">
              <w:t xml:space="preserve">ead file </w:t>
            </w:r>
            <w:r w:rsidR="000A45EE" w:rsidRPr="00AA699A">
              <w:t>record</w:t>
            </w:r>
            <w:r w:rsidRPr="00AA699A">
              <w:t>, save SN number of battery module, save event list etc.</w:t>
            </w:r>
          </w:p>
          <w:p w14:paraId="4C626193" w14:textId="77777777" w:rsidR="00EA75A7" w:rsidRPr="00AA699A" w:rsidRDefault="00EA75A7" w:rsidP="009E04B0">
            <w:pPr>
              <w:spacing w:after="0" w:line="240" w:lineRule="auto"/>
            </w:pPr>
            <w:r w:rsidRPr="00AA699A">
              <w:rPr>
                <w:rFonts w:hint="eastAsia"/>
              </w:rPr>
              <w:t>读取文件记录内容，保存的电池模块序列号，事件发生记录等内容</w:t>
            </w:r>
          </w:p>
        </w:tc>
      </w:tr>
      <w:tr w:rsidR="00BD1EB8" w:rsidRPr="00AA699A" w14:paraId="3A6381B8" w14:textId="77777777" w:rsidTr="0068430B">
        <w:tc>
          <w:tcPr>
            <w:tcW w:w="2376" w:type="dxa"/>
          </w:tcPr>
          <w:p w14:paraId="0D3E4FF3" w14:textId="6E0014A9" w:rsidR="00BD1EB8" w:rsidRPr="00AA699A" w:rsidRDefault="00BD1EB8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Rea</w:t>
            </w:r>
            <w:r w:rsidRPr="00AA699A">
              <w:t xml:space="preserve">d </w:t>
            </w:r>
            <w:r w:rsidR="00404FAE" w:rsidRPr="00AA699A">
              <w:rPr>
                <w:rFonts w:hint="eastAsia"/>
              </w:rPr>
              <w:t xml:space="preserve">one </w:t>
            </w:r>
            <w:r w:rsidRPr="00AA699A">
              <w:rPr>
                <w:rFonts w:hint="eastAsia"/>
              </w:rPr>
              <w:t xml:space="preserve">long </w:t>
            </w:r>
            <w:r w:rsidRPr="00AA699A">
              <w:t>file record</w:t>
            </w:r>
            <w:r w:rsidRPr="00AA699A">
              <w:rPr>
                <w:rFonts w:hint="eastAsia"/>
              </w:rPr>
              <w:t>读取</w:t>
            </w:r>
            <w:r w:rsidR="00404FAE" w:rsidRPr="00AA699A">
              <w:rPr>
                <w:rFonts w:hint="eastAsia"/>
              </w:rPr>
              <w:t>单个</w:t>
            </w:r>
            <w:r w:rsidRPr="00AA699A">
              <w:rPr>
                <w:rFonts w:hint="eastAsia"/>
              </w:rPr>
              <w:t>长文件记录</w:t>
            </w:r>
          </w:p>
        </w:tc>
        <w:tc>
          <w:tcPr>
            <w:tcW w:w="1560" w:type="dxa"/>
          </w:tcPr>
          <w:p w14:paraId="2A8DCB0F" w14:textId="1C53B87F" w:rsidR="00BD1EB8" w:rsidRPr="00AA699A" w:rsidRDefault="0070665C" w:rsidP="00F20F21">
            <w:pPr>
              <w:spacing w:after="0" w:line="240" w:lineRule="auto"/>
            </w:pPr>
            <w:r w:rsidRPr="00AA699A">
              <w:rPr>
                <w:rFonts w:hint="eastAsia"/>
              </w:rPr>
              <w:t>4</w:t>
            </w:r>
            <w:r w:rsidR="00BD1EB8" w:rsidRPr="00AA699A">
              <w:rPr>
                <w:rFonts w:hint="eastAsia"/>
              </w:rPr>
              <w:t>4H</w:t>
            </w:r>
          </w:p>
        </w:tc>
        <w:tc>
          <w:tcPr>
            <w:tcW w:w="4586" w:type="dxa"/>
          </w:tcPr>
          <w:p w14:paraId="52479F11" w14:textId="7726F10D" w:rsidR="00BD1EB8" w:rsidRPr="00AA699A" w:rsidRDefault="00BD1EB8" w:rsidP="00BD1EB8">
            <w:pPr>
              <w:spacing w:after="0" w:line="240" w:lineRule="auto"/>
            </w:pPr>
            <w:r w:rsidRPr="00AA699A">
              <w:rPr>
                <w:rFonts w:hint="eastAsia"/>
              </w:rPr>
              <w:t>R</w:t>
            </w:r>
            <w:r w:rsidRPr="00AA699A">
              <w:t xml:space="preserve">ead </w:t>
            </w:r>
            <w:r w:rsidR="00404FAE" w:rsidRPr="00AA699A">
              <w:rPr>
                <w:rFonts w:hint="eastAsia"/>
              </w:rPr>
              <w:t xml:space="preserve">one </w:t>
            </w:r>
            <w:r w:rsidRPr="00AA699A">
              <w:rPr>
                <w:rFonts w:hint="eastAsia"/>
              </w:rPr>
              <w:t xml:space="preserve">long </w:t>
            </w:r>
            <w:r w:rsidRPr="00AA699A">
              <w:t xml:space="preserve">file record, </w:t>
            </w:r>
            <w:r w:rsidRPr="00AA699A">
              <w:rPr>
                <w:rFonts w:hint="eastAsia"/>
              </w:rPr>
              <w:t xml:space="preserve">bin, battery info, </w:t>
            </w:r>
            <w:r w:rsidRPr="00AA699A">
              <w:t>save event list etc.</w:t>
            </w:r>
          </w:p>
          <w:p w14:paraId="1CB3D79E" w14:textId="57F16DE5" w:rsidR="00BD1EB8" w:rsidRPr="00AA699A" w:rsidRDefault="00BD1EB8" w:rsidP="00BD1EB8">
            <w:pPr>
              <w:spacing w:after="0" w:line="240" w:lineRule="auto"/>
            </w:pPr>
            <w:r w:rsidRPr="00AA699A">
              <w:rPr>
                <w:rFonts w:hint="eastAsia"/>
              </w:rPr>
              <w:t>读取长文件记录内容，单芯信息，</w:t>
            </w:r>
            <w:r w:rsidRPr="00AA699A">
              <w:rPr>
                <w:rFonts w:hint="eastAsia"/>
              </w:rPr>
              <w:t>bin</w:t>
            </w:r>
            <w:r w:rsidRPr="00AA699A">
              <w:rPr>
                <w:rFonts w:hint="eastAsia"/>
              </w:rPr>
              <w:t>文件，事件发生记录等内容</w:t>
            </w:r>
          </w:p>
        </w:tc>
      </w:tr>
    </w:tbl>
    <w:p w14:paraId="38C9D866" w14:textId="77777777" w:rsidR="007B79CC" w:rsidRPr="00AA699A" w:rsidRDefault="007B79CC" w:rsidP="007B79CC">
      <w:pPr>
        <w:rPr>
          <w:b/>
          <w:sz w:val="32"/>
        </w:rPr>
      </w:pPr>
    </w:p>
    <w:p w14:paraId="5BBD6DD0" w14:textId="4CE3B1C5" w:rsidR="00AA53B2" w:rsidRPr="00AA699A" w:rsidRDefault="009221F7" w:rsidP="00DE2D9B">
      <w:pPr>
        <w:pStyle w:val="3"/>
        <w:numPr>
          <w:ilvl w:val="1"/>
          <w:numId w:val="21"/>
        </w:numPr>
        <w:rPr>
          <w:sz w:val="24"/>
        </w:rPr>
      </w:pPr>
      <w:bookmarkStart w:id="117" w:name="_Toc204328297"/>
      <w:r w:rsidRPr="00AA699A">
        <w:rPr>
          <w:rFonts w:hint="eastAsia"/>
          <w:sz w:val="24"/>
        </w:rPr>
        <w:t>从机地址描述</w:t>
      </w:r>
      <w:r w:rsidR="008361E1" w:rsidRPr="00AA699A">
        <w:rPr>
          <w:rFonts w:hint="eastAsia"/>
          <w:sz w:val="24"/>
        </w:rPr>
        <w:t>（</w:t>
      </w:r>
      <w:r w:rsidR="008361E1" w:rsidRPr="00AA699A">
        <w:rPr>
          <w:rFonts w:hint="eastAsia"/>
          <w:sz w:val="24"/>
        </w:rPr>
        <w:t>FH</w:t>
      </w:r>
      <w:r w:rsidR="008361E1" w:rsidRPr="00AA699A">
        <w:rPr>
          <w:sz w:val="24"/>
        </w:rPr>
        <w:t>3</w:t>
      </w:r>
      <w:r w:rsidR="008361E1" w:rsidRPr="00AA699A">
        <w:rPr>
          <w:rFonts w:hint="eastAsia"/>
          <w:sz w:val="24"/>
        </w:rPr>
        <w:t>X</w:t>
      </w:r>
      <w:r w:rsidR="008361E1" w:rsidRPr="00AA699A">
        <w:rPr>
          <w:sz w:val="24"/>
        </w:rPr>
        <w:t xml:space="preserve"> </w:t>
      </w:r>
      <w:r w:rsidR="008361E1" w:rsidRPr="00AA699A">
        <w:rPr>
          <w:rFonts w:hint="eastAsia"/>
          <w:sz w:val="24"/>
        </w:rPr>
        <w:t>only</w:t>
      </w:r>
      <w:r w:rsidR="008361E1" w:rsidRPr="00AA699A">
        <w:rPr>
          <w:rFonts w:hint="eastAsia"/>
          <w:sz w:val="24"/>
        </w:rPr>
        <w:t>）</w:t>
      </w:r>
      <w:bookmarkEnd w:id="117"/>
    </w:p>
    <w:p w14:paraId="07EFB134" w14:textId="2FF498D6" w:rsidR="00BE6A41" w:rsidRPr="00AA699A" w:rsidRDefault="00BE6A41" w:rsidP="00DE2D9B">
      <w:pPr>
        <w:pStyle w:val="a4"/>
        <w:ind w:left="360"/>
      </w:pPr>
      <w:r w:rsidRPr="00AA699A">
        <w:rPr>
          <w:rFonts w:hint="eastAsia"/>
        </w:rPr>
        <w:t>ForceH</w:t>
      </w:r>
      <w:r w:rsidRPr="00AA699A">
        <w:t>3</w:t>
      </w:r>
      <w:r w:rsidRPr="00AA699A">
        <w:rPr>
          <w:rFonts w:hint="eastAsia"/>
        </w:rPr>
        <w:t>X</w:t>
      </w:r>
      <w:r w:rsidRPr="00AA699A">
        <w:rPr>
          <w:rFonts w:hint="eastAsia"/>
        </w:rPr>
        <w:t>项目包含两种协议，使用从机地址区分不同的协议。</w:t>
      </w:r>
    </w:p>
    <w:tbl>
      <w:tblPr>
        <w:tblStyle w:val="a3"/>
        <w:tblW w:w="8424" w:type="dxa"/>
        <w:tblInd w:w="360" w:type="dxa"/>
        <w:tblLook w:val="04A0" w:firstRow="1" w:lastRow="0" w:firstColumn="1" w:lastColumn="0" w:noHBand="0" w:noVBand="1"/>
      </w:tblPr>
      <w:tblGrid>
        <w:gridCol w:w="3604"/>
        <w:gridCol w:w="4820"/>
      </w:tblGrid>
      <w:tr w:rsidR="00BE6A41" w:rsidRPr="00AA699A" w14:paraId="3E4A6DC1" w14:textId="77777777" w:rsidTr="00DE2D9B">
        <w:tc>
          <w:tcPr>
            <w:tcW w:w="3604" w:type="dxa"/>
          </w:tcPr>
          <w:p w14:paraId="18199B6D" w14:textId="0F799021" w:rsidR="00BE6A41" w:rsidRPr="00AA699A" w:rsidRDefault="00BE6A41" w:rsidP="00DB4223">
            <w:pPr>
              <w:pStyle w:val="a4"/>
            </w:pPr>
            <w:r w:rsidRPr="00AA699A">
              <w:rPr>
                <w:rFonts w:hint="eastAsia"/>
              </w:rPr>
              <w:t>从机地址</w:t>
            </w:r>
          </w:p>
        </w:tc>
        <w:tc>
          <w:tcPr>
            <w:tcW w:w="4820" w:type="dxa"/>
          </w:tcPr>
          <w:p w14:paraId="296C6423" w14:textId="6DB59E45" w:rsidR="00BE6A41" w:rsidRPr="00AA699A" w:rsidRDefault="00BE6A41" w:rsidP="003745EA">
            <w:pPr>
              <w:pStyle w:val="a4"/>
            </w:pPr>
            <w:r w:rsidRPr="00AA699A">
              <w:rPr>
                <w:rFonts w:hint="eastAsia"/>
              </w:rPr>
              <w:t>设备类型</w:t>
            </w:r>
          </w:p>
        </w:tc>
      </w:tr>
      <w:tr w:rsidR="00BE6A41" w:rsidRPr="00AA699A" w14:paraId="7F918687" w14:textId="77777777" w:rsidTr="00DE2D9B">
        <w:tc>
          <w:tcPr>
            <w:tcW w:w="3604" w:type="dxa"/>
          </w:tcPr>
          <w:p w14:paraId="58C13C9E" w14:textId="2C7D21CA" w:rsidR="00BE6A41" w:rsidRPr="00AA699A" w:rsidRDefault="00BE6A41" w:rsidP="003745EA">
            <w:pPr>
              <w:pStyle w:val="a4"/>
            </w:pPr>
            <w:r w:rsidRPr="00AA699A">
              <w:t>1</w:t>
            </w:r>
          </w:p>
        </w:tc>
        <w:tc>
          <w:tcPr>
            <w:tcW w:w="4820" w:type="dxa"/>
          </w:tcPr>
          <w:p w14:paraId="083F4D9F" w14:textId="77777777" w:rsidR="00BE6A41" w:rsidRPr="00AA699A" w:rsidRDefault="00BE6A41" w:rsidP="003745EA">
            <w:pPr>
              <w:pStyle w:val="a4"/>
            </w:pPr>
            <w:r w:rsidRPr="00AA699A">
              <w:rPr>
                <w:rFonts w:hint="eastAsia"/>
              </w:rPr>
              <w:t>电池</w:t>
            </w:r>
            <w:r w:rsidRPr="00AA699A">
              <w:rPr>
                <w:rFonts w:hint="eastAsia"/>
              </w:rPr>
              <w:t>modbus</w:t>
            </w:r>
            <w:r w:rsidRPr="00AA699A">
              <w:rPr>
                <w:rFonts w:hint="eastAsia"/>
              </w:rPr>
              <w:t>（本协议）</w:t>
            </w:r>
          </w:p>
        </w:tc>
      </w:tr>
      <w:tr w:rsidR="00BE6A41" w:rsidRPr="00AA699A" w14:paraId="3FDECDC4" w14:textId="77777777" w:rsidTr="00DE2D9B">
        <w:tc>
          <w:tcPr>
            <w:tcW w:w="3604" w:type="dxa"/>
          </w:tcPr>
          <w:p w14:paraId="785D04BB" w14:textId="6307645C" w:rsidR="00BE6A41" w:rsidRPr="00AA699A" w:rsidRDefault="00BE6A41" w:rsidP="003745EA">
            <w:pPr>
              <w:pStyle w:val="a4"/>
            </w:pPr>
            <w:r w:rsidRPr="00AA699A">
              <w:t>2</w:t>
            </w:r>
          </w:p>
        </w:tc>
        <w:tc>
          <w:tcPr>
            <w:tcW w:w="4820" w:type="dxa"/>
          </w:tcPr>
          <w:p w14:paraId="382A0A6D" w14:textId="2752F870" w:rsidR="00BE6A41" w:rsidRPr="00AA699A" w:rsidRDefault="00BE6A41" w:rsidP="009221F7">
            <w:pPr>
              <w:pStyle w:val="a4"/>
            </w:pPr>
            <w:r w:rsidRPr="00AA699A">
              <w:rPr>
                <w:rFonts w:hint="eastAsia"/>
              </w:rPr>
              <w:t>P</w:t>
            </w:r>
            <w:r w:rsidR="00431364" w:rsidRPr="00AA699A">
              <w:rPr>
                <w:rFonts w:hint="eastAsia"/>
              </w:rPr>
              <w:t>CS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modbus</w:t>
            </w:r>
            <w:r w:rsidRPr="00AA699A">
              <w:rPr>
                <w:rFonts w:hint="eastAsia"/>
              </w:rPr>
              <w:t>（</w:t>
            </w:r>
            <w:r w:rsidRPr="00AA699A">
              <w:rPr>
                <w:rFonts w:hint="eastAsia"/>
              </w:rPr>
              <w:t>PCS</w:t>
            </w:r>
            <w:r w:rsidRPr="00AA699A">
              <w:rPr>
                <w:rFonts w:hint="eastAsia"/>
              </w:rPr>
              <w:t>协议）</w:t>
            </w:r>
          </w:p>
        </w:tc>
      </w:tr>
    </w:tbl>
    <w:p w14:paraId="5150CA2C" w14:textId="4AF89A11" w:rsidR="00BE6A41" w:rsidRPr="00AA699A" w:rsidRDefault="00BE6A41" w:rsidP="00DE2D9B">
      <w:pPr>
        <w:pStyle w:val="a4"/>
        <w:ind w:left="360"/>
      </w:pPr>
    </w:p>
    <w:p w14:paraId="327F8252" w14:textId="77777777" w:rsidR="007B79CC" w:rsidRPr="00AA699A" w:rsidRDefault="00EA6EC8" w:rsidP="00550262">
      <w:pPr>
        <w:pStyle w:val="2"/>
        <w:numPr>
          <w:ilvl w:val="0"/>
          <w:numId w:val="21"/>
        </w:numPr>
      </w:pPr>
      <w:bookmarkStart w:id="118" w:name="_Toc204328298"/>
      <w:r w:rsidRPr="00AA699A">
        <w:rPr>
          <w:rFonts w:hint="eastAsia"/>
        </w:rPr>
        <w:t>Message</w:t>
      </w:r>
      <w:r w:rsidRPr="00AA699A">
        <w:t xml:space="preserve"> </w:t>
      </w:r>
      <w:r w:rsidRPr="00AA699A">
        <w:rPr>
          <w:rFonts w:hint="eastAsia"/>
        </w:rPr>
        <w:t>format/</w:t>
      </w:r>
      <w:r w:rsidRPr="00AA699A">
        <w:rPr>
          <w:rFonts w:hint="eastAsia"/>
        </w:rPr>
        <w:t>报文格式</w:t>
      </w:r>
      <w:r w:rsidR="00063BFE" w:rsidRPr="00AA699A">
        <w:rPr>
          <w:rFonts w:hint="eastAsia"/>
        </w:rPr>
        <w:t>说明</w:t>
      </w:r>
      <w:bookmarkEnd w:id="118"/>
    </w:p>
    <w:p w14:paraId="60B73F48" w14:textId="77777777" w:rsidR="007B79CC" w:rsidRPr="00AA699A" w:rsidRDefault="007B79CC" w:rsidP="007B79CC">
      <w:pPr>
        <w:rPr>
          <w:b/>
          <w:sz w:val="32"/>
        </w:rPr>
      </w:pPr>
    </w:p>
    <w:p w14:paraId="71038F89" w14:textId="77777777" w:rsidR="007B79CC" w:rsidRPr="00AA699A" w:rsidRDefault="007B79CC">
      <w:pPr>
        <w:rPr>
          <w:color w:val="FF0000"/>
          <w:sz w:val="32"/>
        </w:rPr>
      </w:pPr>
      <w:r w:rsidRPr="00AA699A">
        <w:rPr>
          <w:rFonts w:hint="eastAsia"/>
          <w:color w:val="FF0000"/>
          <w:sz w:val="32"/>
        </w:rPr>
        <w:t>F</w:t>
      </w:r>
      <w:r w:rsidRPr="00AA699A">
        <w:rPr>
          <w:color w:val="FF0000"/>
          <w:sz w:val="32"/>
        </w:rPr>
        <w:t xml:space="preserve">ollow message format is for RTU format, </w:t>
      </w:r>
    </w:p>
    <w:p w14:paraId="30A66791" w14:textId="77777777" w:rsidR="007B79CC" w:rsidRPr="00AA699A" w:rsidRDefault="007B79CC">
      <w:pPr>
        <w:rPr>
          <w:color w:val="FF0000"/>
          <w:sz w:val="32"/>
        </w:rPr>
      </w:pPr>
      <w:r w:rsidRPr="00AA699A">
        <w:rPr>
          <w:color w:val="FF0000"/>
          <w:sz w:val="32"/>
        </w:rPr>
        <w:t>For MODBUS TCP format</w:t>
      </w:r>
      <w:r w:rsidR="00CE71D5" w:rsidRPr="00AA699A">
        <w:rPr>
          <w:color w:val="FF0000"/>
          <w:sz w:val="32"/>
        </w:rPr>
        <w:t>,</w:t>
      </w:r>
      <w:r w:rsidRPr="00AA699A">
        <w:rPr>
          <w:color w:val="FF0000"/>
          <w:sz w:val="32"/>
        </w:rPr>
        <w:t xml:space="preserve"> it doesn`t need “slave address” and “CRC check code”</w:t>
      </w:r>
      <w:r w:rsidR="00CE71D5" w:rsidRPr="00AA699A">
        <w:rPr>
          <w:color w:val="FF0000"/>
          <w:sz w:val="32"/>
        </w:rPr>
        <w:t>. But it needs “MBAP message header” at beginning.</w:t>
      </w:r>
    </w:p>
    <w:p w14:paraId="7ADFF59F" w14:textId="77777777" w:rsidR="007B79CC" w:rsidRPr="00AA699A" w:rsidRDefault="007B79CC" w:rsidP="007B79CC">
      <w:pPr>
        <w:rPr>
          <w:b/>
          <w:sz w:val="32"/>
        </w:rPr>
      </w:pPr>
      <w:r w:rsidRPr="00AA699A">
        <w:rPr>
          <w:rFonts w:hint="eastAsia"/>
          <w:b/>
          <w:color w:val="FF0000"/>
          <w:sz w:val="32"/>
        </w:rPr>
        <w:t>以下报文格式为</w:t>
      </w:r>
      <w:r w:rsidRPr="00AA699A">
        <w:rPr>
          <w:rFonts w:hint="eastAsia"/>
          <w:b/>
          <w:color w:val="FF0000"/>
          <w:sz w:val="32"/>
        </w:rPr>
        <w:t>RTU</w:t>
      </w:r>
      <w:r w:rsidRPr="00AA699A">
        <w:rPr>
          <w:rFonts w:hint="eastAsia"/>
          <w:b/>
          <w:color w:val="FF0000"/>
          <w:sz w:val="32"/>
        </w:rPr>
        <w:t>传输格式，若使用</w:t>
      </w:r>
      <w:r w:rsidRPr="00AA699A">
        <w:rPr>
          <w:rFonts w:hint="eastAsia"/>
          <w:b/>
          <w:color w:val="FF0000"/>
          <w:sz w:val="32"/>
        </w:rPr>
        <w:t>Modbus TCP</w:t>
      </w:r>
      <w:r w:rsidRPr="00AA699A">
        <w:rPr>
          <w:rFonts w:hint="eastAsia"/>
          <w:b/>
          <w:color w:val="FF0000"/>
          <w:sz w:val="32"/>
        </w:rPr>
        <w:t>则无需从机地址及</w:t>
      </w:r>
      <w:r w:rsidRPr="00AA699A">
        <w:rPr>
          <w:rFonts w:hint="eastAsia"/>
          <w:b/>
          <w:color w:val="FF0000"/>
          <w:sz w:val="32"/>
        </w:rPr>
        <w:t>CRC</w:t>
      </w:r>
      <w:r w:rsidRPr="00AA699A">
        <w:rPr>
          <w:rFonts w:hint="eastAsia"/>
          <w:b/>
          <w:color w:val="FF0000"/>
          <w:sz w:val="32"/>
        </w:rPr>
        <w:t>校验码，但是要开头增加</w:t>
      </w:r>
      <w:r w:rsidRPr="00AA699A">
        <w:rPr>
          <w:rFonts w:hint="eastAsia"/>
          <w:b/>
          <w:color w:val="FF0000"/>
          <w:sz w:val="32"/>
        </w:rPr>
        <w:t>MBAP</w:t>
      </w:r>
      <w:r w:rsidRPr="00AA699A">
        <w:rPr>
          <w:rFonts w:hint="eastAsia"/>
          <w:b/>
          <w:color w:val="FF0000"/>
          <w:sz w:val="32"/>
        </w:rPr>
        <w:t>报文头</w:t>
      </w:r>
    </w:p>
    <w:p w14:paraId="7CDECDB1" w14:textId="77777777" w:rsidR="00EB1BD4" w:rsidRPr="00AA699A" w:rsidRDefault="00EB1BD4" w:rsidP="007B79CC">
      <w:pPr>
        <w:rPr>
          <w:b/>
          <w:sz w:val="32"/>
        </w:rPr>
      </w:pPr>
    </w:p>
    <w:p w14:paraId="0A86061A" w14:textId="77777777" w:rsidR="00EB1BD4" w:rsidRPr="00AA699A" w:rsidRDefault="00EB1BD4" w:rsidP="007B79CC">
      <w:pPr>
        <w:rPr>
          <w:b/>
          <w:sz w:val="32"/>
        </w:rPr>
      </w:pPr>
    </w:p>
    <w:p w14:paraId="52A4BE3B" w14:textId="77777777" w:rsidR="00EA6EC8" w:rsidRPr="00AA699A" w:rsidRDefault="00EA6EC8" w:rsidP="007B79CC">
      <w:pPr>
        <w:rPr>
          <w:b/>
          <w:sz w:val="32"/>
        </w:rPr>
      </w:pPr>
    </w:p>
    <w:p w14:paraId="6E3CFCDA" w14:textId="77777777" w:rsidR="004041F3" w:rsidRPr="00AA699A" w:rsidRDefault="00FE5294" w:rsidP="00082E4B">
      <w:pPr>
        <w:pStyle w:val="a4"/>
        <w:numPr>
          <w:ilvl w:val="0"/>
          <w:numId w:val="15"/>
        </w:numPr>
      </w:pPr>
      <w:bookmarkStart w:id="119" w:name="OLE_LINK12"/>
      <w:bookmarkStart w:id="120" w:name="OLE_LINK13"/>
      <w:bookmarkStart w:id="121" w:name="OLE_LINK5"/>
      <w:bookmarkStart w:id="122" w:name="OLE_LINK6"/>
      <w:r w:rsidRPr="00AA699A">
        <w:rPr>
          <w:rFonts w:hint="eastAsia"/>
        </w:rPr>
        <w:t>Reading</w:t>
      </w:r>
      <w:r w:rsidR="00C54EE5" w:rsidRPr="00AA699A">
        <w:t xml:space="preserve"> </w:t>
      </w:r>
      <w:r w:rsidR="00C54EE5" w:rsidRPr="00AA699A">
        <w:rPr>
          <w:rFonts w:hint="eastAsia"/>
        </w:rPr>
        <w:t>multiple</w:t>
      </w:r>
      <w:r w:rsidRPr="00AA699A">
        <w:rPr>
          <w:rFonts w:hint="eastAsia"/>
        </w:rPr>
        <w:t xml:space="preserve"> Register D</w:t>
      </w:r>
      <w:r w:rsidR="00CA5F96" w:rsidRPr="00AA699A">
        <w:rPr>
          <w:rFonts w:hint="eastAsia"/>
        </w:rPr>
        <w:t>ata request message format</w:t>
      </w:r>
      <w:bookmarkEnd w:id="119"/>
      <w:bookmarkEnd w:id="120"/>
      <w:r w:rsidR="00CA5F96" w:rsidRPr="00AA699A">
        <w:rPr>
          <w:rFonts w:hint="eastAsia"/>
        </w:rPr>
        <w:t xml:space="preserve">  </w:t>
      </w:r>
      <w:bookmarkEnd w:id="121"/>
      <w:bookmarkEnd w:id="122"/>
      <w:r w:rsidR="00DC516D" w:rsidRPr="00AA699A">
        <w:rPr>
          <w:rFonts w:hint="eastAsia"/>
        </w:rPr>
        <w:t>读</w:t>
      </w:r>
      <w:r w:rsidR="00A906D5" w:rsidRPr="00AA699A">
        <w:rPr>
          <w:rFonts w:hint="eastAsia"/>
        </w:rPr>
        <w:t>多个</w:t>
      </w:r>
      <w:r w:rsidR="00DC516D" w:rsidRPr="00AA699A">
        <w:rPr>
          <w:rFonts w:hint="eastAsia"/>
        </w:rPr>
        <w:t>寄存器</w:t>
      </w:r>
      <w:r w:rsidR="004041F3" w:rsidRPr="00AA699A">
        <w:rPr>
          <w:rFonts w:hint="eastAsia"/>
        </w:rPr>
        <w:t>数据</w:t>
      </w:r>
      <w:r w:rsidR="00DC516D" w:rsidRPr="00AA699A">
        <w:rPr>
          <w:rFonts w:hint="eastAsia"/>
        </w:rPr>
        <w:t>请求报文</w:t>
      </w:r>
      <w:r w:rsidR="004041F3" w:rsidRPr="00AA699A">
        <w:rPr>
          <w:rFonts w:hint="eastAsia"/>
        </w:rPr>
        <w:t>格式：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9"/>
        <w:gridCol w:w="1561"/>
        <w:gridCol w:w="1808"/>
        <w:gridCol w:w="1417"/>
        <w:gridCol w:w="1458"/>
      </w:tblGrid>
      <w:tr w:rsidR="00703701" w:rsidRPr="00AA699A" w14:paraId="2176DE4D" w14:textId="77777777" w:rsidTr="00CA5F96">
        <w:trPr>
          <w:trHeight w:val="233"/>
        </w:trPr>
        <w:tc>
          <w:tcPr>
            <w:tcW w:w="1559" w:type="dxa"/>
          </w:tcPr>
          <w:p w14:paraId="34BD26B1" w14:textId="77777777" w:rsidR="008E4E8E" w:rsidRPr="00AA699A" w:rsidRDefault="00CA5F96" w:rsidP="00CA5F96">
            <w:bookmarkStart w:id="123" w:name="OLE_LINK7"/>
            <w:bookmarkStart w:id="124" w:name="OLE_LINK8"/>
            <w:bookmarkStart w:id="125" w:name="OLE_LINK9"/>
            <w:r w:rsidRPr="00AA699A">
              <w:rPr>
                <w:rFonts w:hint="eastAsia"/>
              </w:rPr>
              <w:t>Slaves</w:t>
            </w:r>
            <w:r w:rsidRPr="00AA699A">
              <w:t xml:space="preserve"> Address</w:t>
            </w:r>
            <w:bookmarkEnd w:id="123"/>
            <w:bookmarkEnd w:id="124"/>
            <w:bookmarkEnd w:id="125"/>
            <w:r w:rsidR="008E4E8E" w:rsidRPr="00AA699A">
              <w:rPr>
                <w:rFonts w:hint="eastAsia"/>
              </w:rPr>
              <w:t>从机地址</w:t>
            </w:r>
          </w:p>
        </w:tc>
        <w:tc>
          <w:tcPr>
            <w:tcW w:w="1561" w:type="dxa"/>
          </w:tcPr>
          <w:p w14:paraId="57821291" w14:textId="28C3F1B6" w:rsidR="008E4E8E" w:rsidRPr="00AA699A" w:rsidRDefault="00CA5F96">
            <w:bookmarkStart w:id="126" w:name="OLE_LINK10"/>
            <w:bookmarkStart w:id="127" w:name="OLE_LINK11"/>
            <w:r w:rsidRPr="00AA699A">
              <w:rPr>
                <w:rFonts w:hint="eastAsia"/>
              </w:rPr>
              <w:t>Function Code</w:t>
            </w:r>
            <w:bookmarkEnd w:id="126"/>
            <w:bookmarkEnd w:id="127"/>
            <w:r w:rsidR="008E4E8E" w:rsidRPr="00AA699A">
              <w:rPr>
                <w:rFonts w:hint="eastAsia"/>
              </w:rPr>
              <w:t>功能码（</w:t>
            </w:r>
            <w:r w:rsidR="008E4E8E" w:rsidRPr="00AA699A">
              <w:rPr>
                <w:rFonts w:hint="eastAsia"/>
              </w:rPr>
              <w:t>03</w:t>
            </w:r>
            <w:r w:rsidR="00FE4BEF" w:rsidRPr="00AA699A">
              <w:t>H/04H</w:t>
            </w:r>
            <w:r w:rsidR="008E4E8E" w:rsidRPr="00AA699A">
              <w:rPr>
                <w:rFonts w:hint="eastAsia"/>
              </w:rPr>
              <w:t>）</w:t>
            </w:r>
          </w:p>
        </w:tc>
        <w:tc>
          <w:tcPr>
            <w:tcW w:w="1808" w:type="dxa"/>
          </w:tcPr>
          <w:p w14:paraId="340F1C58" w14:textId="77777777" w:rsidR="008E4E8E" w:rsidRPr="00AA699A" w:rsidRDefault="00CA5F96" w:rsidP="008E4E8E">
            <w:bookmarkStart w:id="128" w:name="OLE_LINK23"/>
            <w:bookmarkStart w:id="129" w:name="OLE_LINK24"/>
            <w:bookmarkStart w:id="130" w:name="OLE_LINK25"/>
            <w:bookmarkStart w:id="131" w:name="OLE_LINK26"/>
            <w:bookmarkStart w:id="132" w:name="OLE_LINK27"/>
            <w:r w:rsidRPr="00AA699A">
              <w:rPr>
                <w:rFonts w:hint="eastAsia"/>
              </w:rPr>
              <w:t>Register Address</w:t>
            </w:r>
            <w:bookmarkEnd w:id="128"/>
            <w:bookmarkEnd w:id="129"/>
            <w:bookmarkEnd w:id="130"/>
            <w:bookmarkEnd w:id="131"/>
            <w:bookmarkEnd w:id="132"/>
            <w:r w:rsidR="008E4E8E" w:rsidRPr="00AA699A">
              <w:rPr>
                <w:rFonts w:hint="eastAsia"/>
              </w:rPr>
              <w:t>寄存器地址</w:t>
            </w:r>
          </w:p>
        </w:tc>
        <w:tc>
          <w:tcPr>
            <w:tcW w:w="1417" w:type="dxa"/>
          </w:tcPr>
          <w:p w14:paraId="42BF2360" w14:textId="77777777" w:rsidR="008E4E8E" w:rsidRPr="00AA699A" w:rsidRDefault="00CA5F96">
            <w:bookmarkStart w:id="133" w:name="OLE_LINK28"/>
            <w:r w:rsidRPr="00AA699A">
              <w:rPr>
                <w:rFonts w:hint="eastAsia"/>
              </w:rPr>
              <w:t>Register Qty.</w:t>
            </w:r>
            <w:bookmarkEnd w:id="133"/>
            <w:r w:rsidRPr="00AA699A">
              <w:rPr>
                <w:rFonts w:hint="eastAsia"/>
              </w:rPr>
              <w:t xml:space="preserve"> </w:t>
            </w:r>
            <w:r w:rsidR="006A77C2" w:rsidRPr="00AA699A">
              <w:rPr>
                <w:rFonts w:hint="eastAsia"/>
              </w:rPr>
              <w:t>寄存器数量</w:t>
            </w:r>
          </w:p>
        </w:tc>
        <w:tc>
          <w:tcPr>
            <w:tcW w:w="1458" w:type="dxa"/>
          </w:tcPr>
          <w:p w14:paraId="39BCF7B0" w14:textId="77777777" w:rsidR="008E4E8E" w:rsidRPr="00AA699A" w:rsidRDefault="008E4E8E" w:rsidP="009E04B0">
            <w:r w:rsidRPr="00AA699A">
              <w:rPr>
                <w:rFonts w:hint="eastAsia"/>
              </w:rPr>
              <w:t>CRC16</w:t>
            </w:r>
            <w:bookmarkStart w:id="134" w:name="OLE_LINK3"/>
            <w:bookmarkStart w:id="135" w:name="OLE_LINK4"/>
            <w:r w:rsidR="00CA5F96" w:rsidRPr="00AA699A">
              <w:rPr>
                <w:rFonts w:hint="eastAsia"/>
              </w:rPr>
              <w:t xml:space="preserve"> </w:t>
            </w:r>
            <w:bookmarkEnd w:id="134"/>
            <w:bookmarkEnd w:id="135"/>
            <w:r w:rsidR="0003638A" w:rsidRPr="00AA699A">
              <w:t>code</w:t>
            </w:r>
            <w:r w:rsidRPr="00AA699A">
              <w:rPr>
                <w:rFonts w:hint="eastAsia"/>
              </w:rPr>
              <w:t>校验码</w:t>
            </w:r>
          </w:p>
        </w:tc>
      </w:tr>
      <w:tr w:rsidR="008E4E8E" w:rsidRPr="00AA699A" w14:paraId="1A647158" w14:textId="77777777" w:rsidTr="00CA5F96">
        <w:trPr>
          <w:trHeight w:val="263"/>
        </w:trPr>
        <w:tc>
          <w:tcPr>
            <w:tcW w:w="1559" w:type="dxa"/>
          </w:tcPr>
          <w:p w14:paraId="683AEEC3" w14:textId="77777777" w:rsidR="008E4E8E" w:rsidRPr="00AA699A" w:rsidRDefault="008E4E8E">
            <w:r w:rsidRPr="00AA699A">
              <w:rPr>
                <w:rFonts w:hint="eastAsia"/>
              </w:rPr>
              <w:t>1Byte</w:t>
            </w:r>
          </w:p>
        </w:tc>
        <w:tc>
          <w:tcPr>
            <w:tcW w:w="1561" w:type="dxa"/>
          </w:tcPr>
          <w:p w14:paraId="37E690EC" w14:textId="77777777" w:rsidR="008E4E8E" w:rsidRPr="00AA699A" w:rsidRDefault="008E4E8E">
            <w:r w:rsidRPr="00AA699A">
              <w:rPr>
                <w:rFonts w:hint="eastAsia"/>
              </w:rPr>
              <w:t>1Byte</w:t>
            </w:r>
          </w:p>
        </w:tc>
        <w:tc>
          <w:tcPr>
            <w:tcW w:w="1808" w:type="dxa"/>
          </w:tcPr>
          <w:p w14:paraId="23527EA9" w14:textId="77777777" w:rsidR="008E4E8E" w:rsidRPr="00AA699A" w:rsidRDefault="008E4E8E">
            <w:r w:rsidRPr="00AA699A">
              <w:rPr>
                <w:rFonts w:hint="eastAsia"/>
              </w:rPr>
              <w:t>2Byte</w:t>
            </w:r>
          </w:p>
        </w:tc>
        <w:tc>
          <w:tcPr>
            <w:tcW w:w="1417" w:type="dxa"/>
          </w:tcPr>
          <w:p w14:paraId="2ED1D377" w14:textId="77777777" w:rsidR="008E4E8E" w:rsidRPr="00AA699A" w:rsidRDefault="008E4E8E">
            <w:r w:rsidRPr="00AA699A">
              <w:rPr>
                <w:rFonts w:hint="eastAsia"/>
              </w:rPr>
              <w:t>2Byte</w:t>
            </w:r>
          </w:p>
        </w:tc>
        <w:tc>
          <w:tcPr>
            <w:tcW w:w="1458" w:type="dxa"/>
          </w:tcPr>
          <w:p w14:paraId="42AA4D4E" w14:textId="77777777" w:rsidR="008E4E8E" w:rsidRPr="00AA699A" w:rsidRDefault="008E4E8E">
            <w:r w:rsidRPr="00AA699A">
              <w:rPr>
                <w:rFonts w:hint="eastAsia"/>
              </w:rPr>
              <w:t>2Byte</w:t>
            </w:r>
          </w:p>
        </w:tc>
      </w:tr>
    </w:tbl>
    <w:p w14:paraId="1A5D05CD" w14:textId="77777777" w:rsidR="00AA7910" w:rsidRPr="00AA699A" w:rsidRDefault="00AA7910"/>
    <w:p w14:paraId="7DB45239" w14:textId="77777777" w:rsidR="004041F3" w:rsidRPr="00AA699A" w:rsidRDefault="00FE5294">
      <w:bookmarkStart w:id="136" w:name="OLE_LINK14"/>
      <w:bookmarkStart w:id="137" w:name="OLE_LINK15"/>
      <w:r w:rsidRPr="00AA699A">
        <w:rPr>
          <w:rFonts w:hint="eastAsia"/>
        </w:rPr>
        <w:t>Reading</w:t>
      </w:r>
      <w:r w:rsidR="00C54EE5" w:rsidRPr="00AA699A">
        <w:t xml:space="preserve"> </w:t>
      </w:r>
      <w:r w:rsidR="00C54EE5" w:rsidRPr="00AA699A">
        <w:rPr>
          <w:rFonts w:hint="eastAsia"/>
        </w:rPr>
        <w:t>multiple</w:t>
      </w:r>
      <w:r w:rsidRPr="00AA699A">
        <w:rPr>
          <w:rFonts w:hint="eastAsia"/>
        </w:rPr>
        <w:t xml:space="preserve"> Register Data </w:t>
      </w:r>
      <w:r w:rsidRPr="00AA699A">
        <w:t>response</w:t>
      </w:r>
      <w:r w:rsidRPr="00AA699A">
        <w:rPr>
          <w:rFonts w:hint="eastAsia"/>
        </w:rPr>
        <w:t xml:space="preserve"> message format</w:t>
      </w:r>
      <w:bookmarkEnd w:id="136"/>
      <w:bookmarkEnd w:id="137"/>
      <w:r w:rsidRPr="00AA699A">
        <w:rPr>
          <w:rFonts w:hint="eastAsia"/>
        </w:rPr>
        <w:t xml:space="preserve">  </w:t>
      </w:r>
      <w:r w:rsidR="00DC516D" w:rsidRPr="00AA699A">
        <w:rPr>
          <w:rFonts w:hint="eastAsia"/>
        </w:rPr>
        <w:t>读</w:t>
      </w:r>
      <w:r w:rsidR="00A906D5" w:rsidRPr="00AA699A">
        <w:rPr>
          <w:rFonts w:hint="eastAsia"/>
        </w:rPr>
        <w:t>多个</w:t>
      </w:r>
      <w:r w:rsidR="00DC516D" w:rsidRPr="00AA699A">
        <w:rPr>
          <w:rFonts w:hint="eastAsia"/>
        </w:rPr>
        <w:t>寄存器</w:t>
      </w:r>
      <w:r w:rsidR="00AA7910" w:rsidRPr="00AA699A">
        <w:rPr>
          <w:rFonts w:hint="eastAsia"/>
        </w:rPr>
        <w:t>数据</w:t>
      </w:r>
      <w:r w:rsidR="00DC516D" w:rsidRPr="00AA699A">
        <w:rPr>
          <w:rFonts w:hint="eastAsia"/>
        </w:rPr>
        <w:t>响应报文</w:t>
      </w:r>
      <w:r w:rsidR="00AA7910" w:rsidRPr="00AA699A">
        <w:rPr>
          <w:rFonts w:hint="eastAsia"/>
        </w:rPr>
        <w:t>格式：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1594"/>
        <w:gridCol w:w="1561"/>
        <w:gridCol w:w="1561"/>
        <w:gridCol w:w="1561"/>
      </w:tblGrid>
      <w:tr w:rsidR="00703701" w:rsidRPr="00AA699A" w14:paraId="4A784694" w14:textId="77777777" w:rsidTr="00FE5294">
        <w:trPr>
          <w:trHeight w:val="233"/>
        </w:trPr>
        <w:tc>
          <w:tcPr>
            <w:tcW w:w="1526" w:type="dxa"/>
          </w:tcPr>
          <w:p w14:paraId="09C36339" w14:textId="77777777" w:rsidR="008E4E8E" w:rsidRPr="00AA699A" w:rsidRDefault="00FE5294" w:rsidP="000A484A">
            <w:bookmarkStart w:id="138" w:name="OLE_LINK16"/>
            <w:bookmarkStart w:id="139" w:name="OLE_LINK17"/>
            <w:bookmarkStart w:id="140" w:name="OLE_LINK18"/>
            <w:bookmarkStart w:id="141" w:name="OLE_LINK19"/>
            <w:r w:rsidRPr="00AA699A">
              <w:rPr>
                <w:rFonts w:hint="eastAsia"/>
                <w:sz w:val="21"/>
              </w:rPr>
              <w:lastRenderedPageBreak/>
              <w:t>Slaves</w:t>
            </w:r>
            <w:r w:rsidRPr="00AA699A">
              <w:rPr>
                <w:sz w:val="21"/>
              </w:rPr>
              <w:t xml:space="preserve"> Address</w:t>
            </w:r>
            <w:bookmarkEnd w:id="138"/>
            <w:bookmarkEnd w:id="139"/>
            <w:bookmarkEnd w:id="140"/>
            <w:bookmarkEnd w:id="141"/>
            <w:r w:rsidRPr="00AA699A">
              <w:rPr>
                <w:rFonts w:hint="eastAsia"/>
              </w:rPr>
              <w:t xml:space="preserve"> </w:t>
            </w:r>
            <w:r w:rsidR="008E4E8E" w:rsidRPr="00AA699A">
              <w:rPr>
                <w:rFonts w:hint="eastAsia"/>
              </w:rPr>
              <w:t>从机地址</w:t>
            </w:r>
          </w:p>
        </w:tc>
        <w:tc>
          <w:tcPr>
            <w:tcW w:w="1594" w:type="dxa"/>
          </w:tcPr>
          <w:p w14:paraId="27C247C4" w14:textId="03D5ED6E" w:rsidR="008E4E8E" w:rsidRPr="00AA699A" w:rsidRDefault="00FE5294" w:rsidP="00FE5294">
            <w:bookmarkStart w:id="142" w:name="OLE_LINK20"/>
            <w:bookmarkStart w:id="143" w:name="OLE_LINK21"/>
            <w:bookmarkStart w:id="144" w:name="OLE_LINK22"/>
            <w:r w:rsidRPr="00AA699A">
              <w:rPr>
                <w:rFonts w:hint="eastAsia"/>
              </w:rPr>
              <w:t>Function Code</w:t>
            </w:r>
            <w:bookmarkEnd w:id="142"/>
            <w:bookmarkEnd w:id="143"/>
            <w:bookmarkEnd w:id="144"/>
            <w:r w:rsidR="008E4E8E" w:rsidRPr="00AA699A">
              <w:rPr>
                <w:rFonts w:hint="eastAsia"/>
              </w:rPr>
              <w:t>功能码</w:t>
            </w:r>
            <w:r w:rsidRPr="00AA699A">
              <w:rPr>
                <w:rFonts w:hint="eastAsia"/>
              </w:rPr>
              <w:t>(</w:t>
            </w:r>
            <w:r w:rsidR="008E4E8E" w:rsidRPr="00AA699A">
              <w:rPr>
                <w:rFonts w:hint="eastAsia"/>
              </w:rPr>
              <w:t>03</w:t>
            </w:r>
            <w:r w:rsidR="00391494" w:rsidRPr="00AA699A">
              <w:rPr>
                <w:rFonts w:hint="eastAsia"/>
              </w:rPr>
              <w:t>H</w:t>
            </w:r>
            <w:r w:rsidR="00FE4BEF" w:rsidRPr="00AA699A">
              <w:t>/04H</w:t>
            </w:r>
            <w:r w:rsidRPr="00AA699A">
              <w:rPr>
                <w:rFonts w:hint="eastAsia"/>
              </w:rPr>
              <w:t>)</w:t>
            </w:r>
          </w:p>
        </w:tc>
        <w:tc>
          <w:tcPr>
            <w:tcW w:w="1561" w:type="dxa"/>
          </w:tcPr>
          <w:p w14:paraId="6347FDAC" w14:textId="77777777" w:rsidR="008E4E8E" w:rsidRPr="00AA699A" w:rsidRDefault="00FE5294" w:rsidP="00FE5294">
            <w:bookmarkStart w:id="145" w:name="OLE_LINK29"/>
            <w:bookmarkStart w:id="146" w:name="OLE_LINK30"/>
            <w:r w:rsidRPr="00AA699A">
              <w:rPr>
                <w:rFonts w:hint="eastAsia"/>
              </w:rPr>
              <w:t>Data Length</w:t>
            </w:r>
            <w:bookmarkEnd w:id="145"/>
            <w:bookmarkEnd w:id="146"/>
            <w:r w:rsidR="008E4E8E" w:rsidRPr="00AA699A">
              <w:rPr>
                <w:rFonts w:hint="eastAsia"/>
              </w:rPr>
              <w:t>数据长度</w:t>
            </w:r>
            <w:r w:rsidR="008E4E8E" w:rsidRPr="00AA699A">
              <w:rPr>
                <w:rFonts w:hint="eastAsia"/>
              </w:rPr>
              <w:t>N</w:t>
            </w:r>
          </w:p>
        </w:tc>
        <w:tc>
          <w:tcPr>
            <w:tcW w:w="1561" w:type="dxa"/>
          </w:tcPr>
          <w:p w14:paraId="5BDB96A9" w14:textId="77777777" w:rsidR="008E4E8E" w:rsidRPr="00AA699A" w:rsidRDefault="00FE5294" w:rsidP="000A484A">
            <w:r w:rsidRPr="00AA699A">
              <w:rPr>
                <w:rFonts w:hint="eastAsia"/>
              </w:rPr>
              <w:t xml:space="preserve">Data </w:t>
            </w:r>
            <w:r w:rsidR="008E4E8E" w:rsidRPr="00AA699A">
              <w:rPr>
                <w:rFonts w:hint="eastAsia"/>
              </w:rPr>
              <w:t>数据</w:t>
            </w:r>
          </w:p>
        </w:tc>
        <w:tc>
          <w:tcPr>
            <w:tcW w:w="1561" w:type="dxa"/>
          </w:tcPr>
          <w:p w14:paraId="122FAFCF" w14:textId="77777777" w:rsidR="008E4E8E" w:rsidRPr="00AA699A" w:rsidRDefault="008E4E8E" w:rsidP="009E04B0">
            <w:r w:rsidRPr="00AA699A">
              <w:rPr>
                <w:rFonts w:hint="eastAsia"/>
              </w:rPr>
              <w:t>CRC16</w:t>
            </w:r>
            <w:bookmarkStart w:id="147" w:name="OLE_LINK31"/>
            <w:bookmarkStart w:id="148" w:name="OLE_LINK32"/>
            <w:r w:rsidR="00FE5294" w:rsidRPr="00AA699A">
              <w:rPr>
                <w:rFonts w:hint="eastAsia"/>
              </w:rPr>
              <w:t xml:space="preserve"> </w:t>
            </w:r>
            <w:bookmarkEnd w:id="147"/>
            <w:bookmarkEnd w:id="148"/>
            <w:r w:rsidR="0003638A" w:rsidRPr="00AA699A">
              <w:t>code</w:t>
            </w:r>
            <w:r w:rsidRPr="00AA699A">
              <w:rPr>
                <w:rFonts w:hint="eastAsia"/>
              </w:rPr>
              <w:t>校验码</w:t>
            </w:r>
          </w:p>
        </w:tc>
      </w:tr>
      <w:tr w:rsidR="008E4E8E" w:rsidRPr="00AA699A" w14:paraId="68DDEE12" w14:textId="77777777" w:rsidTr="00FE5294">
        <w:trPr>
          <w:trHeight w:val="263"/>
        </w:trPr>
        <w:tc>
          <w:tcPr>
            <w:tcW w:w="1526" w:type="dxa"/>
          </w:tcPr>
          <w:p w14:paraId="03388651" w14:textId="77777777" w:rsidR="008E4E8E" w:rsidRPr="00AA699A" w:rsidRDefault="008E4E8E" w:rsidP="000A484A">
            <w:r w:rsidRPr="00AA699A">
              <w:rPr>
                <w:rFonts w:hint="eastAsia"/>
              </w:rPr>
              <w:t>1Byte</w:t>
            </w:r>
          </w:p>
        </w:tc>
        <w:tc>
          <w:tcPr>
            <w:tcW w:w="1594" w:type="dxa"/>
          </w:tcPr>
          <w:p w14:paraId="2A859024" w14:textId="77777777" w:rsidR="008E4E8E" w:rsidRPr="00AA699A" w:rsidRDefault="008E4E8E" w:rsidP="000A484A">
            <w:r w:rsidRPr="00AA699A">
              <w:rPr>
                <w:rFonts w:hint="eastAsia"/>
              </w:rPr>
              <w:t>1Byte</w:t>
            </w:r>
          </w:p>
        </w:tc>
        <w:tc>
          <w:tcPr>
            <w:tcW w:w="1561" w:type="dxa"/>
          </w:tcPr>
          <w:p w14:paraId="60F79031" w14:textId="77777777" w:rsidR="008E4E8E" w:rsidRPr="00AA699A" w:rsidRDefault="008E4E8E" w:rsidP="008E4E8E">
            <w:r w:rsidRPr="00AA699A">
              <w:rPr>
                <w:rFonts w:hint="eastAsia"/>
              </w:rPr>
              <w:t>1Byte</w:t>
            </w:r>
          </w:p>
        </w:tc>
        <w:tc>
          <w:tcPr>
            <w:tcW w:w="1561" w:type="dxa"/>
          </w:tcPr>
          <w:p w14:paraId="146393DA" w14:textId="77777777" w:rsidR="008E4E8E" w:rsidRPr="00AA699A" w:rsidRDefault="008E4E8E" w:rsidP="000A484A">
            <w:r w:rsidRPr="00AA699A">
              <w:rPr>
                <w:rFonts w:hint="eastAsia"/>
              </w:rPr>
              <w:t>2NByte</w:t>
            </w:r>
          </w:p>
        </w:tc>
        <w:tc>
          <w:tcPr>
            <w:tcW w:w="1561" w:type="dxa"/>
          </w:tcPr>
          <w:p w14:paraId="4B2BC2D3" w14:textId="77777777" w:rsidR="008E4E8E" w:rsidRPr="00AA699A" w:rsidRDefault="008E4E8E" w:rsidP="000A484A">
            <w:r w:rsidRPr="00AA699A">
              <w:rPr>
                <w:rFonts w:hint="eastAsia"/>
              </w:rPr>
              <w:t>2Byte</w:t>
            </w:r>
          </w:p>
        </w:tc>
      </w:tr>
    </w:tbl>
    <w:p w14:paraId="25030514" w14:textId="77777777" w:rsidR="008E4E8E" w:rsidRPr="00AA699A" w:rsidRDefault="008E4E8E"/>
    <w:p w14:paraId="7FE69040" w14:textId="77777777" w:rsidR="003168A8" w:rsidRPr="00AA699A" w:rsidRDefault="000E39D4" w:rsidP="00082E4B">
      <w:pPr>
        <w:pStyle w:val="a4"/>
        <w:numPr>
          <w:ilvl w:val="0"/>
          <w:numId w:val="15"/>
        </w:numPr>
      </w:pPr>
      <w:r w:rsidRPr="00AA699A">
        <w:rPr>
          <w:rFonts w:hint="eastAsia"/>
        </w:rPr>
        <w:t>Writing</w:t>
      </w:r>
      <w:r w:rsidR="00A27377" w:rsidRPr="00AA699A">
        <w:t xml:space="preserve"> </w:t>
      </w:r>
      <w:r w:rsidR="00A27377" w:rsidRPr="00AA699A">
        <w:rPr>
          <w:rFonts w:hint="eastAsia"/>
        </w:rPr>
        <w:t>Single</w:t>
      </w:r>
      <w:r w:rsidRPr="00AA699A">
        <w:rPr>
          <w:rFonts w:hint="eastAsia"/>
        </w:rPr>
        <w:t xml:space="preserve"> Register Data request message format</w:t>
      </w:r>
      <w:r w:rsidR="003168A8" w:rsidRPr="00AA699A">
        <w:rPr>
          <w:rFonts w:hint="eastAsia"/>
        </w:rPr>
        <w:t>写单个寄存器数据请求报文格式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6"/>
        <w:gridCol w:w="1708"/>
        <w:gridCol w:w="1708"/>
        <w:gridCol w:w="1708"/>
        <w:gridCol w:w="1708"/>
      </w:tblGrid>
      <w:tr w:rsidR="00703701" w:rsidRPr="00AA699A" w14:paraId="0720AF0F" w14:textId="77777777" w:rsidTr="00A8571D">
        <w:trPr>
          <w:trHeight w:val="233"/>
        </w:trPr>
        <w:tc>
          <w:tcPr>
            <w:tcW w:w="1706" w:type="dxa"/>
          </w:tcPr>
          <w:p w14:paraId="4B38EC19" w14:textId="77777777" w:rsidR="003168A8" w:rsidRPr="00AA699A" w:rsidRDefault="000E39D4" w:rsidP="00A8571D">
            <w:r w:rsidRPr="00AA699A">
              <w:rPr>
                <w:rFonts w:hint="eastAsia"/>
                <w:sz w:val="21"/>
              </w:rPr>
              <w:t>Slaves</w:t>
            </w:r>
            <w:r w:rsidRPr="00AA699A">
              <w:rPr>
                <w:sz w:val="21"/>
              </w:rPr>
              <w:t xml:space="preserve"> Address</w:t>
            </w:r>
            <w:r w:rsidR="003168A8" w:rsidRPr="00AA699A">
              <w:rPr>
                <w:rFonts w:hint="eastAsia"/>
              </w:rPr>
              <w:t>从机地址</w:t>
            </w:r>
          </w:p>
        </w:tc>
        <w:tc>
          <w:tcPr>
            <w:tcW w:w="1708" w:type="dxa"/>
          </w:tcPr>
          <w:p w14:paraId="61C656DE" w14:textId="77777777" w:rsidR="003168A8" w:rsidRPr="00AA699A" w:rsidRDefault="000E39D4" w:rsidP="00A8571D">
            <w:r w:rsidRPr="00AA699A">
              <w:rPr>
                <w:rFonts w:hint="eastAsia"/>
              </w:rPr>
              <w:t>Function Code</w:t>
            </w:r>
            <w:r w:rsidR="003168A8" w:rsidRPr="00AA699A">
              <w:rPr>
                <w:rFonts w:hint="eastAsia"/>
              </w:rPr>
              <w:t>功能码（</w:t>
            </w:r>
            <w:r w:rsidR="003168A8" w:rsidRPr="00AA699A">
              <w:rPr>
                <w:rFonts w:hint="eastAsia"/>
              </w:rPr>
              <w:t>06H</w:t>
            </w:r>
            <w:r w:rsidR="003168A8" w:rsidRPr="00AA699A">
              <w:rPr>
                <w:rFonts w:hint="eastAsia"/>
              </w:rPr>
              <w:t>）</w:t>
            </w:r>
          </w:p>
        </w:tc>
        <w:tc>
          <w:tcPr>
            <w:tcW w:w="1708" w:type="dxa"/>
          </w:tcPr>
          <w:p w14:paraId="10FF700C" w14:textId="77777777" w:rsidR="003168A8" w:rsidRPr="00AA699A" w:rsidRDefault="000E39D4" w:rsidP="00A8571D">
            <w:r w:rsidRPr="00AA699A">
              <w:rPr>
                <w:rFonts w:hint="eastAsia"/>
              </w:rPr>
              <w:t>Register Address</w:t>
            </w:r>
            <w:r w:rsidR="003168A8" w:rsidRPr="00AA699A">
              <w:rPr>
                <w:rFonts w:hint="eastAsia"/>
              </w:rPr>
              <w:t>寄存器地址</w:t>
            </w:r>
          </w:p>
        </w:tc>
        <w:tc>
          <w:tcPr>
            <w:tcW w:w="1708" w:type="dxa"/>
          </w:tcPr>
          <w:p w14:paraId="327A3754" w14:textId="77777777" w:rsidR="003168A8" w:rsidRPr="00AA699A" w:rsidRDefault="000E39D4" w:rsidP="00A8571D">
            <w:r w:rsidRPr="00AA699A">
              <w:t>Register</w:t>
            </w:r>
            <w:r w:rsidRPr="00AA699A">
              <w:rPr>
                <w:rFonts w:hint="eastAsia"/>
              </w:rPr>
              <w:t xml:space="preserve"> Value</w:t>
            </w:r>
            <w:r w:rsidR="003168A8" w:rsidRPr="00AA699A">
              <w:rPr>
                <w:rFonts w:hint="eastAsia"/>
              </w:rPr>
              <w:t>寄存器值</w:t>
            </w:r>
          </w:p>
        </w:tc>
        <w:tc>
          <w:tcPr>
            <w:tcW w:w="1708" w:type="dxa"/>
          </w:tcPr>
          <w:p w14:paraId="15A9697C" w14:textId="77777777" w:rsidR="000E39D4" w:rsidRPr="00AA699A" w:rsidRDefault="000E39D4" w:rsidP="00A8571D">
            <w:r w:rsidRPr="00AA699A">
              <w:rPr>
                <w:rFonts w:hint="eastAsia"/>
              </w:rPr>
              <w:t xml:space="preserve">CRC16 </w:t>
            </w:r>
            <w:r w:rsidR="0003638A" w:rsidRPr="00AA699A">
              <w:t>code</w:t>
            </w:r>
          </w:p>
          <w:p w14:paraId="1F4076F7" w14:textId="77777777" w:rsidR="003168A8" w:rsidRPr="00AA699A" w:rsidRDefault="003168A8" w:rsidP="00A8571D">
            <w:r w:rsidRPr="00AA699A">
              <w:rPr>
                <w:rFonts w:hint="eastAsia"/>
              </w:rPr>
              <w:t>校验码</w:t>
            </w:r>
          </w:p>
        </w:tc>
      </w:tr>
      <w:tr w:rsidR="003168A8" w:rsidRPr="00AA699A" w14:paraId="65030999" w14:textId="77777777" w:rsidTr="00A8571D">
        <w:trPr>
          <w:trHeight w:val="263"/>
        </w:trPr>
        <w:tc>
          <w:tcPr>
            <w:tcW w:w="1706" w:type="dxa"/>
          </w:tcPr>
          <w:p w14:paraId="0BE89750" w14:textId="77777777" w:rsidR="003168A8" w:rsidRPr="00AA699A" w:rsidRDefault="003168A8" w:rsidP="00A8571D">
            <w:r w:rsidRPr="00AA699A">
              <w:rPr>
                <w:rFonts w:hint="eastAsia"/>
              </w:rPr>
              <w:t>1Byte</w:t>
            </w:r>
          </w:p>
        </w:tc>
        <w:tc>
          <w:tcPr>
            <w:tcW w:w="1708" w:type="dxa"/>
          </w:tcPr>
          <w:p w14:paraId="750188C3" w14:textId="77777777" w:rsidR="003168A8" w:rsidRPr="00AA699A" w:rsidRDefault="003168A8" w:rsidP="00A8571D">
            <w:r w:rsidRPr="00AA699A">
              <w:rPr>
                <w:rFonts w:hint="eastAsia"/>
              </w:rPr>
              <w:t>1Byte</w:t>
            </w:r>
          </w:p>
        </w:tc>
        <w:tc>
          <w:tcPr>
            <w:tcW w:w="1708" w:type="dxa"/>
          </w:tcPr>
          <w:p w14:paraId="56E8A397" w14:textId="77777777" w:rsidR="003168A8" w:rsidRPr="00AA699A" w:rsidRDefault="003168A8" w:rsidP="00A8571D">
            <w:r w:rsidRPr="00AA699A">
              <w:rPr>
                <w:rFonts w:hint="eastAsia"/>
              </w:rPr>
              <w:t>2Byte</w:t>
            </w:r>
          </w:p>
        </w:tc>
        <w:tc>
          <w:tcPr>
            <w:tcW w:w="1708" w:type="dxa"/>
          </w:tcPr>
          <w:p w14:paraId="35D8B059" w14:textId="77777777" w:rsidR="003168A8" w:rsidRPr="00AA699A" w:rsidRDefault="003168A8" w:rsidP="00A8571D">
            <w:r w:rsidRPr="00AA699A">
              <w:rPr>
                <w:rFonts w:hint="eastAsia"/>
              </w:rPr>
              <w:t>2Byte</w:t>
            </w:r>
          </w:p>
        </w:tc>
        <w:tc>
          <w:tcPr>
            <w:tcW w:w="1708" w:type="dxa"/>
          </w:tcPr>
          <w:p w14:paraId="54F20DAA" w14:textId="77777777" w:rsidR="003168A8" w:rsidRPr="00AA699A" w:rsidRDefault="003168A8" w:rsidP="00A8571D">
            <w:r w:rsidRPr="00AA699A">
              <w:rPr>
                <w:rFonts w:hint="eastAsia"/>
              </w:rPr>
              <w:t>2Byte</w:t>
            </w:r>
          </w:p>
        </w:tc>
      </w:tr>
    </w:tbl>
    <w:p w14:paraId="4094206D" w14:textId="77777777" w:rsidR="003168A8" w:rsidRPr="00AA699A" w:rsidRDefault="003168A8" w:rsidP="003168A8"/>
    <w:p w14:paraId="0DACDA61" w14:textId="77777777" w:rsidR="003168A8" w:rsidRPr="00AA699A" w:rsidRDefault="000E39D4" w:rsidP="003168A8">
      <w:r w:rsidRPr="00AA699A">
        <w:rPr>
          <w:rFonts w:hint="eastAsia"/>
        </w:rPr>
        <w:t xml:space="preserve">Writing </w:t>
      </w:r>
      <w:r w:rsidR="00C54EE5" w:rsidRPr="00AA699A">
        <w:rPr>
          <w:rFonts w:hint="eastAsia"/>
        </w:rPr>
        <w:t xml:space="preserve">Single </w:t>
      </w:r>
      <w:r w:rsidRPr="00AA699A">
        <w:rPr>
          <w:rFonts w:hint="eastAsia"/>
        </w:rPr>
        <w:t xml:space="preserve">Register Data </w:t>
      </w:r>
      <w:r w:rsidRPr="00AA699A">
        <w:t>response</w:t>
      </w:r>
      <w:r w:rsidRPr="00AA699A">
        <w:rPr>
          <w:rFonts w:hint="eastAsia"/>
        </w:rPr>
        <w:t xml:space="preserve"> message forma</w:t>
      </w:r>
      <w:r w:rsidR="003168A8" w:rsidRPr="00AA699A">
        <w:rPr>
          <w:rFonts w:hint="eastAsia"/>
        </w:rPr>
        <w:t>写单个寄存器数据响应报文格式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6"/>
        <w:gridCol w:w="1708"/>
        <w:gridCol w:w="1708"/>
        <w:gridCol w:w="1708"/>
        <w:gridCol w:w="1708"/>
      </w:tblGrid>
      <w:tr w:rsidR="00703701" w:rsidRPr="00AA699A" w14:paraId="78E0CB5F" w14:textId="77777777" w:rsidTr="00A8571D">
        <w:trPr>
          <w:trHeight w:val="233"/>
        </w:trPr>
        <w:tc>
          <w:tcPr>
            <w:tcW w:w="1706" w:type="dxa"/>
          </w:tcPr>
          <w:p w14:paraId="3B427A7A" w14:textId="77777777" w:rsidR="003168A8" w:rsidRPr="00AA699A" w:rsidRDefault="000E39D4" w:rsidP="00A8571D">
            <w:r w:rsidRPr="00AA699A">
              <w:rPr>
                <w:rFonts w:hint="eastAsia"/>
                <w:sz w:val="21"/>
              </w:rPr>
              <w:t>Slaves</w:t>
            </w:r>
            <w:r w:rsidRPr="00AA699A">
              <w:rPr>
                <w:sz w:val="21"/>
              </w:rPr>
              <w:t xml:space="preserve"> Address</w:t>
            </w:r>
            <w:r w:rsidR="003168A8" w:rsidRPr="00AA699A">
              <w:rPr>
                <w:rFonts w:hint="eastAsia"/>
              </w:rPr>
              <w:t>从机地址</w:t>
            </w:r>
          </w:p>
        </w:tc>
        <w:tc>
          <w:tcPr>
            <w:tcW w:w="1708" w:type="dxa"/>
          </w:tcPr>
          <w:p w14:paraId="00617FDA" w14:textId="77777777" w:rsidR="003168A8" w:rsidRPr="00AA699A" w:rsidRDefault="000E39D4" w:rsidP="00A8571D">
            <w:r w:rsidRPr="00AA699A">
              <w:rPr>
                <w:rFonts w:hint="eastAsia"/>
              </w:rPr>
              <w:t>Function Code</w:t>
            </w:r>
            <w:r w:rsidR="003168A8" w:rsidRPr="00AA699A">
              <w:rPr>
                <w:rFonts w:hint="eastAsia"/>
              </w:rPr>
              <w:t>功能码（</w:t>
            </w:r>
            <w:r w:rsidR="003168A8" w:rsidRPr="00AA699A">
              <w:rPr>
                <w:rFonts w:hint="eastAsia"/>
              </w:rPr>
              <w:t>06H</w:t>
            </w:r>
            <w:r w:rsidR="003168A8" w:rsidRPr="00AA699A">
              <w:rPr>
                <w:rFonts w:hint="eastAsia"/>
              </w:rPr>
              <w:t>）</w:t>
            </w:r>
          </w:p>
        </w:tc>
        <w:tc>
          <w:tcPr>
            <w:tcW w:w="1708" w:type="dxa"/>
          </w:tcPr>
          <w:p w14:paraId="37728664" w14:textId="77777777" w:rsidR="003168A8" w:rsidRPr="00AA699A" w:rsidRDefault="000E39D4" w:rsidP="00A8571D">
            <w:r w:rsidRPr="00AA699A">
              <w:rPr>
                <w:rFonts w:hint="eastAsia"/>
              </w:rPr>
              <w:t>Register Address</w:t>
            </w:r>
            <w:r w:rsidR="003168A8" w:rsidRPr="00AA699A">
              <w:rPr>
                <w:rFonts w:hint="eastAsia"/>
              </w:rPr>
              <w:t>寄存器地址</w:t>
            </w:r>
          </w:p>
        </w:tc>
        <w:tc>
          <w:tcPr>
            <w:tcW w:w="1708" w:type="dxa"/>
          </w:tcPr>
          <w:p w14:paraId="3F9A8D03" w14:textId="77777777" w:rsidR="003168A8" w:rsidRPr="00AA699A" w:rsidRDefault="000E39D4" w:rsidP="00A8571D">
            <w:r w:rsidRPr="00AA699A">
              <w:t>Register</w:t>
            </w:r>
            <w:r w:rsidRPr="00AA699A">
              <w:rPr>
                <w:rFonts w:hint="eastAsia"/>
              </w:rPr>
              <w:t xml:space="preserve"> Value</w:t>
            </w:r>
            <w:r w:rsidR="003168A8" w:rsidRPr="00AA699A">
              <w:rPr>
                <w:rFonts w:hint="eastAsia"/>
              </w:rPr>
              <w:t>寄存器值</w:t>
            </w:r>
          </w:p>
        </w:tc>
        <w:tc>
          <w:tcPr>
            <w:tcW w:w="1708" w:type="dxa"/>
          </w:tcPr>
          <w:p w14:paraId="2720766C" w14:textId="77777777" w:rsidR="000E39D4" w:rsidRPr="00AA699A" w:rsidRDefault="000E39D4" w:rsidP="00A8571D">
            <w:r w:rsidRPr="00AA699A">
              <w:rPr>
                <w:rFonts w:hint="eastAsia"/>
              </w:rPr>
              <w:t xml:space="preserve">CRC16 </w:t>
            </w:r>
            <w:r w:rsidR="0003638A" w:rsidRPr="00AA699A">
              <w:t>code</w:t>
            </w:r>
          </w:p>
          <w:p w14:paraId="236BC7E8" w14:textId="77777777" w:rsidR="003168A8" w:rsidRPr="00AA699A" w:rsidRDefault="003168A8" w:rsidP="00A8571D">
            <w:r w:rsidRPr="00AA699A">
              <w:rPr>
                <w:rFonts w:hint="eastAsia"/>
              </w:rPr>
              <w:t>校验码</w:t>
            </w:r>
          </w:p>
        </w:tc>
      </w:tr>
      <w:tr w:rsidR="00703701" w:rsidRPr="00AA699A" w14:paraId="2FC0D653" w14:textId="77777777" w:rsidTr="00A8571D">
        <w:trPr>
          <w:trHeight w:val="263"/>
        </w:trPr>
        <w:tc>
          <w:tcPr>
            <w:tcW w:w="1706" w:type="dxa"/>
          </w:tcPr>
          <w:p w14:paraId="62E6EF46" w14:textId="77777777" w:rsidR="003168A8" w:rsidRPr="00AA699A" w:rsidRDefault="003168A8" w:rsidP="00A8571D">
            <w:r w:rsidRPr="00AA699A">
              <w:rPr>
                <w:rFonts w:hint="eastAsia"/>
              </w:rPr>
              <w:t>1Byte</w:t>
            </w:r>
          </w:p>
        </w:tc>
        <w:tc>
          <w:tcPr>
            <w:tcW w:w="1708" w:type="dxa"/>
          </w:tcPr>
          <w:p w14:paraId="507642B2" w14:textId="77777777" w:rsidR="003168A8" w:rsidRPr="00AA699A" w:rsidRDefault="003168A8" w:rsidP="00A8571D">
            <w:r w:rsidRPr="00AA699A">
              <w:rPr>
                <w:rFonts w:hint="eastAsia"/>
              </w:rPr>
              <w:t>1Byte</w:t>
            </w:r>
          </w:p>
        </w:tc>
        <w:tc>
          <w:tcPr>
            <w:tcW w:w="1708" w:type="dxa"/>
          </w:tcPr>
          <w:p w14:paraId="63E98093" w14:textId="77777777" w:rsidR="003168A8" w:rsidRPr="00AA699A" w:rsidRDefault="003168A8" w:rsidP="00A8571D">
            <w:r w:rsidRPr="00AA699A">
              <w:rPr>
                <w:rFonts w:hint="eastAsia"/>
              </w:rPr>
              <w:t>2Byte</w:t>
            </w:r>
          </w:p>
        </w:tc>
        <w:tc>
          <w:tcPr>
            <w:tcW w:w="1708" w:type="dxa"/>
          </w:tcPr>
          <w:p w14:paraId="0FF68669" w14:textId="77777777" w:rsidR="003168A8" w:rsidRPr="00AA699A" w:rsidRDefault="003168A8" w:rsidP="00A8571D">
            <w:r w:rsidRPr="00AA699A">
              <w:rPr>
                <w:rFonts w:hint="eastAsia"/>
              </w:rPr>
              <w:t>2Byte</w:t>
            </w:r>
          </w:p>
        </w:tc>
        <w:tc>
          <w:tcPr>
            <w:tcW w:w="1708" w:type="dxa"/>
          </w:tcPr>
          <w:p w14:paraId="7F8F190C" w14:textId="77777777" w:rsidR="003168A8" w:rsidRPr="00AA699A" w:rsidRDefault="003168A8" w:rsidP="00A8571D">
            <w:r w:rsidRPr="00AA699A">
              <w:rPr>
                <w:rFonts w:hint="eastAsia"/>
              </w:rPr>
              <w:t>2Byte</w:t>
            </w:r>
          </w:p>
        </w:tc>
      </w:tr>
    </w:tbl>
    <w:p w14:paraId="13EAF676" w14:textId="77777777" w:rsidR="008E4E8E" w:rsidRPr="00AA699A" w:rsidRDefault="00FE5294" w:rsidP="00082E4B">
      <w:pPr>
        <w:pStyle w:val="a4"/>
        <w:numPr>
          <w:ilvl w:val="0"/>
          <w:numId w:val="15"/>
        </w:numPr>
      </w:pPr>
      <w:r w:rsidRPr="00AA699A">
        <w:t>Writing</w:t>
      </w:r>
      <w:r w:rsidR="00EB1BD4" w:rsidRPr="00AA699A">
        <w:t xml:space="preserve"> </w:t>
      </w:r>
      <w:r w:rsidR="00EB1BD4" w:rsidRPr="00AA699A">
        <w:rPr>
          <w:rFonts w:hint="eastAsia"/>
        </w:rPr>
        <w:t>Multiple</w:t>
      </w:r>
      <w:r w:rsidRPr="00AA699A">
        <w:rPr>
          <w:rFonts w:hint="eastAsia"/>
        </w:rPr>
        <w:t xml:space="preserve"> Register Data request message format</w:t>
      </w:r>
      <w:r w:rsidR="008E4E8E" w:rsidRPr="00AA699A">
        <w:rPr>
          <w:rFonts w:hint="eastAsia"/>
        </w:rPr>
        <w:t>写</w:t>
      </w:r>
      <w:r w:rsidR="003168A8" w:rsidRPr="00AA699A">
        <w:rPr>
          <w:rFonts w:hint="eastAsia"/>
        </w:rPr>
        <w:t>多个</w:t>
      </w:r>
      <w:r w:rsidR="008E4E8E" w:rsidRPr="00AA699A">
        <w:rPr>
          <w:rFonts w:hint="eastAsia"/>
        </w:rPr>
        <w:t>寄存器数据请求报文格式：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2"/>
        <w:gridCol w:w="1521"/>
        <w:gridCol w:w="1121"/>
        <w:gridCol w:w="1414"/>
        <w:gridCol w:w="1348"/>
        <w:gridCol w:w="984"/>
        <w:gridCol w:w="1480"/>
      </w:tblGrid>
      <w:tr w:rsidR="00703701" w:rsidRPr="00AA699A" w14:paraId="07FD0E7A" w14:textId="77777777" w:rsidTr="007608C3">
        <w:trPr>
          <w:trHeight w:val="381"/>
        </w:trPr>
        <w:tc>
          <w:tcPr>
            <w:tcW w:w="1526" w:type="dxa"/>
          </w:tcPr>
          <w:p w14:paraId="37FDCB35" w14:textId="77777777" w:rsidR="00F25777" w:rsidRPr="00AA699A" w:rsidRDefault="007608C3" w:rsidP="000A484A">
            <w:r w:rsidRPr="00AA699A">
              <w:rPr>
                <w:rFonts w:hint="eastAsia"/>
                <w:sz w:val="21"/>
              </w:rPr>
              <w:t>Slaves</w:t>
            </w:r>
            <w:r w:rsidRPr="00AA699A">
              <w:rPr>
                <w:sz w:val="21"/>
              </w:rPr>
              <w:t xml:space="preserve"> Address</w:t>
            </w:r>
            <w:r w:rsidR="00F25777" w:rsidRPr="00AA699A">
              <w:rPr>
                <w:rFonts w:hint="eastAsia"/>
              </w:rPr>
              <w:t>从机地址</w:t>
            </w:r>
          </w:p>
        </w:tc>
        <w:tc>
          <w:tcPr>
            <w:tcW w:w="1559" w:type="dxa"/>
          </w:tcPr>
          <w:p w14:paraId="1E698EE4" w14:textId="77777777" w:rsidR="00F25777" w:rsidRPr="00AA699A" w:rsidRDefault="007608C3" w:rsidP="008B399A">
            <w:r w:rsidRPr="00AA699A">
              <w:rPr>
                <w:rFonts w:hint="eastAsia"/>
              </w:rPr>
              <w:t>Function Code</w:t>
            </w:r>
            <w:r w:rsidRPr="00AA699A">
              <w:rPr>
                <w:rFonts w:hint="eastAsia"/>
              </w:rPr>
              <w:t>功能码</w:t>
            </w:r>
            <w:r w:rsidRPr="00AA699A">
              <w:rPr>
                <w:rFonts w:hint="eastAsia"/>
              </w:rPr>
              <w:t>(</w:t>
            </w:r>
            <w:r w:rsidR="008B399A" w:rsidRPr="00AA699A">
              <w:rPr>
                <w:rFonts w:hint="eastAsia"/>
              </w:rPr>
              <w:t>10</w:t>
            </w:r>
            <w:r w:rsidR="00F25777" w:rsidRPr="00AA699A">
              <w:rPr>
                <w:rFonts w:hint="eastAsia"/>
              </w:rPr>
              <w:t>H</w:t>
            </w:r>
            <w:r w:rsidRPr="00AA699A"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529B841D" w14:textId="77777777" w:rsidR="00F25777" w:rsidRPr="00AA699A" w:rsidRDefault="007608C3" w:rsidP="008E4E8E">
            <w:r w:rsidRPr="00AA699A">
              <w:rPr>
                <w:rFonts w:hint="eastAsia"/>
              </w:rPr>
              <w:t>Register Address</w:t>
            </w:r>
            <w:r w:rsidR="00F25777" w:rsidRPr="00AA699A">
              <w:rPr>
                <w:rFonts w:hint="eastAsia"/>
              </w:rPr>
              <w:t>寄存器地址</w:t>
            </w:r>
          </w:p>
        </w:tc>
        <w:tc>
          <w:tcPr>
            <w:tcW w:w="1449" w:type="dxa"/>
          </w:tcPr>
          <w:p w14:paraId="33282AB9" w14:textId="77777777" w:rsidR="00F25777" w:rsidRPr="00AA699A" w:rsidRDefault="007608C3" w:rsidP="000A484A">
            <w:r w:rsidRPr="00AA699A">
              <w:rPr>
                <w:rFonts w:hint="eastAsia"/>
              </w:rPr>
              <w:t>Register Qty.</w:t>
            </w:r>
            <w:r w:rsidR="006A77C2" w:rsidRPr="00AA699A">
              <w:rPr>
                <w:rFonts w:hint="eastAsia"/>
              </w:rPr>
              <w:t>寄存器数量</w:t>
            </w:r>
          </w:p>
        </w:tc>
        <w:tc>
          <w:tcPr>
            <w:tcW w:w="1386" w:type="dxa"/>
          </w:tcPr>
          <w:p w14:paraId="26FBBB0C" w14:textId="77777777" w:rsidR="00F25777" w:rsidRPr="00AA699A" w:rsidRDefault="007608C3" w:rsidP="008E4E8E">
            <w:r w:rsidRPr="00AA699A">
              <w:rPr>
                <w:rFonts w:hint="eastAsia"/>
              </w:rPr>
              <w:t>Data Length</w:t>
            </w:r>
            <w:r w:rsidR="006A77C2" w:rsidRPr="00AA699A">
              <w:rPr>
                <w:rFonts w:hint="eastAsia"/>
              </w:rPr>
              <w:t>数据长度</w:t>
            </w:r>
            <w:r w:rsidR="006A77C2" w:rsidRPr="00AA699A">
              <w:rPr>
                <w:rFonts w:hint="eastAsia"/>
              </w:rPr>
              <w:t>N</w:t>
            </w:r>
          </w:p>
        </w:tc>
        <w:tc>
          <w:tcPr>
            <w:tcW w:w="992" w:type="dxa"/>
          </w:tcPr>
          <w:p w14:paraId="22438BE9" w14:textId="77777777" w:rsidR="00F25777" w:rsidRPr="00AA699A" w:rsidRDefault="007608C3" w:rsidP="008E4E8E">
            <w:r w:rsidRPr="00AA699A">
              <w:rPr>
                <w:rFonts w:hint="eastAsia"/>
              </w:rPr>
              <w:t xml:space="preserve">Data   </w:t>
            </w:r>
            <w:r w:rsidR="00F25777" w:rsidRPr="00AA699A">
              <w:rPr>
                <w:rFonts w:hint="eastAsia"/>
              </w:rPr>
              <w:t>数据</w:t>
            </w:r>
          </w:p>
        </w:tc>
        <w:tc>
          <w:tcPr>
            <w:tcW w:w="1530" w:type="dxa"/>
          </w:tcPr>
          <w:p w14:paraId="145B273D" w14:textId="77777777" w:rsidR="00F25777" w:rsidRPr="00AA699A" w:rsidRDefault="00F25777" w:rsidP="009E04B0">
            <w:r w:rsidRPr="00AA699A">
              <w:rPr>
                <w:rFonts w:hint="eastAsia"/>
              </w:rPr>
              <w:t>CRC16</w:t>
            </w:r>
            <w:r w:rsidR="007608C3" w:rsidRPr="00AA699A">
              <w:rPr>
                <w:rFonts w:hint="eastAsia"/>
              </w:rPr>
              <w:t xml:space="preserve"> </w:t>
            </w:r>
            <w:r w:rsidR="0003638A" w:rsidRPr="00AA699A">
              <w:t>code</w:t>
            </w:r>
            <w:r w:rsidRPr="00AA699A">
              <w:rPr>
                <w:rFonts w:hint="eastAsia"/>
              </w:rPr>
              <w:t>校验码</w:t>
            </w:r>
          </w:p>
        </w:tc>
      </w:tr>
      <w:tr w:rsidR="00F25777" w:rsidRPr="00AA699A" w14:paraId="75C25C06" w14:textId="77777777" w:rsidTr="007608C3">
        <w:trPr>
          <w:trHeight w:val="181"/>
        </w:trPr>
        <w:tc>
          <w:tcPr>
            <w:tcW w:w="1526" w:type="dxa"/>
          </w:tcPr>
          <w:p w14:paraId="12212475" w14:textId="77777777" w:rsidR="00F25777" w:rsidRPr="00AA699A" w:rsidRDefault="00F25777" w:rsidP="000A484A">
            <w:r w:rsidRPr="00AA699A">
              <w:rPr>
                <w:rFonts w:hint="eastAsia"/>
              </w:rPr>
              <w:t>1Byte</w:t>
            </w:r>
          </w:p>
        </w:tc>
        <w:tc>
          <w:tcPr>
            <w:tcW w:w="1559" w:type="dxa"/>
          </w:tcPr>
          <w:p w14:paraId="1C805095" w14:textId="77777777" w:rsidR="00F25777" w:rsidRPr="00AA699A" w:rsidRDefault="00F25777" w:rsidP="000A484A">
            <w:r w:rsidRPr="00AA699A">
              <w:rPr>
                <w:rFonts w:hint="eastAsia"/>
              </w:rPr>
              <w:t>1Byte</w:t>
            </w:r>
          </w:p>
        </w:tc>
        <w:tc>
          <w:tcPr>
            <w:tcW w:w="1134" w:type="dxa"/>
          </w:tcPr>
          <w:p w14:paraId="01A020D3" w14:textId="77777777" w:rsidR="00F25777" w:rsidRPr="00AA699A" w:rsidRDefault="00F25777" w:rsidP="000A484A">
            <w:r w:rsidRPr="00AA699A">
              <w:rPr>
                <w:rFonts w:hint="eastAsia"/>
              </w:rPr>
              <w:t>2Byte</w:t>
            </w:r>
          </w:p>
        </w:tc>
        <w:tc>
          <w:tcPr>
            <w:tcW w:w="1449" w:type="dxa"/>
          </w:tcPr>
          <w:p w14:paraId="7717F712" w14:textId="77777777" w:rsidR="00F25777" w:rsidRPr="00AA699A" w:rsidRDefault="00F25777" w:rsidP="000A484A">
            <w:r w:rsidRPr="00AA699A">
              <w:rPr>
                <w:rFonts w:hint="eastAsia"/>
              </w:rPr>
              <w:t>2Byte</w:t>
            </w:r>
          </w:p>
        </w:tc>
        <w:tc>
          <w:tcPr>
            <w:tcW w:w="1386" w:type="dxa"/>
          </w:tcPr>
          <w:p w14:paraId="6D6E6520" w14:textId="77777777" w:rsidR="00F25777" w:rsidRPr="00AA699A" w:rsidRDefault="006A77C2" w:rsidP="000A484A">
            <w:r w:rsidRPr="00AA699A">
              <w:rPr>
                <w:rFonts w:hint="eastAsia"/>
              </w:rPr>
              <w:t>1Byte</w:t>
            </w:r>
          </w:p>
        </w:tc>
        <w:tc>
          <w:tcPr>
            <w:tcW w:w="992" w:type="dxa"/>
          </w:tcPr>
          <w:p w14:paraId="3F2A5E1B" w14:textId="77777777" w:rsidR="00F25777" w:rsidRPr="00AA699A" w:rsidRDefault="00F25777" w:rsidP="000A484A">
            <w:r w:rsidRPr="00AA699A">
              <w:rPr>
                <w:rFonts w:hint="eastAsia"/>
              </w:rPr>
              <w:t>2N</w:t>
            </w:r>
            <w:r w:rsidR="004723BC" w:rsidRPr="00AA699A">
              <w:t>b</w:t>
            </w:r>
            <w:r w:rsidRPr="00AA699A">
              <w:rPr>
                <w:rFonts w:hint="eastAsia"/>
              </w:rPr>
              <w:t>yte</w:t>
            </w:r>
          </w:p>
        </w:tc>
        <w:tc>
          <w:tcPr>
            <w:tcW w:w="1530" w:type="dxa"/>
          </w:tcPr>
          <w:p w14:paraId="576917C9" w14:textId="77777777" w:rsidR="00F25777" w:rsidRPr="00AA699A" w:rsidRDefault="00F25777" w:rsidP="000A484A">
            <w:r w:rsidRPr="00AA699A">
              <w:rPr>
                <w:rFonts w:hint="eastAsia"/>
              </w:rPr>
              <w:t>2Byte</w:t>
            </w:r>
          </w:p>
        </w:tc>
      </w:tr>
    </w:tbl>
    <w:p w14:paraId="3C51427F" w14:textId="77777777" w:rsidR="008E4E8E" w:rsidRPr="00AA699A" w:rsidRDefault="008E4E8E"/>
    <w:p w14:paraId="1470E6C5" w14:textId="77777777" w:rsidR="008E4E8E" w:rsidRPr="00AA699A" w:rsidRDefault="007608C3">
      <w:r w:rsidRPr="00AA699A">
        <w:rPr>
          <w:rFonts w:hint="eastAsia"/>
        </w:rPr>
        <w:t xml:space="preserve">Writing </w:t>
      </w:r>
      <w:r w:rsidR="00C03590" w:rsidRPr="00AA699A">
        <w:rPr>
          <w:rFonts w:hint="eastAsia"/>
        </w:rPr>
        <w:t>Mu</w:t>
      </w:r>
      <w:r w:rsidR="00C03590" w:rsidRPr="00AA699A">
        <w:t>l</w:t>
      </w:r>
      <w:r w:rsidR="00C03590" w:rsidRPr="00AA699A">
        <w:rPr>
          <w:rFonts w:hint="eastAsia"/>
        </w:rPr>
        <w:t xml:space="preserve">tiple </w:t>
      </w:r>
      <w:r w:rsidR="00C03590" w:rsidRPr="00AA699A">
        <w:t xml:space="preserve"> </w:t>
      </w:r>
      <w:r w:rsidRPr="00AA699A">
        <w:rPr>
          <w:rFonts w:hint="eastAsia"/>
        </w:rPr>
        <w:t xml:space="preserve">Register Data </w:t>
      </w:r>
      <w:r w:rsidRPr="00AA699A">
        <w:t>response</w:t>
      </w:r>
      <w:r w:rsidRPr="00AA699A">
        <w:rPr>
          <w:rFonts w:hint="eastAsia"/>
        </w:rPr>
        <w:t xml:space="preserve"> message format</w:t>
      </w:r>
      <w:r w:rsidR="008E4E8E" w:rsidRPr="00AA699A">
        <w:rPr>
          <w:rFonts w:hint="eastAsia"/>
        </w:rPr>
        <w:t>写</w:t>
      </w:r>
      <w:r w:rsidR="00A8571D" w:rsidRPr="00AA699A">
        <w:rPr>
          <w:rFonts w:hint="eastAsia"/>
        </w:rPr>
        <w:t>多个</w:t>
      </w:r>
      <w:r w:rsidR="008E4E8E" w:rsidRPr="00AA699A">
        <w:rPr>
          <w:rFonts w:hint="eastAsia"/>
        </w:rPr>
        <w:t>寄存器数据响应报文格式：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1704"/>
        <w:gridCol w:w="1840"/>
        <w:gridCol w:w="1394"/>
        <w:gridCol w:w="1521"/>
      </w:tblGrid>
      <w:tr w:rsidR="00703701" w:rsidRPr="00AA699A" w14:paraId="1A21B9E7" w14:textId="77777777" w:rsidTr="007608C3">
        <w:trPr>
          <w:trHeight w:val="381"/>
        </w:trPr>
        <w:tc>
          <w:tcPr>
            <w:tcW w:w="1526" w:type="dxa"/>
          </w:tcPr>
          <w:p w14:paraId="4A51C4DE" w14:textId="77777777" w:rsidR="008E4E8E" w:rsidRPr="00AA699A" w:rsidRDefault="007608C3" w:rsidP="000A484A">
            <w:r w:rsidRPr="00AA699A">
              <w:rPr>
                <w:rFonts w:hint="eastAsia"/>
                <w:sz w:val="21"/>
              </w:rPr>
              <w:t>Slaves</w:t>
            </w:r>
            <w:r w:rsidRPr="00AA699A">
              <w:rPr>
                <w:sz w:val="21"/>
              </w:rPr>
              <w:t xml:space="preserve"> Address</w:t>
            </w:r>
            <w:r w:rsidR="008E4E8E" w:rsidRPr="00AA699A">
              <w:rPr>
                <w:rFonts w:hint="eastAsia"/>
              </w:rPr>
              <w:t>从机地址</w:t>
            </w:r>
          </w:p>
        </w:tc>
        <w:tc>
          <w:tcPr>
            <w:tcW w:w="1704" w:type="dxa"/>
          </w:tcPr>
          <w:p w14:paraId="3DFA666B" w14:textId="77777777" w:rsidR="008E4E8E" w:rsidRPr="00AA699A" w:rsidRDefault="007608C3" w:rsidP="00C545BA">
            <w:r w:rsidRPr="00AA699A">
              <w:rPr>
                <w:rFonts w:hint="eastAsia"/>
              </w:rPr>
              <w:t>Function Code</w:t>
            </w:r>
            <w:r w:rsidR="008E4E8E" w:rsidRPr="00AA699A">
              <w:rPr>
                <w:rFonts w:hint="eastAsia"/>
              </w:rPr>
              <w:t>功能码（</w:t>
            </w:r>
            <w:r w:rsidR="00C545BA" w:rsidRPr="00AA699A">
              <w:rPr>
                <w:rFonts w:hint="eastAsia"/>
              </w:rPr>
              <w:t>10H</w:t>
            </w:r>
            <w:r w:rsidR="008E4E8E" w:rsidRPr="00AA699A">
              <w:rPr>
                <w:rFonts w:hint="eastAsia"/>
              </w:rPr>
              <w:t>）</w:t>
            </w:r>
          </w:p>
        </w:tc>
        <w:tc>
          <w:tcPr>
            <w:tcW w:w="1840" w:type="dxa"/>
          </w:tcPr>
          <w:p w14:paraId="4A37F4AE" w14:textId="77777777" w:rsidR="008E4E8E" w:rsidRPr="00AA699A" w:rsidRDefault="007608C3" w:rsidP="000A484A">
            <w:r w:rsidRPr="00AA699A">
              <w:rPr>
                <w:rFonts w:hint="eastAsia"/>
              </w:rPr>
              <w:t>Register Address</w:t>
            </w:r>
            <w:r w:rsidR="008E4E8E" w:rsidRPr="00AA699A">
              <w:rPr>
                <w:rFonts w:hint="eastAsia"/>
              </w:rPr>
              <w:t>寄存器地址</w:t>
            </w:r>
          </w:p>
        </w:tc>
        <w:tc>
          <w:tcPr>
            <w:tcW w:w="1394" w:type="dxa"/>
          </w:tcPr>
          <w:p w14:paraId="5FB2A0EF" w14:textId="77777777" w:rsidR="008E4E8E" w:rsidRPr="00AA699A" w:rsidRDefault="007608C3" w:rsidP="00C545BA">
            <w:r w:rsidRPr="00AA699A">
              <w:t>Register Qty.</w:t>
            </w:r>
            <w:r w:rsidR="006A77C2" w:rsidRPr="00AA699A">
              <w:rPr>
                <w:rFonts w:hint="eastAsia"/>
              </w:rPr>
              <w:t>寄存器数量</w:t>
            </w:r>
          </w:p>
        </w:tc>
        <w:tc>
          <w:tcPr>
            <w:tcW w:w="1521" w:type="dxa"/>
          </w:tcPr>
          <w:p w14:paraId="62D4D5FA" w14:textId="77777777" w:rsidR="008E4E8E" w:rsidRPr="00AA699A" w:rsidRDefault="008E4E8E" w:rsidP="000A484A">
            <w:r w:rsidRPr="00AA699A">
              <w:rPr>
                <w:rFonts w:hint="eastAsia"/>
              </w:rPr>
              <w:t>CRC16</w:t>
            </w:r>
            <w:r w:rsidR="007608C3" w:rsidRPr="00AA699A">
              <w:rPr>
                <w:rFonts w:hint="eastAsia"/>
              </w:rPr>
              <w:t xml:space="preserve"> </w:t>
            </w:r>
            <w:r w:rsidR="0003638A" w:rsidRPr="00AA699A">
              <w:t>code</w:t>
            </w:r>
            <w:r w:rsidRPr="00AA699A">
              <w:rPr>
                <w:rFonts w:hint="eastAsia"/>
              </w:rPr>
              <w:t>校验码</w:t>
            </w:r>
          </w:p>
        </w:tc>
      </w:tr>
      <w:tr w:rsidR="008E4E8E" w:rsidRPr="00AA699A" w14:paraId="51BDF664" w14:textId="77777777" w:rsidTr="007608C3">
        <w:trPr>
          <w:trHeight w:val="181"/>
        </w:trPr>
        <w:tc>
          <w:tcPr>
            <w:tcW w:w="1526" w:type="dxa"/>
          </w:tcPr>
          <w:p w14:paraId="1AE5A3D8" w14:textId="77777777" w:rsidR="008E4E8E" w:rsidRPr="00AA699A" w:rsidRDefault="008E4E8E" w:rsidP="000A484A">
            <w:r w:rsidRPr="00AA699A">
              <w:rPr>
                <w:rFonts w:hint="eastAsia"/>
              </w:rPr>
              <w:t>1Byte</w:t>
            </w:r>
          </w:p>
        </w:tc>
        <w:tc>
          <w:tcPr>
            <w:tcW w:w="1704" w:type="dxa"/>
          </w:tcPr>
          <w:p w14:paraId="76CB4F89" w14:textId="77777777" w:rsidR="008E4E8E" w:rsidRPr="00AA699A" w:rsidRDefault="008E4E8E" w:rsidP="000A484A">
            <w:r w:rsidRPr="00AA699A">
              <w:rPr>
                <w:rFonts w:hint="eastAsia"/>
              </w:rPr>
              <w:t>1Byte</w:t>
            </w:r>
          </w:p>
        </w:tc>
        <w:tc>
          <w:tcPr>
            <w:tcW w:w="1840" w:type="dxa"/>
          </w:tcPr>
          <w:p w14:paraId="70B73234" w14:textId="77777777" w:rsidR="008E4E8E" w:rsidRPr="00AA699A" w:rsidRDefault="008E4E8E" w:rsidP="000A484A">
            <w:r w:rsidRPr="00AA699A">
              <w:rPr>
                <w:rFonts w:hint="eastAsia"/>
              </w:rPr>
              <w:t>2Byte</w:t>
            </w:r>
          </w:p>
        </w:tc>
        <w:tc>
          <w:tcPr>
            <w:tcW w:w="1394" w:type="dxa"/>
          </w:tcPr>
          <w:p w14:paraId="3F0DE369" w14:textId="77777777" w:rsidR="008E4E8E" w:rsidRPr="00AA699A" w:rsidRDefault="008E4E8E" w:rsidP="000A484A">
            <w:r w:rsidRPr="00AA699A">
              <w:rPr>
                <w:rFonts w:hint="eastAsia"/>
              </w:rPr>
              <w:t>2Byte</w:t>
            </w:r>
          </w:p>
        </w:tc>
        <w:tc>
          <w:tcPr>
            <w:tcW w:w="1521" w:type="dxa"/>
          </w:tcPr>
          <w:p w14:paraId="12DA09FD" w14:textId="77777777" w:rsidR="008E4E8E" w:rsidRPr="00AA699A" w:rsidRDefault="008E4E8E" w:rsidP="000A484A">
            <w:r w:rsidRPr="00AA699A">
              <w:rPr>
                <w:rFonts w:hint="eastAsia"/>
              </w:rPr>
              <w:t>2Byte</w:t>
            </w:r>
          </w:p>
        </w:tc>
      </w:tr>
    </w:tbl>
    <w:p w14:paraId="7FA23F1A" w14:textId="77777777" w:rsidR="00CC2C3E" w:rsidRPr="00AA699A" w:rsidRDefault="00CC2C3E"/>
    <w:p w14:paraId="0357AE88" w14:textId="72C4983F" w:rsidR="003E6EB6" w:rsidRPr="00AA699A" w:rsidRDefault="003E6EB6" w:rsidP="003E6EB6">
      <w:pPr>
        <w:pStyle w:val="3"/>
        <w:numPr>
          <w:ilvl w:val="1"/>
          <w:numId w:val="21"/>
        </w:numPr>
        <w:rPr>
          <w:sz w:val="24"/>
        </w:rPr>
      </w:pPr>
      <w:bookmarkStart w:id="149" w:name="_Toc204328299"/>
      <w:r w:rsidRPr="00AA699A">
        <w:rPr>
          <w:rFonts w:hint="eastAsia"/>
          <w:sz w:val="24"/>
        </w:rPr>
        <w:t xml:space="preserve">0x14H </w:t>
      </w:r>
      <w:r w:rsidRPr="00AA699A">
        <w:rPr>
          <w:rFonts w:hint="eastAsia"/>
          <w:sz w:val="24"/>
        </w:rPr>
        <w:t>读取多个短文件指令</w:t>
      </w:r>
      <w:bookmarkEnd w:id="149"/>
    </w:p>
    <w:p w14:paraId="0E5BD46A" w14:textId="77777777" w:rsidR="00EB1BD4" w:rsidRPr="00AA699A" w:rsidRDefault="00EB1BD4" w:rsidP="00082E4B">
      <w:pPr>
        <w:pStyle w:val="a4"/>
        <w:numPr>
          <w:ilvl w:val="0"/>
          <w:numId w:val="15"/>
        </w:numPr>
      </w:pPr>
      <w:r w:rsidRPr="00AA699A">
        <w:rPr>
          <w:rFonts w:hint="eastAsia"/>
        </w:rPr>
        <w:t>读取文件记录数据请求报文格式</w:t>
      </w:r>
      <w:r w:rsidR="00C03590" w:rsidRPr="00AA699A">
        <w:rPr>
          <w:rFonts w:hint="eastAsia"/>
        </w:rPr>
        <w:t xml:space="preserve"> r</w:t>
      </w:r>
      <w:r w:rsidR="00C03590" w:rsidRPr="00AA699A">
        <w:t xml:space="preserve">eading </w:t>
      </w:r>
      <w:r w:rsidR="000A45EE" w:rsidRPr="00AA699A">
        <w:t>record</w:t>
      </w:r>
      <w:r w:rsidR="00656D61" w:rsidRPr="00AA699A">
        <w:t xml:space="preserve"> file</w:t>
      </w:r>
      <w:r w:rsidR="00C03590" w:rsidRPr="00AA699A">
        <w:t xml:space="preserve"> data request message format</w:t>
      </w:r>
    </w:p>
    <w:tbl>
      <w:tblPr>
        <w:tblStyle w:val="a3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1559"/>
        <w:gridCol w:w="1418"/>
        <w:gridCol w:w="1701"/>
        <w:gridCol w:w="1417"/>
        <w:gridCol w:w="1559"/>
      </w:tblGrid>
      <w:tr w:rsidR="00703701" w:rsidRPr="00AA699A" w14:paraId="50FE3BD7" w14:textId="77777777" w:rsidTr="00F744B4">
        <w:trPr>
          <w:trHeight w:val="381"/>
        </w:trPr>
        <w:tc>
          <w:tcPr>
            <w:tcW w:w="1526" w:type="dxa"/>
          </w:tcPr>
          <w:p w14:paraId="73F0A5AB" w14:textId="77777777" w:rsidR="00F62FC2" w:rsidRPr="00AA699A" w:rsidRDefault="00F62FC2" w:rsidP="000B60F9">
            <w:r w:rsidRPr="00AA699A">
              <w:t>Slave address</w:t>
            </w:r>
          </w:p>
          <w:p w14:paraId="7210960B" w14:textId="77777777" w:rsidR="00EB1BD4" w:rsidRPr="00AA699A" w:rsidRDefault="00EB1BD4" w:rsidP="000B60F9">
            <w:r w:rsidRPr="00AA699A">
              <w:rPr>
                <w:rFonts w:hint="eastAsia"/>
              </w:rPr>
              <w:t>从机地址</w:t>
            </w:r>
          </w:p>
        </w:tc>
        <w:tc>
          <w:tcPr>
            <w:tcW w:w="1559" w:type="dxa"/>
          </w:tcPr>
          <w:p w14:paraId="015906D5" w14:textId="77777777" w:rsidR="00721FF6" w:rsidRPr="00AA699A" w:rsidRDefault="00721FF6" w:rsidP="000B60F9">
            <w:r w:rsidRPr="00AA699A">
              <w:t>Function code</w:t>
            </w:r>
          </w:p>
          <w:p w14:paraId="4F67BCF8" w14:textId="77777777" w:rsidR="00EB1BD4" w:rsidRPr="00AA699A" w:rsidRDefault="00EB1BD4" w:rsidP="000B60F9">
            <w:r w:rsidRPr="00AA699A">
              <w:rPr>
                <w:rFonts w:hint="eastAsia"/>
              </w:rPr>
              <w:t>功能码</w:t>
            </w:r>
          </w:p>
        </w:tc>
        <w:tc>
          <w:tcPr>
            <w:tcW w:w="1418" w:type="dxa"/>
          </w:tcPr>
          <w:p w14:paraId="59C95AA6" w14:textId="77777777" w:rsidR="00721FF6" w:rsidRPr="00AA699A" w:rsidRDefault="00F744B4" w:rsidP="000B60F9">
            <w:r w:rsidRPr="00AA699A">
              <w:t>byte</w:t>
            </w:r>
            <w:r w:rsidR="00721FF6" w:rsidRPr="00AA699A">
              <w:t xml:space="preserve"> number</w:t>
            </w:r>
          </w:p>
          <w:p w14:paraId="1CA76E78" w14:textId="77777777" w:rsidR="00EB1BD4" w:rsidRPr="00AA699A" w:rsidRDefault="00EB1BD4" w:rsidP="000B60F9">
            <w:r w:rsidRPr="00AA699A">
              <w:t>字节数</w:t>
            </w:r>
          </w:p>
        </w:tc>
        <w:tc>
          <w:tcPr>
            <w:tcW w:w="1701" w:type="dxa"/>
          </w:tcPr>
          <w:p w14:paraId="5E45B51A" w14:textId="77777777" w:rsidR="00F744B4" w:rsidRPr="00AA699A" w:rsidRDefault="00F744B4" w:rsidP="000B60F9">
            <w:r w:rsidRPr="00AA699A">
              <w:t>Reference type</w:t>
            </w:r>
          </w:p>
          <w:p w14:paraId="33419989" w14:textId="77777777" w:rsidR="00EB1BD4" w:rsidRPr="00AA699A" w:rsidRDefault="00EB1BD4" w:rsidP="000B60F9">
            <w:r w:rsidRPr="00AA699A">
              <w:t>参考类型</w:t>
            </w:r>
          </w:p>
        </w:tc>
        <w:tc>
          <w:tcPr>
            <w:tcW w:w="1417" w:type="dxa"/>
          </w:tcPr>
          <w:p w14:paraId="76ABF69B" w14:textId="77777777" w:rsidR="00F744B4" w:rsidRPr="00AA699A" w:rsidRDefault="00F744B4" w:rsidP="000B60F9">
            <w:r w:rsidRPr="00AA699A">
              <w:t>File number</w:t>
            </w:r>
          </w:p>
          <w:p w14:paraId="3E209058" w14:textId="77777777" w:rsidR="00EB1BD4" w:rsidRPr="00AA699A" w:rsidRDefault="00EB1BD4" w:rsidP="000B60F9">
            <w:r w:rsidRPr="00AA699A">
              <w:rPr>
                <w:rFonts w:hint="eastAsia"/>
              </w:rPr>
              <w:t>文件号</w:t>
            </w:r>
          </w:p>
        </w:tc>
        <w:tc>
          <w:tcPr>
            <w:tcW w:w="1559" w:type="dxa"/>
          </w:tcPr>
          <w:p w14:paraId="024E5983" w14:textId="77777777" w:rsidR="00F744B4" w:rsidRPr="00AA699A" w:rsidRDefault="000A45EE" w:rsidP="000B60F9">
            <w:r w:rsidRPr="00AA699A">
              <w:t>Record</w:t>
            </w:r>
            <w:r w:rsidR="00F744B4" w:rsidRPr="00AA699A">
              <w:t xml:space="preserve"> number</w:t>
            </w:r>
          </w:p>
          <w:p w14:paraId="12CCAC64" w14:textId="77777777" w:rsidR="00EB1BD4" w:rsidRPr="00AA699A" w:rsidRDefault="00EB1BD4" w:rsidP="000B60F9">
            <w:r w:rsidRPr="00AA699A">
              <w:rPr>
                <w:rFonts w:hint="eastAsia"/>
              </w:rPr>
              <w:t>记录号</w:t>
            </w:r>
          </w:p>
        </w:tc>
      </w:tr>
      <w:tr w:rsidR="00EB1BD4" w:rsidRPr="00AA699A" w14:paraId="2F97A479" w14:textId="77777777" w:rsidTr="00F744B4">
        <w:trPr>
          <w:trHeight w:val="181"/>
        </w:trPr>
        <w:tc>
          <w:tcPr>
            <w:tcW w:w="1526" w:type="dxa"/>
          </w:tcPr>
          <w:p w14:paraId="444A8AD6" w14:textId="77777777" w:rsidR="00EB1BD4" w:rsidRPr="00AA699A" w:rsidRDefault="00EB1BD4" w:rsidP="000B60F9">
            <w:r w:rsidRPr="00AA699A">
              <w:rPr>
                <w:rFonts w:hint="eastAsia"/>
              </w:rPr>
              <w:t>1Byte</w:t>
            </w:r>
          </w:p>
        </w:tc>
        <w:tc>
          <w:tcPr>
            <w:tcW w:w="1559" w:type="dxa"/>
          </w:tcPr>
          <w:p w14:paraId="7ABD0483" w14:textId="77777777" w:rsidR="00EB1BD4" w:rsidRPr="00AA699A" w:rsidRDefault="00EB1BD4" w:rsidP="000B60F9">
            <w:r w:rsidRPr="00AA699A">
              <w:rPr>
                <w:rFonts w:hint="eastAsia"/>
              </w:rPr>
              <w:t>14H</w:t>
            </w:r>
          </w:p>
        </w:tc>
        <w:tc>
          <w:tcPr>
            <w:tcW w:w="1418" w:type="dxa"/>
          </w:tcPr>
          <w:p w14:paraId="40630E73" w14:textId="77777777" w:rsidR="00EB1BD4" w:rsidRPr="00AA699A" w:rsidRDefault="00EB1BD4" w:rsidP="000B60F9">
            <w:r w:rsidRPr="00AA699A">
              <w:t>N</w:t>
            </w:r>
          </w:p>
        </w:tc>
        <w:tc>
          <w:tcPr>
            <w:tcW w:w="1701" w:type="dxa"/>
          </w:tcPr>
          <w:p w14:paraId="332E2B2B" w14:textId="77777777" w:rsidR="00EB1BD4" w:rsidRPr="00AA699A" w:rsidRDefault="00EB1BD4" w:rsidP="000B60F9">
            <w:r w:rsidRPr="00AA699A">
              <w:rPr>
                <w:rFonts w:hint="eastAsia"/>
              </w:rPr>
              <w:t>06H</w:t>
            </w:r>
          </w:p>
        </w:tc>
        <w:tc>
          <w:tcPr>
            <w:tcW w:w="1417" w:type="dxa"/>
          </w:tcPr>
          <w:p w14:paraId="0D3ADEDA" w14:textId="77777777" w:rsidR="00EB1BD4" w:rsidRPr="00AA699A" w:rsidRDefault="00EB1BD4" w:rsidP="000B60F9">
            <w:r w:rsidRPr="00AA699A">
              <w:rPr>
                <w:rFonts w:hint="eastAsia"/>
              </w:rPr>
              <w:t>2Byte</w:t>
            </w:r>
          </w:p>
        </w:tc>
        <w:tc>
          <w:tcPr>
            <w:tcW w:w="1559" w:type="dxa"/>
          </w:tcPr>
          <w:p w14:paraId="2683F696" w14:textId="77777777" w:rsidR="00EB1BD4" w:rsidRPr="00AA699A" w:rsidRDefault="00EB1BD4" w:rsidP="000B60F9">
            <w:r w:rsidRPr="00AA699A">
              <w:rPr>
                <w:rFonts w:hint="eastAsia"/>
              </w:rPr>
              <w:t>2Byte</w:t>
            </w:r>
          </w:p>
        </w:tc>
      </w:tr>
    </w:tbl>
    <w:p w14:paraId="678D7079" w14:textId="77777777" w:rsidR="00EB1BD4" w:rsidRPr="00AA699A" w:rsidRDefault="00EB1BD4" w:rsidP="00EB1BD4"/>
    <w:tbl>
      <w:tblPr>
        <w:tblStyle w:val="a3"/>
        <w:tblW w:w="2997" w:type="dxa"/>
        <w:tblLook w:val="04A0" w:firstRow="1" w:lastRow="0" w:firstColumn="1" w:lastColumn="0" w:noHBand="0" w:noVBand="1"/>
      </w:tblPr>
      <w:tblGrid>
        <w:gridCol w:w="1154"/>
        <w:gridCol w:w="1843"/>
      </w:tblGrid>
      <w:tr w:rsidR="00703701" w:rsidRPr="00AA699A" w14:paraId="02B2A5FA" w14:textId="77777777" w:rsidTr="000B60F9">
        <w:trPr>
          <w:trHeight w:val="381"/>
        </w:trPr>
        <w:tc>
          <w:tcPr>
            <w:tcW w:w="1154" w:type="dxa"/>
          </w:tcPr>
          <w:p w14:paraId="3820CCD7" w14:textId="77777777" w:rsidR="00B72A09" w:rsidRPr="00AA699A" w:rsidRDefault="000A45EE" w:rsidP="000B60F9">
            <w:r w:rsidRPr="00AA699A">
              <w:lastRenderedPageBreak/>
              <w:t>record</w:t>
            </w:r>
            <w:r w:rsidR="00B72A09" w:rsidRPr="00AA699A">
              <w:t xml:space="preserve"> </w:t>
            </w:r>
            <w:r w:rsidRPr="00AA699A">
              <w:t>length</w:t>
            </w:r>
          </w:p>
          <w:p w14:paraId="5D5F29BF" w14:textId="77777777" w:rsidR="00EB1BD4" w:rsidRPr="00AA699A" w:rsidRDefault="00EB1BD4" w:rsidP="000B60F9">
            <w:r w:rsidRPr="00AA699A">
              <w:rPr>
                <w:rFonts w:hint="eastAsia"/>
              </w:rPr>
              <w:t>记录长度</w:t>
            </w:r>
          </w:p>
        </w:tc>
        <w:tc>
          <w:tcPr>
            <w:tcW w:w="1843" w:type="dxa"/>
          </w:tcPr>
          <w:p w14:paraId="26D175D4" w14:textId="77777777" w:rsidR="00526DF1" w:rsidRPr="00AA699A" w:rsidRDefault="00EB1BD4" w:rsidP="000B60F9">
            <w:r w:rsidRPr="00AA699A">
              <w:rPr>
                <w:rFonts w:hint="eastAsia"/>
              </w:rPr>
              <w:t>CRC16</w:t>
            </w:r>
            <w:r w:rsidR="00B72A09" w:rsidRPr="00AA699A">
              <w:t xml:space="preserve"> code</w:t>
            </w:r>
          </w:p>
          <w:p w14:paraId="4CA22001" w14:textId="77777777" w:rsidR="00EB1BD4" w:rsidRPr="00AA699A" w:rsidRDefault="00EB1BD4" w:rsidP="000B60F9">
            <w:r w:rsidRPr="00AA699A">
              <w:rPr>
                <w:rFonts w:hint="eastAsia"/>
              </w:rPr>
              <w:t>校验码</w:t>
            </w:r>
          </w:p>
        </w:tc>
      </w:tr>
      <w:tr w:rsidR="00EB1BD4" w:rsidRPr="00AA699A" w14:paraId="69A3333B" w14:textId="77777777" w:rsidTr="000B60F9">
        <w:trPr>
          <w:trHeight w:val="181"/>
        </w:trPr>
        <w:tc>
          <w:tcPr>
            <w:tcW w:w="1154" w:type="dxa"/>
          </w:tcPr>
          <w:p w14:paraId="1A96129B" w14:textId="77777777" w:rsidR="00EB1BD4" w:rsidRPr="00AA699A" w:rsidRDefault="00EB1BD4" w:rsidP="000B60F9">
            <w:r w:rsidRPr="00AA699A">
              <w:rPr>
                <w:rFonts w:hint="eastAsia"/>
              </w:rPr>
              <w:t>2Byte</w:t>
            </w:r>
          </w:p>
        </w:tc>
        <w:tc>
          <w:tcPr>
            <w:tcW w:w="1843" w:type="dxa"/>
          </w:tcPr>
          <w:p w14:paraId="0A54934A" w14:textId="77777777" w:rsidR="00EB1BD4" w:rsidRPr="00AA699A" w:rsidRDefault="00EB1BD4" w:rsidP="000B60F9">
            <w:r w:rsidRPr="00AA699A">
              <w:rPr>
                <w:rFonts w:hint="eastAsia"/>
              </w:rPr>
              <w:t>2Byte</w:t>
            </w:r>
          </w:p>
        </w:tc>
      </w:tr>
    </w:tbl>
    <w:p w14:paraId="34F144DD" w14:textId="77777777" w:rsidR="00EB1BD4" w:rsidRPr="00AA699A" w:rsidRDefault="00EB1BD4" w:rsidP="00EB1BD4"/>
    <w:p w14:paraId="26EB9160" w14:textId="77777777" w:rsidR="00EB1BD4" w:rsidRPr="00AA699A" w:rsidRDefault="00EB1BD4" w:rsidP="00EB1BD4">
      <w:r w:rsidRPr="00AA699A">
        <w:rPr>
          <w:rFonts w:hint="eastAsia"/>
        </w:rPr>
        <w:t>读取文件记录数据响应报文格式：</w:t>
      </w:r>
      <w:r w:rsidR="00656D61" w:rsidRPr="00AA699A">
        <w:rPr>
          <w:rFonts w:hint="eastAsia"/>
        </w:rPr>
        <w:t>r</w:t>
      </w:r>
      <w:r w:rsidR="00656D61" w:rsidRPr="00AA699A">
        <w:t xml:space="preserve">eading </w:t>
      </w:r>
      <w:r w:rsidR="000A45EE" w:rsidRPr="00AA699A">
        <w:t>record</w:t>
      </w:r>
      <w:r w:rsidR="00656D61" w:rsidRPr="00AA699A">
        <w:t xml:space="preserve"> file data response message format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1559"/>
        <w:gridCol w:w="2268"/>
        <w:gridCol w:w="1701"/>
        <w:gridCol w:w="1701"/>
      </w:tblGrid>
      <w:tr w:rsidR="00703701" w:rsidRPr="00AA699A" w14:paraId="45FCEE05" w14:textId="77777777" w:rsidTr="009760A5">
        <w:trPr>
          <w:trHeight w:val="381"/>
        </w:trPr>
        <w:tc>
          <w:tcPr>
            <w:tcW w:w="1526" w:type="dxa"/>
          </w:tcPr>
          <w:p w14:paraId="3634E778" w14:textId="77777777" w:rsidR="009C51E3" w:rsidRPr="00AA699A" w:rsidRDefault="009C51E3" w:rsidP="000B60F9">
            <w:r w:rsidRPr="00AA699A">
              <w:t>Slave address</w:t>
            </w:r>
          </w:p>
          <w:p w14:paraId="26A0A709" w14:textId="77777777" w:rsidR="00EB1BD4" w:rsidRPr="00AA699A" w:rsidRDefault="00EB1BD4" w:rsidP="000B60F9">
            <w:r w:rsidRPr="00AA699A">
              <w:rPr>
                <w:rFonts w:hint="eastAsia"/>
              </w:rPr>
              <w:t>从机地址</w:t>
            </w:r>
          </w:p>
        </w:tc>
        <w:tc>
          <w:tcPr>
            <w:tcW w:w="1559" w:type="dxa"/>
          </w:tcPr>
          <w:p w14:paraId="7C34BFD6" w14:textId="77777777" w:rsidR="009760A5" w:rsidRPr="00AA699A" w:rsidRDefault="009760A5" w:rsidP="000B60F9">
            <w:r w:rsidRPr="00AA699A">
              <w:t>Function code</w:t>
            </w:r>
          </w:p>
          <w:p w14:paraId="0EB05E18" w14:textId="77777777" w:rsidR="00EB1BD4" w:rsidRPr="00AA699A" w:rsidRDefault="00EB1BD4" w:rsidP="000B60F9">
            <w:r w:rsidRPr="00AA699A">
              <w:rPr>
                <w:rFonts w:hint="eastAsia"/>
              </w:rPr>
              <w:t>功能码</w:t>
            </w:r>
          </w:p>
        </w:tc>
        <w:tc>
          <w:tcPr>
            <w:tcW w:w="2268" w:type="dxa"/>
          </w:tcPr>
          <w:p w14:paraId="1F16812F" w14:textId="77777777" w:rsidR="009760A5" w:rsidRPr="00AA699A" w:rsidRDefault="009760A5" w:rsidP="000B60F9">
            <w:r w:rsidRPr="00AA699A">
              <w:t>Response data length</w:t>
            </w:r>
          </w:p>
          <w:p w14:paraId="3D669FF9" w14:textId="77777777" w:rsidR="00EB1BD4" w:rsidRPr="00AA699A" w:rsidRDefault="00EB1BD4" w:rsidP="000B60F9">
            <w:r w:rsidRPr="00AA699A">
              <w:rPr>
                <w:rFonts w:hint="eastAsia"/>
              </w:rPr>
              <w:t>响应数据长度</w:t>
            </w:r>
          </w:p>
        </w:tc>
        <w:tc>
          <w:tcPr>
            <w:tcW w:w="1701" w:type="dxa"/>
          </w:tcPr>
          <w:p w14:paraId="2513DA44" w14:textId="77777777" w:rsidR="009760A5" w:rsidRPr="00AA699A" w:rsidRDefault="009760A5" w:rsidP="000B60F9">
            <w:r w:rsidRPr="00AA699A">
              <w:t>File</w:t>
            </w:r>
            <w:r w:rsidR="00923620" w:rsidRPr="00AA699A">
              <w:t xml:space="preserve"> response</w:t>
            </w:r>
            <w:r w:rsidRPr="00AA699A">
              <w:t xml:space="preserve"> length</w:t>
            </w:r>
          </w:p>
          <w:p w14:paraId="05A92F22" w14:textId="77777777" w:rsidR="00EB1BD4" w:rsidRPr="00AA699A" w:rsidRDefault="00EB1BD4" w:rsidP="000B60F9">
            <w:r w:rsidRPr="00AA699A">
              <w:rPr>
                <w:rFonts w:hint="eastAsia"/>
              </w:rPr>
              <w:t>文件响应长度</w:t>
            </w:r>
          </w:p>
        </w:tc>
        <w:tc>
          <w:tcPr>
            <w:tcW w:w="1701" w:type="dxa"/>
          </w:tcPr>
          <w:p w14:paraId="4681E951" w14:textId="77777777" w:rsidR="009760A5" w:rsidRPr="00AA699A" w:rsidRDefault="00D817CC" w:rsidP="000B60F9">
            <w:r w:rsidRPr="00AA699A">
              <w:t>R</w:t>
            </w:r>
            <w:r w:rsidR="009760A5" w:rsidRPr="00AA699A">
              <w:t>eference</w:t>
            </w:r>
            <w:r w:rsidRPr="00AA699A">
              <w:t xml:space="preserve"> type</w:t>
            </w:r>
          </w:p>
          <w:p w14:paraId="00E0AA96" w14:textId="77777777" w:rsidR="00EB1BD4" w:rsidRPr="00AA699A" w:rsidRDefault="00EB1BD4" w:rsidP="000B60F9">
            <w:r w:rsidRPr="00AA699A">
              <w:rPr>
                <w:rFonts w:hint="eastAsia"/>
              </w:rPr>
              <w:t>参考类型</w:t>
            </w:r>
          </w:p>
        </w:tc>
      </w:tr>
      <w:tr w:rsidR="00EB1BD4" w:rsidRPr="00AA699A" w14:paraId="465D2AFB" w14:textId="77777777" w:rsidTr="009760A5">
        <w:trPr>
          <w:trHeight w:val="181"/>
        </w:trPr>
        <w:tc>
          <w:tcPr>
            <w:tcW w:w="1526" w:type="dxa"/>
          </w:tcPr>
          <w:p w14:paraId="13441222" w14:textId="77777777" w:rsidR="00EB1BD4" w:rsidRPr="00AA699A" w:rsidRDefault="00EB1BD4" w:rsidP="000B60F9">
            <w:r w:rsidRPr="00AA699A">
              <w:rPr>
                <w:rFonts w:hint="eastAsia"/>
              </w:rPr>
              <w:t>1Byte</w:t>
            </w:r>
          </w:p>
        </w:tc>
        <w:tc>
          <w:tcPr>
            <w:tcW w:w="1559" w:type="dxa"/>
          </w:tcPr>
          <w:p w14:paraId="357858E6" w14:textId="77777777" w:rsidR="00EB1BD4" w:rsidRPr="00AA699A" w:rsidRDefault="00EB1BD4" w:rsidP="000B60F9">
            <w:r w:rsidRPr="00AA699A">
              <w:rPr>
                <w:rFonts w:hint="eastAsia"/>
              </w:rPr>
              <w:t>14H</w:t>
            </w:r>
          </w:p>
        </w:tc>
        <w:tc>
          <w:tcPr>
            <w:tcW w:w="2268" w:type="dxa"/>
          </w:tcPr>
          <w:p w14:paraId="64F75262" w14:textId="77777777" w:rsidR="00EB1BD4" w:rsidRPr="00AA699A" w:rsidRDefault="00EB1BD4" w:rsidP="000B60F9">
            <w:r w:rsidRPr="00AA699A">
              <w:rPr>
                <w:rFonts w:hint="eastAsia"/>
              </w:rPr>
              <w:t>1Byte</w:t>
            </w:r>
          </w:p>
        </w:tc>
        <w:tc>
          <w:tcPr>
            <w:tcW w:w="1701" w:type="dxa"/>
          </w:tcPr>
          <w:p w14:paraId="7F2069D7" w14:textId="77777777" w:rsidR="00EB1BD4" w:rsidRPr="00AA699A" w:rsidRDefault="00EB1BD4" w:rsidP="000B60F9">
            <w:r w:rsidRPr="00AA699A">
              <w:rPr>
                <w:rFonts w:hint="eastAsia"/>
              </w:rPr>
              <w:t>1Byte</w:t>
            </w:r>
          </w:p>
        </w:tc>
        <w:tc>
          <w:tcPr>
            <w:tcW w:w="1701" w:type="dxa"/>
          </w:tcPr>
          <w:p w14:paraId="1989610F" w14:textId="77777777" w:rsidR="00EB1BD4" w:rsidRPr="00AA699A" w:rsidRDefault="00EB1BD4" w:rsidP="000B60F9">
            <w:r w:rsidRPr="00AA699A">
              <w:rPr>
                <w:rFonts w:hint="eastAsia"/>
              </w:rPr>
              <w:t>1Byte</w:t>
            </w:r>
          </w:p>
        </w:tc>
      </w:tr>
    </w:tbl>
    <w:p w14:paraId="7F46B14D" w14:textId="77777777" w:rsidR="00EB1BD4" w:rsidRPr="00AA699A" w:rsidRDefault="00EB1BD4" w:rsidP="00EB1BD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567"/>
        <w:gridCol w:w="1418"/>
        <w:gridCol w:w="1984"/>
      </w:tblGrid>
      <w:tr w:rsidR="00703701" w:rsidRPr="00AA699A" w14:paraId="606C7C53" w14:textId="77777777" w:rsidTr="000B60F9">
        <w:trPr>
          <w:trHeight w:val="381"/>
        </w:trPr>
        <w:tc>
          <w:tcPr>
            <w:tcW w:w="1384" w:type="dxa"/>
          </w:tcPr>
          <w:p w14:paraId="560CDA2C" w14:textId="77777777" w:rsidR="00E11A55" w:rsidRPr="00AA699A" w:rsidRDefault="000A45EE" w:rsidP="000B60F9">
            <w:r w:rsidRPr="00AA699A">
              <w:t>Record</w:t>
            </w:r>
            <w:r w:rsidR="00E11A55" w:rsidRPr="00AA699A">
              <w:t xml:space="preserve"> data 1</w:t>
            </w:r>
          </w:p>
          <w:p w14:paraId="461AA5EC" w14:textId="77777777" w:rsidR="00EB1BD4" w:rsidRPr="00AA699A" w:rsidRDefault="00EB1BD4" w:rsidP="000B60F9">
            <w:r w:rsidRPr="00AA699A">
              <w:rPr>
                <w:rFonts w:hint="eastAsia"/>
              </w:rPr>
              <w:t>记录数据</w:t>
            </w:r>
            <w:r w:rsidRPr="00AA699A"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14:paraId="075C23B5" w14:textId="77777777" w:rsidR="00EB1BD4" w:rsidRPr="00AA699A" w:rsidRDefault="00EB1BD4" w:rsidP="000B60F9">
            <w:r w:rsidRPr="00AA699A">
              <w:rPr>
                <w:rFonts w:hint="eastAsia"/>
              </w:rPr>
              <w:t>..</w:t>
            </w:r>
          </w:p>
        </w:tc>
        <w:tc>
          <w:tcPr>
            <w:tcW w:w="1418" w:type="dxa"/>
          </w:tcPr>
          <w:p w14:paraId="74D2897A" w14:textId="77777777" w:rsidR="00E11A55" w:rsidRPr="00AA699A" w:rsidRDefault="000A45EE" w:rsidP="000B60F9">
            <w:r w:rsidRPr="00AA699A">
              <w:t>Record</w:t>
            </w:r>
            <w:r w:rsidR="00E11A55" w:rsidRPr="00AA699A">
              <w:t xml:space="preserve"> data N</w:t>
            </w:r>
          </w:p>
          <w:p w14:paraId="4BF10C66" w14:textId="77777777" w:rsidR="00EB1BD4" w:rsidRPr="00AA699A" w:rsidRDefault="00EB1BD4" w:rsidP="000B60F9">
            <w:r w:rsidRPr="00AA699A">
              <w:rPr>
                <w:rFonts w:hint="eastAsia"/>
              </w:rPr>
              <w:t>记录数据</w:t>
            </w:r>
            <w:r w:rsidRPr="00AA699A">
              <w:rPr>
                <w:rFonts w:hint="eastAsia"/>
              </w:rPr>
              <w:t>N</w:t>
            </w:r>
          </w:p>
        </w:tc>
        <w:tc>
          <w:tcPr>
            <w:tcW w:w="1984" w:type="dxa"/>
          </w:tcPr>
          <w:p w14:paraId="7975814A" w14:textId="77777777" w:rsidR="00E11A55" w:rsidRPr="00AA699A" w:rsidRDefault="00EB1BD4" w:rsidP="000B60F9">
            <w:r w:rsidRPr="00AA699A">
              <w:t>CRC</w:t>
            </w:r>
            <w:r w:rsidRPr="00AA699A">
              <w:rPr>
                <w:rFonts w:hint="eastAsia"/>
              </w:rPr>
              <w:t>16</w:t>
            </w:r>
            <w:r w:rsidR="00E11A55" w:rsidRPr="00AA699A">
              <w:t xml:space="preserve"> code</w:t>
            </w:r>
          </w:p>
          <w:p w14:paraId="2BEDE4BA" w14:textId="77777777" w:rsidR="00EB1BD4" w:rsidRPr="00AA699A" w:rsidRDefault="00EB1BD4" w:rsidP="000B60F9">
            <w:r w:rsidRPr="00AA699A">
              <w:rPr>
                <w:rFonts w:hint="eastAsia"/>
              </w:rPr>
              <w:t>校验码</w:t>
            </w:r>
          </w:p>
        </w:tc>
      </w:tr>
      <w:tr w:rsidR="00EB1BD4" w:rsidRPr="00AA699A" w14:paraId="24FE648C" w14:textId="77777777" w:rsidTr="000B60F9">
        <w:trPr>
          <w:trHeight w:val="181"/>
        </w:trPr>
        <w:tc>
          <w:tcPr>
            <w:tcW w:w="1384" w:type="dxa"/>
          </w:tcPr>
          <w:p w14:paraId="3CEA644E" w14:textId="77777777" w:rsidR="00EB1BD4" w:rsidRPr="00AA699A" w:rsidRDefault="00EB1BD4" w:rsidP="000B60F9">
            <w:r w:rsidRPr="00AA699A">
              <w:rPr>
                <w:rFonts w:hint="eastAsia"/>
              </w:rPr>
              <w:t>2Byte</w:t>
            </w:r>
          </w:p>
        </w:tc>
        <w:tc>
          <w:tcPr>
            <w:tcW w:w="567" w:type="dxa"/>
          </w:tcPr>
          <w:p w14:paraId="0716CA3F" w14:textId="77777777" w:rsidR="00EB1BD4" w:rsidRPr="00AA699A" w:rsidRDefault="00EB1BD4" w:rsidP="000B60F9">
            <w:r w:rsidRPr="00AA699A">
              <w:rPr>
                <w:rFonts w:hint="eastAsia"/>
              </w:rPr>
              <w:t>..</w:t>
            </w:r>
          </w:p>
        </w:tc>
        <w:tc>
          <w:tcPr>
            <w:tcW w:w="1418" w:type="dxa"/>
          </w:tcPr>
          <w:p w14:paraId="1059986C" w14:textId="77777777" w:rsidR="00EB1BD4" w:rsidRPr="00AA699A" w:rsidRDefault="00EB1BD4" w:rsidP="000B60F9">
            <w:r w:rsidRPr="00AA699A">
              <w:rPr>
                <w:rFonts w:hint="eastAsia"/>
              </w:rPr>
              <w:t>2Byte</w:t>
            </w:r>
          </w:p>
        </w:tc>
        <w:tc>
          <w:tcPr>
            <w:tcW w:w="1984" w:type="dxa"/>
          </w:tcPr>
          <w:p w14:paraId="5839304A" w14:textId="77777777" w:rsidR="00EB1BD4" w:rsidRPr="00AA699A" w:rsidRDefault="00EB1BD4" w:rsidP="000B60F9">
            <w:r w:rsidRPr="00AA699A">
              <w:rPr>
                <w:rFonts w:hint="eastAsia"/>
              </w:rPr>
              <w:t>2Byte</w:t>
            </w:r>
          </w:p>
        </w:tc>
      </w:tr>
    </w:tbl>
    <w:p w14:paraId="4E640448" w14:textId="77777777" w:rsidR="00EB1BD4" w:rsidRPr="00AA699A" w:rsidRDefault="00EB1BD4" w:rsidP="00EB1BD4"/>
    <w:p w14:paraId="6E052B8D" w14:textId="77777777" w:rsidR="00082E4B" w:rsidRPr="00AA699A" w:rsidRDefault="00082E4B" w:rsidP="00082E4B">
      <w:r w:rsidRPr="00AA699A">
        <w:rPr>
          <w:rFonts w:hint="eastAsia"/>
        </w:rPr>
        <w:t>e</w:t>
      </w:r>
      <w:r w:rsidRPr="00AA699A">
        <w:t xml:space="preserve">.g.  of reading </w:t>
      </w:r>
      <w:r w:rsidR="000A45EE" w:rsidRPr="00AA699A">
        <w:t>record</w:t>
      </w:r>
      <w:r w:rsidRPr="00AA699A">
        <w:t xml:space="preserve"> file</w:t>
      </w:r>
      <w:r w:rsidRPr="00AA699A">
        <w:rPr>
          <w:rFonts w:hint="eastAsia"/>
        </w:rPr>
        <w:t xml:space="preserve"> </w:t>
      </w:r>
      <w:r w:rsidRPr="00AA699A">
        <w:t>/</w:t>
      </w:r>
      <w:r w:rsidRPr="00AA699A">
        <w:rPr>
          <w:rFonts w:ascii="宋体" w:hAnsi="宋体" w:cs="Arial" w:hint="eastAsia"/>
          <w:b/>
          <w:szCs w:val="21"/>
        </w:rPr>
        <w:t>读取文件记录举例如下：</w:t>
      </w:r>
    </w:p>
    <w:p w14:paraId="5764A18E" w14:textId="77777777" w:rsidR="005B08C3" w:rsidRPr="00AA699A" w:rsidRDefault="00082E4B" w:rsidP="005B08C3">
      <w:pPr>
        <w:ind w:firstLineChars="200" w:firstLine="440"/>
        <w:rPr>
          <w:rFonts w:ascii="宋体" w:hAnsi="宋体" w:cs="Arial"/>
          <w:szCs w:val="21"/>
        </w:rPr>
      </w:pPr>
      <w:r w:rsidRPr="00AA699A">
        <w:rPr>
          <w:rFonts w:ascii="宋体" w:hAnsi="宋体" w:cs="Arial" w:hint="eastAsia"/>
          <w:szCs w:val="21"/>
        </w:rPr>
        <w:t>R</w:t>
      </w:r>
      <w:r w:rsidRPr="00AA699A">
        <w:rPr>
          <w:rFonts w:ascii="宋体" w:hAnsi="宋体" w:cs="Arial"/>
          <w:szCs w:val="21"/>
        </w:rPr>
        <w:t xml:space="preserve">equest 2 </w:t>
      </w:r>
      <w:r w:rsidR="005C39FB" w:rsidRPr="00AA699A">
        <w:rPr>
          <w:rFonts w:ascii="宋体" w:hAnsi="宋体" w:cs="Arial"/>
          <w:szCs w:val="21"/>
        </w:rPr>
        <w:t xml:space="preserve">groups </w:t>
      </w:r>
      <w:r w:rsidR="005C39FB" w:rsidRPr="00AA699A">
        <w:rPr>
          <w:rFonts w:ascii="宋体" w:hAnsi="宋体" w:cs="Arial" w:hint="eastAsia"/>
          <w:szCs w:val="21"/>
        </w:rPr>
        <w:t>of</w:t>
      </w:r>
      <w:r w:rsidRPr="00AA699A">
        <w:rPr>
          <w:rFonts w:ascii="宋体" w:hAnsi="宋体" w:cs="Arial"/>
          <w:szCs w:val="21"/>
        </w:rPr>
        <w:t xml:space="preserve"> register data from sla</w:t>
      </w:r>
      <w:r w:rsidRPr="00AA699A">
        <w:rPr>
          <w:rFonts w:ascii="宋体" w:hAnsi="宋体" w:cs="Arial" w:hint="eastAsia"/>
          <w:szCs w:val="21"/>
        </w:rPr>
        <w:t>v</w:t>
      </w:r>
      <w:r w:rsidRPr="00AA699A">
        <w:rPr>
          <w:rFonts w:ascii="宋体" w:hAnsi="宋体" w:cs="Arial"/>
          <w:szCs w:val="21"/>
        </w:rPr>
        <w:t>e 1</w:t>
      </w:r>
      <w:r w:rsidR="005C39FB" w:rsidRPr="00AA699A">
        <w:rPr>
          <w:rFonts w:ascii="宋体" w:hAnsi="宋体" w:cs="Arial"/>
          <w:szCs w:val="21"/>
        </w:rPr>
        <w:t>. Group 1 including 2 registers of file 4, register start address is 0001.</w:t>
      </w:r>
      <w:r w:rsidR="005C39FB" w:rsidRPr="00AA699A">
        <w:rPr>
          <w:rFonts w:ascii="宋体" w:hAnsi="宋体" w:cs="Arial" w:hint="eastAsia"/>
          <w:szCs w:val="21"/>
        </w:rPr>
        <w:t>G</w:t>
      </w:r>
      <w:r w:rsidR="005C39FB" w:rsidRPr="00AA699A">
        <w:rPr>
          <w:rFonts w:ascii="宋体" w:hAnsi="宋体" w:cs="Arial"/>
          <w:szCs w:val="21"/>
        </w:rPr>
        <w:t>roup 2 including 2 registers of file 3, register start address is 0009</w:t>
      </w:r>
      <w:r w:rsidR="005B08C3" w:rsidRPr="00AA699A">
        <w:rPr>
          <w:rFonts w:ascii="宋体" w:hAnsi="宋体" w:cs="Arial"/>
          <w:szCs w:val="21"/>
        </w:rPr>
        <w:t>.</w:t>
      </w:r>
    </w:p>
    <w:p w14:paraId="4A969CA0" w14:textId="77777777" w:rsidR="00082E4B" w:rsidRPr="00AA699A" w:rsidRDefault="00082E4B" w:rsidP="005B08C3">
      <w:pPr>
        <w:ind w:firstLineChars="200" w:firstLine="440"/>
        <w:rPr>
          <w:rFonts w:ascii="宋体" w:hAnsi="宋体"/>
        </w:rPr>
      </w:pPr>
      <w:r w:rsidRPr="00AA699A">
        <w:rPr>
          <w:rFonts w:ascii="宋体" w:hAnsi="宋体" w:cs="Arial" w:hint="eastAsia"/>
          <w:szCs w:val="21"/>
        </w:rPr>
        <w:t>请求</w:t>
      </w:r>
      <w:r w:rsidR="0048715D" w:rsidRPr="00AA699A">
        <w:rPr>
          <w:rFonts w:ascii="宋体" w:hAnsi="宋体" w:cs="Arial" w:hint="eastAsia"/>
          <w:szCs w:val="21"/>
        </w:rPr>
        <w:t>读取</w:t>
      </w:r>
      <w:r w:rsidRPr="00AA699A">
        <w:rPr>
          <w:rFonts w:ascii="宋体" w:hAnsi="宋体" w:cs="Arial" w:hint="eastAsia"/>
          <w:szCs w:val="21"/>
        </w:rPr>
        <w:t>从机设备1</w:t>
      </w:r>
      <w:r w:rsidR="00FC13BF" w:rsidRPr="00AA699A">
        <w:rPr>
          <w:rFonts w:ascii="宋体" w:hAnsi="宋体" w:cs="Arial" w:hint="eastAsia"/>
          <w:szCs w:val="21"/>
        </w:rPr>
        <w:t>中</w:t>
      </w:r>
      <w:r w:rsidRPr="00AA699A">
        <w:rPr>
          <w:rFonts w:ascii="宋体" w:hAnsi="宋体" w:cs="Arial" w:hint="eastAsia"/>
          <w:szCs w:val="21"/>
        </w:rPr>
        <w:t>两</w:t>
      </w:r>
      <w:r w:rsidR="00EC04F7" w:rsidRPr="00AA699A">
        <w:rPr>
          <w:rFonts w:ascii="宋体" w:hAnsi="宋体" w:cs="Arial" w:hint="eastAsia"/>
          <w:szCs w:val="21"/>
        </w:rPr>
        <w:t>个组的</w:t>
      </w:r>
      <w:r w:rsidRPr="00AA699A">
        <w:rPr>
          <w:rFonts w:ascii="宋体" w:hAnsi="宋体" w:cs="Arial" w:hint="eastAsia"/>
          <w:szCs w:val="21"/>
        </w:rPr>
        <w:t>寄存器数据，</w:t>
      </w:r>
      <w:r w:rsidR="00EC04F7" w:rsidRPr="00AA699A">
        <w:rPr>
          <w:rFonts w:ascii="宋体" w:hAnsi="宋体" w:cs="Arial" w:hint="eastAsia"/>
          <w:szCs w:val="21"/>
        </w:rPr>
        <w:t>第</w:t>
      </w:r>
      <w:r w:rsidR="00FC13BF" w:rsidRPr="00AA699A">
        <w:rPr>
          <w:rFonts w:ascii="宋体" w:hAnsi="宋体" w:hint="eastAsia"/>
        </w:rPr>
        <w:t>一</w:t>
      </w:r>
      <w:r w:rsidR="00EC04F7" w:rsidRPr="00AA699A">
        <w:rPr>
          <w:rFonts w:ascii="宋体" w:hAnsi="宋体" w:hint="eastAsia"/>
        </w:rPr>
        <w:t>个</w:t>
      </w:r>
      <w:r w:rsidR="00FC13BF" w:rsidRPr="00AA699A">
        <w:rPr>
          <w:rFonts w:ascii="宋体" w:hAnsi="宋体" w:hint="eastAsia"/>
        </w:rPr>
        <w:t>组</w:t>
      </w:r>
      <w:r w:rsidRPr="00AA699A">
        <w:rPr>
          <w:rFonts w:ascii="宋体" w:hAnsi="宋体" w:hint="eastAsia"/>
        </w:rPr>
        <w:t>包括文件4的2个寄存器，寄存器起始地址0001，</w:t>
      </w:r>
      <w:r w:rsidR="00EC04F7" w:rsidRPr="00AA699A">
        <w:rPr>
          <w:rFonts w:ascii="宋体" w:hAnsi="宋体" w:hint="eastAsia"/>
        </w:rPr>
        <w:t>第</w:t>
      </w:r>
      <w:r w:rsidR="00167233" w:rsidRPr="00AA699A">
        <w:rPr>
          <w:rFonts w:ascii="宋体" w:hAnsi="宋体" w:hint="eastAsia"/>
        </w:rPr>
        <w:t>二</w:t>
      </w:r>
      <w:r w:rsidR="00EC04F7" w:rsidRPr="00AA699A">
        <w:rPr>
          <w:rFonts w:ascii="宋体" w:hAnsi="宋体" w:hint="eastAsia"/>
        </w:rPr>
        <w:t>个</w:t>
      </w:r>
      <w:r w:rsidRPr="00AA699A">
        <w:rPr>
          <w:rFonts w:ascii="宋体" w:hAnsi="宋体" w:hint="eastAsia"/>
        </w:rPr>
        <w:t>包括文件3的2个寄存器，寄存器起始地址0009</w:t>
      </w:r>
    </w:p>
    <w:p w14:paraId="0F039060" w14:textId="77777777" w:rsidR="005B08C3" w:rsidRPr="00AA699A" w:rsidRDefault="005B08C3" w:rsidP="00082E4B">
      <w:pPr>
        <w:ind w:firstLineChars="200" w:firstLine="440"/>
        <w:rPr>
          <w:rFonts w:ascii="宋体" w:hAnsi="宋体"/>
        </w:rPr>
      </w:pPr>
      <w:r w:rsidRPr="00AA699A">
        <w:rPr>
          <w:rFonts w:ascii="宋体" w:hAnsi="宋体" w:hint="eastAsia"/>
        </w:rPr>
        <w:t>T</w:t>
      </w:r>
      <w:r w:rsidRPr="00AA699A">
        <w:rPr>
          <w:rFonts w:ascii="宋体" w:hAnsi="宋体"/>
        </w:rPr>
        <w:t>his case requesting 2 group of files at the same time.</w:t>
      </w:r>
    </w:p>
    <w:p w14:paraId="16C67C15" w14:textId="77777777" w:rsidR="00082E4B" w:rsidRPr="00AA699A" w:rsidRDefault="00082E4B" w:rsidP="00082E4B">
      <w:pPr>
        <w:ind w:firstLineChars="200" w:firstLine="440"/>
        <w:rPr>
          <w:rFonts w:ascii="宋体" w:hAnsi="宋体"/>
        </w:rPr>
      </w:pPr>
      <w:r w:rsidRPr="00AA699A">
        <w:rPr>
          <w:rFonts w:ascii="宋体" w:hAnsi="宋体" w:hint="eastAsia"/>
        </w:rPr>
        <w:t>本例子是同时请求两个组的文件</w:t>
      </w:r>
      <w:r w:rsidR="005B08C3" w:rsidRPr="00AA699A">
        <w:rPr>
          <w:rFonts w:ascii="宋体" w:hAnsi="宋体" w:hint="eastAsia"/>
        </w:rPr>
        <w:t>.</w:t>
      </w:r>
      <w:r w:rsidR="005B08C3" w:rsidRPr="00AA699A">
        <w:rPr>
          <w:rFonts w:ascii="宋体" w:hAnsi="宋体"/>
        </w:rPr>
        <w:t xml:space="preserve"> </w:t>
      </w:r>
    </w:p>
    <w:p w14:paraId="5792F6DD" w14:textId="77777777" w:rsidR="005B08C3" w:rsidRPr="00AA699A" w:rsidRDefault="000B60F9" w:rsidP="005B08C3">
      <w:pPr>
        <w:ind w:firstLineChars="200" w:firstLine="440"/>
        <w:rPr>
          <w:rFonts w:ascii="宋体" w:hAnsi="宋体"/>
        </w:rPr>
      </w:pPr>
      <w:r w:rsidRPr="00AA699A">
        <w:rPr>
          <w:rFonts w:ascii="宋体" w:hAnsi="宋体" w:hint="eastAsia"/>
        </w:rPr>
        <w:t>Requ</w:t>
      </w:r>
      <w:r w:rsidRPr="00AA699A">
        <w:rPr>
          <w:rFonts w:ascii="宋体" w:hAnsi="宋体"/>
        </w:rPr>
        <w:t>est data/</w:t>
      </w:r>
      <w:r w:rsidR="005B08C3" w:rsidRPr="00AA699A">
        <w:rPr>
          <w:rFonts w:ascii="宋体" w:hAnsi="宋体" w:hint="eastAsia"/>
        </w:rPr>
        <w:t>请求数据如下: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7"/>
        <w:gridCol w:w="1056"/>
        <w:gridCol w:w="1015"/>
        <w:gridCol w:w="1161"/>
        <w:gridCol w:w="1015"/>
        <w:gridCol w:w="1015"/>
        <w:gridCol w:w="1015"/>
        <w:gridCol w:w="946"/>
        <w:gridCol w:w="1060"/>
      </w:tblGrid>
      <w:tr w:rsidR="00703701" w:rsidRPr="00AA699A" w14:paraId="310EAEEE" w14:textId="77777777" w:rsidTr="000B60F9">
        <w:tc>
          <w:tcPr>
            <w:tcW w:w="1092" w:type="dxa"/>
          </w:tcPr>
          <w:p w14:paraId="3C154FD5" w14:textId="77777777" w:rsidR="000B60F9" w:rsidRPr="00AA699A" w:rsidRDefault="000B60F9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Slave address</w:t>
            </w:r>
          </w:p>
          <w:p w14:paraId="18A4662A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  <w:sz w:val="21"/>
              </w:rPr>
              <w:t>从机地址</w:t>
            </w:r>
          </w:p>
        </w:tc>
        <w:tc>
          <w:tcPr>
            <w:tcW w:w="1056" w:type="dxa"/>
          </w:tcPr>
          <w:p w14:paraId="75F00D2E" w14:textId="77777777" w:rsidR="000B60F9" w:rsidRPr="00AA699A" w:rsidRDefault="000B60F9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Function code</w:t>
            </w:r>
          </w:p>
          <w:p w14:paraId="15369932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功能码</w:t>
            </w:r>
          </w:p>
        </w:tc>
        <w:tc>
          <w:tcPr>
            <w:tcW w:w="1049" w:type="dxa"/>
          </w:tcPr>
          <w:p w14:paraId="6A9FD3D3" w14:textId="77777777" w:rsidR="000B60F9" w:rsidRPr="00AA699A" w:rsidRDefault="000B60F9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Byte number</w:t>
            </w:r>
          </w:p>
          <w:p w14:paraId="108E3C7E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字节数</w:t>
            </w:r>
          </w:p>
        </w:tc>
        <w:tc>
          <w:tcPr>
            <w:tcW w:w="1161" w:type="dxa"/>
          </w:tcPr>
          <w:p w14:paraId="3BB36466" w14:textId="77777777" w:rsidR="000B60F9" w:rsidRPr="00AA699A" w:rsidRDefault="000B60F9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Reference type</w:t>
            </w:r>
          </w:p>
          <w:p w14:paraId="6C1F607D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参考类型</w:t>
            </w:r>
          </w:p>
        </w:tc>
        <w:tc>
          <w:tcPr>
            <w:tcW w:w="1049" w:type="dxa"/>
          </w:tcPr>
          <w:p w14:paraId="0AC58789" w14:textId="77777777" w:rsidR="000B60F9" w:rsidRPr="00AA699A" w:rsidRDefault="000B60F9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File number</w:t>
            </w:r>
          </w:p>
          <w:p w14:paraId="56ED4A71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文件号</w:t>
            </w:r>
          </w:p>
        </w:tc>
        <w:tc>
          <w:tcPr>
            <w:tcW w:w="1049" w:type="dxa"/>
          </w:tcPr>
          <w:p w14:paraId="684DA950" w14:textId="77777777" w:rsidR="000B60F9" w:rsidRPr="00AA699A" w:rsidRDefault="000B60F9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File number</w:t>
            </w:r>
          </w:p>
          <w:p w14:paraId="06656138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文件号</w:t>
            </w:r>
          </w:p>
        </w:tc>
        <w:tc>
          <w:tcPr>
            <w:tcW w:w="1049" w:type="dxa"/>
          </w:tcPr>
          <w:p w14:paraId="7A4F5E2F" w14:textId="77777777" w:rsidR="000B60F9" w:rsidRPr="00AA699A" w:rsidRDefault="000A45E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0B60F9" w:rsidRPr="00AA699A">
              <w:rPr>
                <w:rFonts w:ascii="宋体" w:hAnsi="宋体"/>
                <w:sz w:val="21"/>
              </w:rPr>
              <w:t xml:space="preserve"> number</w:t>
            </w:r>
          </w:p>
          <w:p w14:paraId="51DD1DCB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记录号</w:t>
            </w:r>
          </w:p>
        </w:tc>
        <w:tc>
          <w:tcPr>
            <w:tcW w:w="967" w:type="dxa"/>
          </w:tcPr>
          <w:p w14:paraId="2ACCE42B" w14:textId="77777777" w:rsidR="000B60F9" w:rsidRPr="00AA699A" w:rsidRDefault="000A45E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0B60F9" w:rsidRPr="00AA699A">
              <w:rPr>
                <w:rFonts w:ascii="宋体" w:hAnsi="宋体"/>
                <w:sz w:val="21"/>
              </w:rPr>
              <w:t xml:space="preserve"> number</w:t>
            </w:r>
          </w:p>
          <w:p w14:paraId="1159FCEC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记录号</w:t>
            </w:r>
          </w:p>
        </w:tc>
        <w:tc>
          <w:tcPr>
            <w:tcW w:w="1104" w:type="dxa"/>
          </w:tcPr>
          <w:p w14:paraId="44489F29" w14:textId="77777777" w:rsidR="005B08C3" w:rsidRPr="00AA699A" w:rsidRDefault="00C50510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Record Length</w:t>
            </w:r>
            <w:r w:rsidR="000B60F9" w:rsidRPr="00AA699A">
              <w:rPr>
                <w:rFonts w:ascii="宋体" w:hAnsi="宋体" w:hint="eastAsia"/>
                <w:sz w:val="21"/>
              </w:rPr>
              <w:t>记录</w:t>
            </w:r>
            <w:r w:rsidR="005B08C3" w:rsidRPr="00AA699A">
              <w:rPr>
                <w:rFonts w:ascii="宋体" w:hAnsi="宋体"/>
                <w:sz w:val="21"/>
              </w:rPr>
              <w:t>长度</w:t>
            </w:r>
          </w:p>
        </w:tc>
      </w:tr>
      <w:tr w:rsidR="000B60F9" w:rsidRPr="00AA699A" w14:paraId="79DDF07A" w14:textId="77777777" w:rsidTr="000B60F9">
        <w:tc>
          <w:tcPr>
            <w:tcW w:w="1092" w:type="dxa"/>
          </w:tcPr>
          <w:p w14:paraId="1B599B6F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01</w:t>
            </w:r>
          </w:p>
        </w:tc>
        <w:tc>
          <w:tcPr>
            <w:tcW w:w="1056" w:type="dxa"/>
          </w:tcPr>
          <w:p w14:paraId="57ACA2ED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14</w:t>
            </w:r>
          </w:p>
        </w:tc>
        <w:tc>
          <w:tcPr>
            <w:tcW w:w="1049" w:type="dxa"/>
          </w:tcPr>
          <w:p w14:paraId="14F34161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0E</w:t>
            </w:r>
          </w:p>
        </w:tc>
        <w:tc>
          <w:tcPr>
            <w:tcW w:w="1161" w:type="dxa"/>
          </w:tcPr>
          <w:p w14:paraId="531FF390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06</w:t>
            </w:r>
          </w:p>
        </w:tc>
        <w:tc>
          <w:tcPr>
            <w:tcW w:w="1049" w:type="dxa"/>
          </w:tcPr>
          <w:p w14:paraId="0BCFC68A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00</w:t>
            </w:r>
          </w:p>
        </w:tc>
        <w:tc>
          <w:tcPr>
            <w:tcW w:w="1049" w:type="dxa"/>
          </w:tcPr>
          <w:p w14:paraId="3D004CD6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04</w:t>
            </w:r>
          </w:p>
        </w:tc>
        <w:tc>
          <w:tcPr>
            <w:tcW w:w="1049" w:type="dxa"/>
          </w:tcPr>
          <w:p w14:paraId="4F908A21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00</w:t>
            </w:r>
          </w:p>
        </w:tc>
        <w:tc>
          <w:tcPr>
            <w:tcW w:w="967" w:type="dxa"/>
          </w:tcPr>
          <w:p w14:paraId="770FEC67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01</w:t>
            </w:r>
          </w:p>
        </w:tc>
        <w:tc>
          <w:tcPr>
            <w:tcW w:w="1104" w:type="dxa"/>
          </w:tcPr>
          <w:p w14:paraId="38ED1225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00</w:t>
            </w:r>
          </w:p>
        </w:tc>
      </w:tr>
    </w:tbl>
    <w:p w14:paraId="525F6CC2" w14:textId="77777777" w:rsidR="005B08C3" w:rsidRPr="00AA699A" w:rsidRDefault="005B08C3" w:rsidP="005B08C3">
      <w:pPr>
        <w:ind w:firstLineChars="200" w:firstLine="440"/>
        <w:rPr>
          <w:rFonts w:ascii="宋体" w:hAnsi="宋体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5"/>
        <w:gridCol w:w="1161"/>
        <w:gridCol w:w="1019"/>
        <w:gridCol w:w="1011"/>
        <w:gridCol w:w="1011"/>
        <w:gridCol w:w="1011"/>
        <w:gridCol w:w="1072"/>
        <w:gridCol w:w="1096"/>
        <w:gridCol w:w="814"/>
      </w:tblGrid>
      <w:tr w:rsidR="00703701" w:rsidRPr="00AA699A" w14:paraId="263F8070" w14:textId="77777777" w:rsidTr="00075B3E">
        <w:tc>
          <w:tcPr>
            <w:tcW w:w="1201" w:type="dxa"/>
          </w:tcPr>
          <w:p w14:paraId="31DC32CF" w14:textId="77777777" w:rsidR="00C50510" w:rsidRPr="00AA699A" w:rsidRDefault="00C50510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Record Length</w:t>
            </w:r>
          </w:p>
          <w:p w14:paraId="6795EAFD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记录长度</w:t>
            </w:r>
          </w:p>
        </w:tc>
        <w:tc>
          <w:tcPr>
            <w:tcW w:w="1161" w:type="dxa"/>
          </w:tcPr>
          <w:p w14:paraId="7D64EA29" w14:textId="77777777" w:rsidR="00075B3E" w:rsidRPr="00AA699A" w:rsidRDefault="00075B3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Reference type</w:t>
            </w:r>
          </w:p>
          <w:p w14:paraId="23782992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参考类型</w:t>
            </w:r>
          </w:p>
        </w:tc>
        <w:tc>
          <w:tcPr>
            <w:tcW w:w="1045" w:type="dxa"/>
          </w:tcPr>
          <w:p w14:paraId="53DF977C" w14:textId="77777777" w:rsidR="00075B3E" w:rsidRPr="00AA699A" w:rsidRDefault="00075B3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File number</w:t>
            </w:r>
          </w:p>
          <w:p w14:paraId="43C35AE5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文件号</w:t>
            </w:r>
          </w:p>
        </w:tc>
        <w:tc>
          <w:tcPr>
            <w:tcW w:w="1036" w:type="dxa"/>
          </w:tcPr>
          <w:p w14:paraId="3882DDC8" w14:textId="77777777" w:rsidR="005B08C3" w:rsidRPr="00AA699A" w:rsidRDefault="00075B3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File number</w:t>
            </w:r>
            <w:r w:rsidR="005B08C3" w:rsidRPr="00AA699A">
              <w:rPr>
                <w:rFonts w:ascii="宋体" w:hAnsi="宋体"/>
                <w:sz w:val="21"/>
              </w:rPr>
              <w:t>文件号</w:t>
            </w:r>
          </w:p>
        </w:tc>
        <w:tc>
          <w:tcPr>
            <w:tcW w:w="1036" w:type="dxa"/>
          </w:tcPr>
          <w:p w14:paraId="0F830C4A" w14:textId="77777777" w:rsidR="005B08C3" w:rsidRPr="00AA699A" w:rsidRDefault="000A45E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075B3E" w:rsidRPr="00AA699A">
              <w:rPr>
                <w:rFonts w:ascii="宋体" w:hAnsi="宋体"/>
                <w:sz w:val="21"/>
              </w:rPr>
              <w:t xml:space="preserve"> number</w:t>
            </w:r>
            <w:r w:rsidR="005B08C3" w:rsidRPr="00AA699A">
              <w:rPr>
                <w:rFonts w:ascii="宋体" w:hAnsi="宋体"/>
                <w:sz w:val="21"/>
              </w:rPr>
              <w:t>记录号</w:t>
            </w:r>
          </w:p>
        </w:tc>
        <w:tc>
          <w:tcPr>
            <w:tcW w:w="1036" w:type="dxa"/>
          </w:tcPr>
          <w:p w14:paraId="317B2310" w14:textId="77777777" w:rsidR="005B08C3" w:rsidRPr="00AA699A" w:rsidRDefault="000A45E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075B3E" w:rsidRPr="00AA699A">
              <w:rPr>
                <w:rFonts w:ascii="宋体" w:hAnsi="宋体"/>
                <w:sz w:val="21"/>
              </w:rPr>
              <w:t xml:space="preserve"> number</w:t>
            </w:r>
            <w:r w:rsidR="005B08C3" w:rsidRPr="00AA699A">
              <w:rPr>
                <w:rFonts w:ascii="宋体" w:hAnsi="宋体"/>
                <w:sz w:val="21"/>
              </w:rPr>
              <w:t>记录号</w:t>
            </w:r>
          </w:p>
        </w:tc>
        <w:tc>
          <w:tcPr>
            <w:tcW w:w="1106" w:type="dxa"/>
          </w:tcPr>
          <w:p w14:paraId="5BFCEEC8" w14:textId="77777777" w:rsidR="005B08C3" w:rsidRPr="00AA699A" w:rsidRDefault="000A45EE" w:rsidP="00C50510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075B3E" w:rsidRPr="00AA699A">
              <w:rPr>
                <w:rFonts w:ascii="宋体" w:hAnsi="宋体"/>
                <w:sz w:val="21"/>
              </w:rPr>
              <w:t xml:space="preserve"> </w:t>
            </w:r>
            <w:r w:rsidR="004723BC" w:rsidRPr="00AA699A">
              <w:rPr>
                <w:rFonts w:ascii="宋体" w:hAnsi="宋体"/>
                <w:sz w:val="21"/>
              </w:rPr>
              <w:t>–</w:t>
            </w:r>
            <w:r w:rsidR="00C50510" w:rsidRPr="00AA699A">
              <w:rPr>
                <w:rFonts w:ascii="宋体" w:hAnsi="宋体" w:hint="eastAsia"/>
                <w:sz w:val="21"/>
              </w:rPr>
              <w:t>Length</w:t>
            </w:r>
            <w:r w:rsidR="005B08C3" w:rsidRPr="00AA699A">
              <w:rPr>
                <w:rFonts w:ascii="宋体" w:hAnsi="宋体"/>
                <w:sz w:val="21"/>
              </w:rPr>
              <w:t>记录长度</w:t>
            </w:r>
          </w:p>
        </w:tc>
        <w:tc>
          <w:tcPr>
            <w:tcW w:w="1134" w:type="dxa"/>
          </w:tcPr>
          <w:p w14:paraId="116163EC" w14:textId="77777777" w:rsidR="00075B3E" w:rsidRPr="00AA699A" w:rsidRDefault="000A45E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075B3E" w:rsidRPr="00AA699A">
              <w:rPr>
                <w:rFonts w:ascii="宋体" w:hAnsi="宋体"/>
                <w:sz w:val="21"/>
              </w:rPr>
              <w:t xml:space="preserve"> </w:t>
            </w:r>
          </w:p>
          <w:p w14:paraId="60431279" w14:textId="77777777" w:rsidR="00C50510" w:rsidRPr="00AA699A" w:rsidRDefault="00C50510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Length</w:t>
            </w:r>
          </w:p>
          <w:p w14:paraId="08289F93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记录长度</w:t>
            </w:r>
          </w:p>
        </w:tc>
        <w:tc>
          <w:tcPr>
            <w:tcW w:w="821" w:type="dxa"/>
          </w:tcPr>
          <w:p w14:paraId="197E884C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CRC</w:t>
            </w:r>
          </w:p>
        </w:tc>
      </w:tr>
      <w:tr w:rsidR="00075B3E" w:rsidRPr="00AA699A" w14:paraId="0E11FBA3" w14:textId="77777777" w:rsidTr="00075B3E">
        <w:tc>
          <w:tcPr>
            <w:tcW w:w="1201" w:type="dxa"/>
          </w:tcPr>
          <w:p w14:paraId="6D2EFE55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02</w:t>
            </w:r>
          </w:p>
        </w:tc>
        <w:tc>
          <w:tcPr>
            <w:tcW w:w="1161" w:type="dxa"/>
          </w:tcPr>
          <w:p w14:paraId="3EE0052E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06</w:t>
            </w:r>
          </w:p>
        </w:tc>
        <w:tc>
          <w:tcPr>
            <w:tcW w:w="1045" w:type="dxa"/>
          </w:tcPr>
          <w:p w14:paraId="33338AC1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00</w:t>
            </w:r>
          </w:p>
        </w:tc>
        <w:tc>
          <w:tcPr>
            <w:tcW w:w="1036" w:type="dxa"/>
          </w:tcPr>
          <w:p w14:paraId="5B5EEE2C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03</w:t>
            </w:r>
          </w:p>
        </w:tc>
        <w:tc>
          <w:tcPr>
            <w:tcW w:w="1036" w:type="dxa"/>
          </w:tcPr>
          <w:p w14:paraId="63E3E294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00</w:t>
            </w:r>
          </w:p>
        </w:tc>
        <w:tc>
          <w:tcPr>
            <w:tcW w:w="1036" w:type="dxa"/>
          </w:tcPr>
          <w:p w14:paraId="38782461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09</w:t>
            </w:r>
          </w:p>
        </w:tc>
        <w:tc>
          <w:tcPr>
            <w:tcW w:w="1106" w:type="dxa"/>
          </w:tcPr>
          <w:p w14:paraId="74186431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00</w:t>
            </w:r>
          </w:p>
        </w:tc>
        <w:tc>
          <w:tcPr>
            <w:tcW w:w="1134" w:type="dxa"/>
          </w:tcPr>
          <w:p w14:paraId="66C8AC87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02</w:t>
            </w:r>
          </w:p>
        </w:tc>
        <w:tc>
          <w:tcPr>
            <w:tcW w:w="821" w:type="dxa"/>
          </w:tcPr>
          <w:p w14:paraId="3B8F9348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2</w:t>
            </w:r>
            <w:r w:rsidR="00C50510" w:rsidRPr="00AA699A">
              <w:rPr>
                <w:rFonts w:ascii="宋体" w:hAnsi="宋体" w:hint="eastAsia"/>
              </w:rPr>
              <w:t>Byte</w:t>
            </w:r>
          </w:p>
        </w:tc>
      </w:tr>
    </w:tbl>
    <w:p w14:paraId="62EF64D2" w14:textId="77777777" w:rsidR="005B08C3" w:rsidRPr="00AA699A" w:rsidRDefault="005B08C3" w:rsidP="005B08C3">
      <w:pPr>
        <w:ind w:firstLineChars="200" w:firstLine="440"/>
        <w:rPr>
          <w:rFonts w:ascii="宋体" w:hAnsi="宋体"/>
        </w:rPr>
      </w:pPr>
    </w:p>
    <w:p w14:paraId="14FBA681" w14:textId="77777777" w:rsidR="005B08C3" w:rsidRPr="00AA699A" w:rsidRDefault="00B22FED" w:rsidP="00B22FED">
      <w:pPr>
        <w:rPr>
          <w:rFonts w:ascii="宋体" w:hAnsi="宋体"/>
        </w:rPr>
      </w:pPr>
      <w:r w:rsidRPr="00AA699A">
        <w:rPr>
          <w:rFonts w:ascii="宋体" w:hAnsi="宋体" w:hint="eastAsia"/>
        </w:rPr>
        <w:lastRenderedPageBreak/>
        <w:t>Response</w:t>
      </w:r>
      <w:r w:rsidRPr="00AA699A">
        <w:rPr>
          <w:rFonts w:ascii="宋体" w:hAnsi="宋体"/>
        </w:rPr>
        <w:t xml:space="preserve"> data/</w:t>
      </w:r>
      <w:r w:rsidR="005B08C3" w:rsidRPr="00AA699A">
        <w:rPr>
          <w:rFonts w:ascii="宋体" w:hAnsi="宋体" w:hint="eastAsia"/>
        </w:rPr>
        <w:t>响应数据如下：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57"/>
        <w:gridCol w:w="1056"/>
        <w:gridCol w:w="1074"/>
        <w:gridCol w:w="1195"/>
        <w:gridCol w:w="1234"/>
        <w:gridCol w:w="938"/>
        <w:gridCol w:w="938"/>
        <w:gridCol w:w="954"/>
        <w:gridCol w:w="904"/>
      </w:tblGrid>
      <w:tr w:rsidR="00703701" w:rsidRPr="00AA699A" w14:paraId="3ED231A6" w14:textId="77777777" w:rsidTr="00990702">
        <w:trPr>
          <w:jc w:val="center"/>
        </w:trPr>
        <w:tc>
          <w:tcPr>
            <w:tcW w:w="1119" w:type="dxa"/>
          </w:tcPr>
          <w:p w14:paraId="152F7104" w14:textId="77777777" w:rsidR="007378A0" w:rsidRPr="00AA699A" w:rsidRDefault="007378A0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Slave address</w:t>
            </w:r>
          </w:p>
          <w:p w14:paraId="580F6B3C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  <w:sz w:val="21"/>
              </w:rPr>
              <w:t>从机地址</w:t>
            </w:r>
          </w:p>
        </w:tc>
        <w:tc>
          <w:tcPr>
            <w:tcW w:w="1056" w:type="dxa"/>
          </w:tcPr>
          <w:p w14:paraId="6291D342" w14:textId="77777777" w:rsidR="007378A0" w:rsidRPr="00AA699A" w:rsidRDefault="007378A0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Function code</w:t>
            </w:r>
          </w:p>
          <w:p w14:paraId="0F626B7D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功能码</w:t>
            </w:r>
          </w:p>
        </w:tc>
        <w:tc>
          <w:tcPr>
            <w:tcW w:w="1085" w:type="dxa"/>
          </w:tcPr>
          <w:p w14:paraId="4DC24C16" w14:textId="77777777" w:rsidR="008C65CB" w:rsidRPr="00AA699A" w:rsidRDefault="007378A0" w:rsidP="007378A0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 xml:space="preserve">Response data length  </w:t>
            </w:r>
          </w:p>
          <w:p w14:paraId="31EDD23E" w14:textId="77777777" w:rsidR="005B08C3" w:rsidRPr="00AA699A" w:rsidRDefault="005B08C3" w:rsidP="007378A0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响应数据长度</w:t>
            </w:r>
          </w:p>
        </w:tc>
        <w:tc>
          <w:tcPr>
            <w:tcW w:w="1276" w:type="dxa"/>
          </w:tcPr>
          <w:p w14:paraId="0BA75DBB" w14:textId="77777777" w:rsidR="008C65CB" w:rsidRPr="00AA699A" w:rsidRDefault="00C50510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 xml:space="preserve">file </w:t>
            </w:r>
            <w:r w:rsidR="008C65CB" w:rsidRPr="00AA699A">
              <w:rPr>
                <w:rFonts w:ascii="宋体" w:hAnsi="宋体"/>
                <w:sz w:val="21"/>
              </w:rPr>
              <w:t xml:space="preserve">Response </w:t>
            </w:r>
            <w:r w:rsidRPr="00AA699A">
              <w:rPr>
                <w:rFonts w:ascii="宋体" w:hAnsi="宋体" w:hint="eastAsia"/>
                <w:sz w:val="21"/>
              </w:rPr>
              <w:t xml:space="preserve"> Length</w:t>
            </w:r>
          </w:p>
          <w:p w14:paraId="2EC3942B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文件</w:t>
            </w:r>
            <w:r w:rsidRPr="00AA699A">
              <w:rPr>
                <w:rFonts w:ascii="宋体" w:hAnsi="宋体"/>
                <w:sz w:val="21"/>
              </w:rPr>
              <w:t>响应长度</w:t>
            </w:r>
          </w:p>
        </w:tc>
        <w:tc>
          <w:tcPr>
            <w:tcW w:w="1277" w:type="dxa"/>
          </w:tcPr>
          <w:p w14:paraId="2018092B" w14:textId="77777777" w:rsidR="008C65CB" w:rsidRPr="00AA699A" w:rsidRDefault="008C65CB" w:rsidP="008C65CB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Reference type</w:t>
            </w:r>
          </w:p>
          <w:p w14:paraId="55247E67" w14:textId="77777777" w:rsidR="005B08C3" w:rsidRPr="00AA699A" w:rsidRDefault="005B08C3" w:rsidP="008C65CB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参考</w:t>
            </w:r>
            <w:r w:rsidRPr="00AA699A">
              <w:rPr>
                <w:rFonts w:ascii="宋体" w:hAnsi="宋体"/>
                <w:sz w:val="21"/>
              </w:rPr>
              <w:t>类型</w:t>
            </w:r>
          </w:p>
        </w:tc>
        <w:tc>
          <w:tcPr>
            <w:tcW w:w="992" w:type="dxa"/>
          </w:tcPr>
          <w:p w14:paraId="74120FB4" w14:textId="77777777" w:rsidR="00D130A1" w:rsidRPr="00AA699A" w:rsidRDefault="000A45E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8C65CB" w:rsidRPr="00AA699A">
              <w:rPr>
                <w:rFonts w:ascii="宋体" w:hAnsi="宋体"/>
                <w:sz w:val="21"/>
              </w:rPr>
              <w:t xml:space="preserve"> </w:t>
            </w:r>
          </w:p>
          <w:p w14:paraId="73F167DF" w14:textId="77777777" w:rsidR="00D130A1" w:rsidRPr="00AA699A" w:rsidRDefault="00D130A1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D</w:t>
            </w:r>
            <w:r w:rsidR="008C65CB" w:rsidRPr="00AA699A">
              <w:rPr>
                <w:rFonts w:ascii="宋体" w:hAnsi="宋体"/>
                <w:sz w:val="21"/>
              </w:rPr>
              <w:t>ata</w:t>
            </w:r>
          </w:p>
          <w:p w14:paraId="0F2ABD0B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记录</w:t>
            </w:r>
            <w:r w:rsidRPr="00AA699A">
              <w:rPr>
                <w:rFonts w:ascii="宋体" w:hAnsi="宋体"/>
                <w:sz w:val="21"/>
              </w:rPr>
              <w:t>数据</w:t>
            </w:r>
          </w:p>
        </w:tc>
        <w:tc>
          <w:tcPr>
            <w:tcW w:w="992" w:type="dxa"/>
          </w:tcPr>
          <w:p w14:paraId="75A2F92E" w14:textId="77777777" w:rsidR="00D130A1" w:rsidRPr="00AA699A" w:rsidRDefault="000A45EE" w:rsidP="007378A0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</w:p>
          <w:p w14:paraId="083E3DAB" w14:textId="77777777" w:rsidR="007378A0" w:rsidRPr="00AA699A" w:rsidRDefault="007378A0" w:rsidP="00D130A1">
            <w:pPr>
              <w:ind w:left="105" w:hangingChars="50" w:hanging="105"/>
              <w:jc w:val="both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Dat</w:t>
            </w:r>
            <w:r w:rsidR="00D130A1" w:rsidRPr="00AA699A">
              <w:rPr>
                <w:rFonts w:ascii="宋体" w:hAnsi="宋体"/>
                <w:sz w:val="21"/>
              </w:rPr>
              <w:t>a</w:t>
            </w:r>
          </w:p>
          <w:p w14:paraId="56D08896" w14:textId="77777777" w:rsidR="005B08C3" w:rsidRPr="00AA699A" w:rsidRDefault="005B08C3" w:rsidP="00D130A1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记录</w:t>
            </w:r>
            <w:r w:rsidRPr="00AA699A">
              <w:rPr>
                <w:rFonts w:ascii="宋体" w:hAnsi="宋体"/>
                <w:sz w:val="21"/>
              </w:rPr>
              <w:t>数据</w:t>
            </w:r>
          </w:p>
        </w:tc>
        <w:tc>
          <w:tcPr>
            <w:tcW w:w="1017" w:type="dxa"/>
          </w:tcPr>
          <w:p w14:paraId="1914B690" w14:textId="77777777" w:rsidR="00D130A1" w:rsidRPr="00AA699A" w:rsidRDefault="000A45E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7378A0" w:rsidRPr="00AA699A">
              <w:rPr>
                <w:rFonts w:ascii="宋体" w:hAnsi="宋体"/>
                <w:sz w:val="21"/>
              </w:rPr>
              <w:t xml:space="preserve"> data</w:t>
            </w:r>
          </w:p>
          <w:p w14:paraId="4AAC8482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记录</w:t>
            </w:r>
            <w:r w:rsidRPr="00AA699A">
              <w:rPr>
                <w:rFonts w:ascii="宋体" w:hAnsi="宋体"/>
                <w:sz w:val="21"/>
              </w:rPr>
              <w:t>数据</w:t>
            </w:r>
          </w:p>
        </w:tc>
        <w:tc>
          <w:tcPr>
            <w:tcW w:w="938" w:type="dxa"/>
          </w:tcPr>
          <w:p w14:paraId="57645308" w14:textId="77777777" w:rsidR="005B08C3" w:rsidRPr="00AA699A" w:rsidRDefault="000A45E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7378A0" w:rsidRPr="00AA699A">
              <w:rPr>
                <w:rFonts w:ascii="宋体" w:hAnsi="宋体"/>
                <w:sz w:val="21"/>
              </w:rPr>
              <w:t xml:space="preserve"> data</w:t>
            </w:r>
            <w:r w:rsidR="005B08C3" w:rsidRPr="00AA699A">
              <w:rPr>
                <w:rFonts w:ascii="宋体" w:hAnsi="宋体" w:hint="eastAsia"/>
                <w:sz w:val="21"/>
              </w:rPr>
              <w:t>记录数据</w:t>
            </w:r>
          </w:p>
        </w:tc>
      </w:tr>
      <w:tr w:rsidR="0036053F" w:rsidRPr="00AA699A" w14:paraId="15474342" w14:textId="77777777" w:rsidTr="00990702">
        <w:trPr>
          <w:jc w:val="center"/>
        </w:trPr>
        <w:tc>
          <w:tcPr>
            <w:tcW w:w="1119" w:type="dxa"/>
          </w:tcPr>
          <w:p w14:paraId="20C77BAF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01</w:t>
            </w:r>
          </w:p>
        </w:tc>
        <w:tc>
          <w:tcPr>
            <w:tcW w:w="1056" w:type="dxa"/>
          </w:tcPr>
          <w:p w14:paraId="1FE09BE7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14</w:t>
            </w:r>
          </w:p>
        </w:tc>
        <w:tc>
          <w:tcPr>
            <w:tcW w:w="1085" w:type="dxa"/>
          </w:tcPr>
          <w:p w14:paraId="06C9B0A8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0C</w:t>
            </w:r>
          </w:p>
        </w:tc>
        <w:tc>
          <w:tcPr>
            <w:tcW w:w="1276" w:type="dxa"/>
          </w:tcPr>
          <w:p w14:paraId="028AD84E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05</w:t>
            </w:r>
          </w:p>
        </w:tc>
        <w:tc>
          <w:tcPr>
            <w:tcW w:w="1277" w:type="dxa"/>
          </w:tcPr>
          <w:p w14:paraId="2398CF73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06</w:t>
            </w:r>
          </w:p>
        </w:tc>
        <w:tc>
          <w:tcPr>
            <w:tcW w:w="992" w:type="dxa"/>
          </w:tcPr>
          <w:p w14:paraId="385B4194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0D</w:t>
            </w:r>
          </w:p>
        </w:tc>
        <w:tc>
          <w:tcPr>
            <w:tcW w:w="992" w:type="dxa"/>
          </w:tcPr>
          <w:p w14:paraId="1FEF8A3B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FE</w:t>
            </w:r>
          </w:p>
        </w:tc>
        <w:tc>
          <w:tcPr>
            <w:tcW w:w="1017" w:type="dxa"/>
          </w:tcPr>
          <w:p w14:paraId="4396CD81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00</w:t>
            </w:r>
          </w:p>
        </w:tc>
        <w:tc>
          <w:tcPr>
            <w:tcW w:w="938" w:type="dxa"/>
          </w:tcPr>
          <w:p w14:paraId="0B56A010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20</w:t>
            </w:r>
          </w:p>
        </w:tc>
      </w:tr>
    </w:tbl>
    <w:p w14:paraId="69EBEC5A" w14:textId="77777777" w:rsidR="005B08C3" w:rsidRPr="00AA699A" w:rsidRDefault="005B08C3" w:rsidP="005B08C3">
      <w:pPr>
        <w:ind w:firstLineChars="200" w:firstLine="440"/>
        <w:rPr>
          <w:rFonts w:ascii="宋体" w:hAnsi="宋体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1559"/>
        <w:gridCol w:w="1276"/>
        <w:gridCol w:w="1276"/>
        <w:gridCol w:w="1272"/>
        <w:gridCol w:w="1064"/>
        <w:gridCol w:w="1064"/>
      </w:tblGrid>
      <w:tr w:rsidR="00703701" w:rsidRPr="00AA699A" w14:paraId="7B5088CE" w14:textId="77777777" w:rsidTr="002712A5">
        <w:tc>
          <w:tcPr>
            <w:tcW w:w="1384" w:type="dxa"/>
          </w:tcPr>
          <w:p w14:paraId="1AD72D70" w14:textId="77777777" w:rsidR="002712A5" w:rsidRPr="00AA699A" w:rsidRDefault="00C50510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 xml:space="preserve">File </w:t>
            </w:r>
            <w:r w:rsidR="002712A5" w:rsidRPr="00AA699A">
              <w:rPr>
                <w:rFonts w:ascii="宋体" w:hAnsi="宋体"/>
                <w:sz w:val="21"/>
              </w:rPr>
              <w:t xml:space="preserve">Response </w:t>
            </w:r>
            <w:r w:rsidRPr="00AA699A">
              <w:rPr>
                <w:rFonts w:ascii="宋体" w:hAnsi="宋体" w:hint="eastAsia"/>
                <w:sz w:val="21"/>
              </w:rPr>
              <w:t>Length</w:t>
            </w:r>
          </w:p>
          <w:p w14:paraId="4BF6D503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  <w:sz w:val="21"/>
              </w:rPr>
              <w:t>文件响应长度</w:t>
            </w:r>
          </w:p>
        </w:tc>
        <w:tc>
          <w:tcPr>
            <w:tcW w:w="1559" w:type="dxa"/>
          </w:tcPr>
          <w:p w14:paraId="5756BE30" w14:textId="77777777" w:rsidR="005B08C3" w:rsidRPr="00AA699A" w:rsidRDefault="002712A5" w:rsidP="002712A5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Reference type</w:t>
            </w:r>
            <w:r w:rsidR="005B08C3" w:rsidRPr="00AA699A">
              <w:rPr>
                <w:rFonts w:ascii="宋体" w:hAnsi="宋体" w:hint="eastAsia"/>
                <w:sz w:val="21"/>
              </w:rPr>
              <w:t>参考</w:t>
            </w:r>
            <w:r w:rsidR="005B08C3" w:rsidRPr="00AA699A">
              <w:rPr>
                <w:rFonts w:ascii="宋体" w:hAnsi="宋体"/>
                <w:sz w:val="21"/>
              </w:rPr>
              <w:t>类型</w:t>
            </w:r>
          </w:p>
        </w:tc>
        <w:tc>
          <w:tcPr>
            <w:tcW w:w="1276" w:type="dxa"/>
          </w:tcPr>
          <w:p w14:paraId="35CB1912" w14:textId="77777777" w:rsidR="002712A5" w:rsidRPr="00AA699A" w:rsidRDefault="000A45EE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2712A5" w:rsidRPr="00AA699A">
              <w:rPr>
                <w:rFonts w:ascii="宋体" w:hAnsi="宋体"/>
                <w:sz w:val="21"/>
              </w:rPr>
              <w:t xml:space="preserve"> data</w:t>
            </w:r>
          </w:p>
          <w:p w14:paraId="4B8D9504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记录</w:t>
            </w:r>
            <w:r w:rsidRPr="00AA699A">
              <w:rPr>
                <w:rFonts w:ascii="宋体" w:hAnsi="宋体"/>
                <w:sz w:val="21"/>
              </w:rPr>
              <w:t>数据</w:t>
            </w:r>
          </w:p>
        </w:tc>
        <w:tc>
          <w:tcPr>
            <w:tcW w:w="1276" w:type="dxa"/>
          </w:tcPr>
          <w:p w14:paraId="119A8D41" w14:textId="77777777" w:rsidR="002712A5" w:rsidRPr="00AA699A" w:rsidRDefault="000A45EE" w:rsidP="002712A5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2712A5" w:rsidRPr="00AA699A">
              <w:rPr>
                <w:rFonts w:ascii="宋体" w:hAnsi="宋体"/>
                <w:sz w:val="21"/>
              </w:rPr>
              <w:t xml:space="preserve"> data</w:t>
            </w:r>
          </w:p>
          <w:p w14:paraId="71299F12" w14:textId="77777777" w:rsidR="005B08C3" w:rsidRPr="00AA699A" w:rsidRDefault="002712A5" w:rsidP="002712A5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记录</w:t>
            </w:r>
            <w:r w:rsidRPr="00AA699A">
              <w:rPr>
                <w:rFonts w:ascii="宋体" w:hAnsi="宋体"/>
                <w:sz w:val="21"/>
              </w:rPr>
              <w:t>数据</w:t>
            </w:r>
          </w:p>
        </w:tc>
        <w:tc>
          <w:tcPr>
            <w:tcW w:w="1272" w:type="dxa"/>
          </w:tcPr>
          <w:p w14:paraId="64C87909" w14:textId="77777777" w:rsidR="002712A5" w:rsidRPr="00AA699A" w:rsidRDefault="000A45EE" w:rsidP="002712A5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2712A5" w:rsidRPr="00AA699A">
              <w:rPr>
                <w:rFonts w:ascii="宋体" w:hAnsi="宋体"/>
                <w:sz w:val="21"/>
              </w:rPr>
              <w:t xml:space="preserve"> data</w:t>
            </w:r>
          </w:p>
          <w:p w14:paraId="79D84614" w14:textId="77777777" w:rsidR="005B08C3" w:rsidRPr="00AA699A" w:rsidRDefault="002712A5" w:rsidP="002712A5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记录</w:t>
            </w:r>
            <w:r w:rsidRPr="00AA699A">
              <w:rPr>
                <w:rFonts w:ascii="宋体" w:hAnsi="宋体"/>
                <w:sz w:val="21"/>
              </w:rPr>
              <w:t>数据</w:t>
            </w:r>
          </w:p>
        </w:tc>
        <w:tc>
          <w:tcPr>
            <w:tcW w:w="1064" w:type="dxa"/>
          </w:tcPr>
          <w:p w14:paraId="7905581C" w14:textId="77777777" w:rsidR="002712A5" w:rsidRPr="00AA699A" w:rsidRDefault="000A45EE" w:rsidP="002712A5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</w:t>
            </w:r>
            <w:r w:rsidR="002712A5" w:rsidRPr="00AA699A">
              <w:rPr>
                <w:rFonts w:ascii="宋体" w:hAnsi="宋体"/>
                <w:sz w:val="21"/>
              </w:rPr>
              <w:t xml:space="preserve"> data</w:t>
            </w:r>
          </w:p>
          <w:p w14:paraId="5D122B46" w14:textId="77777777" w:rsidR="005B08C3" w:rsidRPr="00AA699A" w:rsidRDefault="002712A5" w:rsidP="002712A5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记录</w:t>
            </w:r>
            <w:r w:rsidRPr="00AA699A">
              <w:rPr>
                <w:rFonts w:ascii="宋体" w:hAnsi="宋体"/>
                <w:sz w:val="21"/>
              </w:rPr>
              <w:t>数据</w:t>
            </w:r>
          </w:p>
        </w:tc>
        <w:tc>
          <w:tcPr>
            <w:tcW w:w="1064" w:type="dxa"/>
          </w:tcPr>
          <w:p w14:paraId="1D12F513" w14:textId="77777777" w:rsidR="005B08C3" w:rsidRPr="00AA699A" w:rsidRDefault="005B08C3" w:rsidP="000B60F9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CRC</w:t>
            </w:r>
          </w:p>
        </w:tc>
      </w:tr>
      <w:tr w:rsidR="005B08C3" w:rsidRPr="00AA699A" w14:paraId="08F4D51F" w14:textId="77777777" w:rsidTr="002712A5">
        <w:tc>
          <w:tcPr>
            <w:tcW w:w="1384" w:type="dxa"/>
          </w:tcPr>
          <w:p w14:paraId="5B9D3BCC" w14:textId="77777777" w:rsidR="005B08C3" w:rsidRPr="00AA699A" w:rsidRDefault="00C50510" w:rsidP="00C50510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05</w:t>
            </w:r>
          </w:p>
        </w:tc>
        <w:tc>
          <w:tcPr>
            <w:tcW w:w="1559" w:type="dxa"/>
          </w:tcPr>
          <w:p w14:paraId="3A0BEFC7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06</w:t>
            </w:r>
          </w:p>
        </w:tc>
        <w:tc>
          <w:tcPr>
            <w:tcW w:w="1276" w:type="dxa"/>
          </w:tcPr>
          <w:p w14:paraId="76FA89FE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33</w:t>
            </w:r>
          </w:p>
        </w:tc>
        <w:tc>
          <w:tcPr>
            <w:tcW w:w="1276" w:type="dxa"/>
          </w:tcPr>
          <w:p w14:paraId="048CDA46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CD</w:t>
            </w:r>
          </w:p>
        </w:tc>
        <w:tc>
          <w:tcPr>
            <w:tcW w:w="1272" w:type="dxa"/>
          </w:tcPr>
          <w:p w14:paraId="2A9E72CB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00</w:t>
            </w:r>
          </w:p>
        </w:tc>
        <w:tc>
          <w:tcPr>
            <w:tcW w:w="1064" w:type="dxa"/>
          </w:tcPr>
          <w:p w14:paraId="1BA6948A" w14:textId="77777777" w:rsidR="005B08C3" w:rsidRPr="00AA699A" w:rsidRDefault="00C50510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40</w:t>
            </w:r>
          </w:p>
        </w:tc>
        <w:tc>
          <w:tcPr>
            <w:tcW w:w="1064" w:type="dxa"/>
          </w:tcPr>
          <w:p w14:paraId="609D2DD9" w14:textId="77777777" w:rsidR="005B08C3" w:rsidRPr="00AA699A" w:rsidRDefault="005B08C3" w:rsidP="000B60F9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2Byte</w:t>
            </w:r>
          </w:p>
        </w:tc>
      </w:tr>
    </w:tbl>
    <w:p w14:paraId="33A0C055" w14:textId="77777777" w:rsidR="00C6683A" w:rsidRPr="00AA699A" w:rsidRDefault="00C6683A" w:rsidP="005B08C3">
      <w:pPr>
        <w:ind w:firstLineChars="200" w:firstLine="442"/>
        <w:rPr>
          <w:rFonts w:ascii="宋体" w:hAnsi="宋体"/>
          <w:b/>
        </w:rPr>
      </w:pPr>
    </w:p>
    <w:p w14:paraId="661E75A7" w14:textId="3F003D8A" w:rsidR="008E251E" w:rsidRPr="00AA699A" w:rsidRDefault="008E251E" w:rsidP="008E251E">
      <w:pPr>
        <w:pStyle w:val="3"/>
        <w:numPr>
          <w:ilvl w:val="1"/>
          <w:numId w:val="21"/>
        </w:numPr>
        <w:rPr>
          <w:sz w:val="24"/>
        </w:rPr>
      </w:pPr>
      <w:bookmarkStart w:id="150" w:name="_Toc204328300"/>
      <w:r w:rsidRPr="00AA699A">
        <w:rPr>
          <w:rFonts w:hint="eastAsia"/>
          <w:sz w:val="24"/>
        </w:rPr>
        <w:t>0x</w:t>
      </w:r>
      <w:r w:rsidR="00FB4269" w:rsidRPr="00AA699A">
        <w:rPr>
          <w:rFonts w:hint="eastAsia"/>
          <w:sz w:val="24"/>
        </w:rPr>
        <w:t>4</w:t>
      </w:r>
      <w:r w:rsidRPr="00AA699A">
        <w:rPr>
          <w:rFonts w:hint="eastAsia"/>
          <w:sz w:val="24"/>
        </w:rPr>
        <w:t xml:space="preserve">4H </w:t>
      </w:r>
      <w:r w:rsidRPr="00AA699A">
        <w:rPr>
          <w:rFonts w:hint="eastAsia"/>
          <w:sz w:val="24"/>
        </w:rPr>
        <w:t>读取单个长文件指令</w:t>
      </w:r>
      <w:r w:rsidR="0001789C" w:rsidRPr="00AA699A">
        <w:rPr>
          <w:rFonts w:hint="eastAsia"/>
          <w:sz w:val="24"/>
        </w:rPr>
        <w:t>（自定义）</w:t>
      </w:r>
      <w:bookmarkEnd w:id="150"/>
    </w:p>
    <w:p w14:paraId="1D50AF44" w14:textId="3B1F9C36" w:rsidR="00665CF0" w:rsidRPr="00AA699A" w:rsidRDefault="00665CF0" w:rsidP="00665CF0">
      <w:pPr>
        <w:pStyle w:val="a4"/>
        <w:numPr>
          <w:ilvl w:val="0"/>
          <w:numId w:val="15"/>
        </w:numPr>
      </w:pPr>
      <w:r w:rsidRPr="00AA699A">
        <w:rPr>
          <w:rFonts w:hint="eastAsia"/>
        </w:rPr>
        <w:t>读取单个长文件记录数据请求报文格式</w:t>
      </w:r>
      <w:r w:rsidRPr="00AA699A">
        <w:rPr>
          <w:rFonts w:hint="eastAsia"/>
        </w:rPr>
        <w:t xml:space="preserve"> r</w:t>
      </w:r>
      <w:r w:rsidRPr="00AA699A">
        <w:t>eading record file data request message format</w:t>
      </w:r>
    </w:p>
    <w:tbl>
      <w:tblPr>
        <w:tblStyle w:val="a3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1559"/>
        <w:gridCol w:w="1418"/>
        <w:gridCol w:w="1701"/>
        <w:gridCol w:w="1417"/>
        <w:gridCol w:w="1559"/>
      </w:tblGrid>
      <w:tr w:rsidR="00665CF0" w:rsidRPr="00AA699A" w14:paraId="3B75CFD5" w14:textId="77777777" w:rsidTr="00390F93">
        <w:trPr>
          <w:trHeight w:val="381"/>
        </w:trPr>
        <w:tc>
          <w:tcPr>
            <w:tcW w:w="1526" w:type="dxa"/>
          </w:tcPr>
          <w:p w14:paraId="3B6076CE" w14:textId="77777777" w:rsidR="00665CF0" w:rsidRPr="00AA699A" w:rsidRDefault="00665CF0" w:rsidP="00390F93">
            <w:r w:rsidRPr="00AA699A">
              <w:t>Slave address</w:t>
            </w:r>
          </w:p>
          <w:p w14:paraId="7EBA9207" w14:textId="77777777" w:rsidR="00665CF0" w:rsidRPr="00AA699A" w:rsidRDefault="00665CF0" w:rsidP="00390F93">
            <w:r w:rsidRPr="00AA699A">
              <w:rPr>
                <w:rFonts w:hint="eastAsia"/>
              </w:rPr>
              <w:t>从机地址</w:t>
            </w:r>
          </w:p>
        </w:tc>
        <w:tc>
          <w:tcPr>
            <w:tcW w:w="1559" w:type="dxa"/>
          </w:tcPr>
          <w:p w14:paraId="56810489" w14:textId="77777777" w:rsidR="00665CF0" w:rsidRPr="00AA699A" w:rsidRDefault="00665CF0" w:rsidP="00390F93">
            <w:r w:rsidRPr="00AA699A">
              <w:t>Function code</w:t>
            </w:r>
          </w:p>
          <w:p w14:paraId="2E97EE7C" w14:textId="77777777" w:rsidR="00665CF0" w:rsidRPr="00AA699A" w:rsidRDefault="00665CF0" w:rsidP="00390F93">
            <w:r w:rsidRPr="00AA699A">
              <w:rPr>
                <w:rFonts w:hint="eastAsia"/>
              </w:rPr>
              <w:t>功能码</w:t>
            </w:r>
          </w:p>
        </w:tc>
        <w:tc>
          <w:tcPr>
            <w:tcW w:w="1418" w:type="dxa"/>
          </w:tcPr>
          <w:p w14:paraId="15A4E869" w14:textId="77777777" w:rsidR="00665CF0" w:rsidRPr="00AA699A" w:rsidRDefault="00665CF0" w:rsidP="00390F93">
            <w:r w:rsidRPr="00AA699A">
              <w:t>byte number</w:t>
            </w:r>
          </w:p>
          <w:p w14:paraId="7274C40E" w14:textId="77777777" w:rsidR="00665CF0" w:rsidRPr="00AA699A" w:rsidRDefault="00665CF0" w:rsidP="00390F93">
            <w:r w:rsidRPr="00AA699A">
              <w:t>字节数</w:t>
            </w:r>
          </w:p>
        </w:tc>
        <w:tc>
          <w:tcPr>
            <w:tcW w:w="1701" w:type="dxa"/>
          </w:tcPr>
          <w:p w14:paraId="04924AF8" w14:textId="77777777" w:rsidR="00665CF0" w:rsidRPr="00AA699A" w:rsidRDefault="00665CF0" w:rsidP="00390F93">
            <w:r w:rsidRPr="00AA699A">
              <w:t>Reference type</w:t>
            </w:r>
          </w:p>
          <w:p w14:paraId="7B52C58F" w14:textId="77777777" w:rsidR="00665CF0" w:rsidRPr="00AA699A" w:rsidRDefault="00665CF0" w:rsidP="00390F93">
            <w:r w:rsidRPr="00AA699A">
              <w:t>参考类型</w:t>
            </w:r>
          </w:p>
        </w:tc>
        <w:tc>
          <w:tcPr>
            <w:tcW w:w="1417" w:type="dxa"/>
          </w:tcPr>
          <w:p w14:paraId="31720B5E" w14:textId="77777777" w:rsidR="00665CF0" w:rsidRPr="00AA699A" w:rsidRDefault="00665CF0" w:rsidP="00390F93">
            <w:r w:rsidRPr="00AA699A">
              <w:t>File number</w:t>
            </w:r>
          </w:p>
          <w:p w14:paraId="7F2AD7E8" w14:textId="77777777" w:rsidR="00665CF0" w:rsidRPr="00AA699A" w:rsidRDefault="00665CF0" w:rsidP="00390F93">
            <w:r w:rsidRPr="00AA699A">
              <w:rPr>
                <w:rFonts w:hint="eastAsia"/>
              </w:rPr>
              <w:t>文件号</w:t>
            </w:r>
          </w:p>
        </w:tc>
        <w:tc>
          <w:tcPr>
            <w:tcW w:w="1559" w:type="dxa"/>
          </w:tcPr>
          <w:p w14:paraId="29A9D96B" w14:textId="77777777" w:rsidR="00665CF0" w:rsidRPr="00AA699A" w:rsidRDefault="00665CF0" w:rsidP="00390F93">
            <w:r w:rsidRPr="00AA699A">
              <w:t>Record number</w:t>
            </w:r>
          </w:p>
          <w:p w14:paraId="74069457" w14:textId="77777777" w:rsidR="00665CF0" w:rsidRPr="00AA699A" w:rsidRDefault="00665CF0" w:rsidP="00390F93">
            <w:r w:rsidRPr="00AA699A">
              <w:rPr>
                <w:rFonts w:hint="eastAsia"/>
              </w:rPr>
              <w:t>记录号</w:t>
            </w:r>
          </w:p>
        </w:tc>
      </w:tr>
      <w:tr w:rsidR="00665CF0" w:rsidRPr="00AA699A" w14:paraId="046DAD9F" w14:textId="77777777" w:rsidTr="00390F93">
        <w:trPr>
          <w:trHeight w:val="181"/>
        </w:trPr>
        <w:tc>
          <w:tcPr>
            <w:tcW w:w="1526" w:type="dxa"/>
          </w:tcPr>
          <w:p w14:paraId="31B2EC88" w14:textId="77777777" w:rsidR="00665CF0" w:rsidRPr="00AA699A" w:rsidRDefault="00665CF0" w:rsidP="00390F93">
            <w:r w:rsidRPr="00AA699A">
              <w:rPr>
                <w:rFonts w:hint="eastAsia"/>
              </w:rPr>
              <w:t>1Byte</w:t>
            </w:r>
          </w:p>
        </w:tc>
        <w:tc>
          <w:tcPr>
            <w:tcW w:w="1559" w:type="dxa"/>
          </w:tcPr>
          <w:p w14:paraId="3828E231" w14:textId="57A33A27" w:rsidR="00665CF0" w:rsidRPr="00AA699A" w:rsidRDefault="006052F7" w:rsidP="00390F93">
            <w:r w:rsidRPr="00AA699A">
              <w:rPr>
                <w:rFonts w:hint="eastAsia"/>
              </w:rPr>
              <w:t>4</w:t>
            </w:r>
            <w:r w:rsidR="00665CF0" w:rsidRPr="00AA699A">
              <w:rPr>
                <w:rFonts w:hint="eastAsia"/>
              </w:rPr>
              <w:t>4H</w:t>
            </w:r>
          </w:p>
        </w:tc>
        <w:tc>
          <w:tcPr>
            <w:tcW w:w="1418" w:type="dxa"/>
          </w:tcPr>
          <w:p w14:paraId="137A41E7" w14:textId="155D4445" w:rsidR="00665CF0" w:rsidRPr="00AA699A" w:rsidRDefault="00665CF0" w:rsidP="00390F93">
            <w:r w:rsidRPr="00AA699A">
              <w:rPr>
                <w:rFonts w:hint="eastAsia"/>
              </w:rPr>
              <w:t>07H</w:t>
            </w:r>
          </w:p>
        </w:tc>
        <w:tc>
          <w:tcPr>
            <w:tcW w:w="1701" w:type="dxa"/>
          </w:tcPr>
          <w:p w14:paraId="543EF510" w14:textId="6B153149" w:rsidR="00665CF0" w:rsidRPr="00AA699A" w:rsidRDefault="00665CF0" w:rsidP="00390F93">
            <w:r w:rsidRPr="00AA699A">
              <w:rPr>
                <w:rFonts w:hint="eastAsia"/>
              </w:rPr>
              <w:t>0</w:t>
            </w:r>
            <w:r w:rsidR="008E251E" w:rsidRPr="00AA699A">
              <w:rPr>
                <w:rFonts w:hint="eastAsia"/>
              </w:rPr>
              <w:t>7</w:t>
            </w:r>
            <w:r w:rsidRPr="00AA699A">
              <w:rPr>
                <w:rFonts w:hint="eastAsia"/>
              </w:rPr>
              <w:t>H</w:t>
            </w:r>
          </w:p>
        </w:tc>
        <w:tc>
          <w:tcPr>
            <w:tcW w:w="1417" w:type="dxa"/>
          </w:tcPr>
          <w:p w14:paraId="0E4C3EDB" w14:textId="77777777" w:rsidR="00665CF0" w:rsidRPr="00AA699A" w:rsidRDefault="00665CF0" w:rsidP="00390F93">
            <w:r w:rsidRPr="00AA699A">
              <w:rPr>
                <w:rFonts w:hint="eastAsia"/>
              </w:rPr>
              <w:t>2Byte</w:t>
            </w:r>
          </w:p>
        </w:tc>
        <w:tc>
          <w:tcPr>
            <w:tcW w:w="1559" w:type="dxa"/>
          </w:tcPr>
          <w:p w14:paraId="1E141B72" w14:textId="77777777" w:rsidR="00665CF0" w:rsidRPr="00AA699A" w:rsidRDefault="00665CF0" w:rsidP="00390F93">
            <w:r w:rsidRPr="00AA699A">
              <w:rPr>
                <w:rFonts w:hint="eastAsia"/>
              </w:rPr>
              <w:t>2Byte</w:t>
            </w:r>
          </w:p>
        </w:tc>
      </w:tr>
    </w:tbl>
    <w:p w14:paraId="7EAA71FE" w14:textId="77777777" w:rsidR="00665CF0" w:rsidRPr="00AA699A" w:rsidRDefault="00665CF0" w:rsidP="00665CF0"/>
    <w:tbl>
      <w:tblPr>
        <w:tblStyle w:val="a3"/>
        <w:tblW w:w="2997" w:type="dxa"/>
        <w:tblLook w:val="04A0" w:firstRow="1" w:lastRow="0" w:firstColumn="1" w:lastColumn="0" w:noHBand="0" w:noVBand="1"/>
      </w:tblPr>
      <w:tblGrid>
        <w:gridCol w:w="1154"/>
        <w:gridCol w:w="1843"/>
      </w:tblGrid>
      <w:tr w:rsidR="00665CF0" w:rsidRPr="00AA699A" w14:paraId="1E788466" w14:textId="77777777" w:rsidTr="00390F93">
        <w:trPr>
          <w:trHeight w:val="381"/>
        </w:trPr>
        <w:tc>
          <w:tcPr>
            <w:tcW w:w="1154" w:type="dxa"/>
          </w:tcPr>
          <w:p w14:paraId="6BE4172E" w14:textId="77777777" w:rsidR="00665CF0" w:rsidRPr="00AA699A" w:rsidRDefault="00665CF0" w:rsidP="00390F93">
            <w:r w:rsidRPr="00AA699A">
              <w:t>record length</w:t>
            </w:r>
          </w:p>
          <w:p w14:paraId="285A2DEF" w14:textId="77777777" w:rsidR="00665CF0" w:rsidRPr="00AA699A" w:rsidRDefault="00665CF0" w:rsidP="00390F93">
            <w:r w:rsidRPr="00AA699A">
              <w:rPr>
                <w:rFonts w:hint="eastAsia"/>
              </w:rPr>
              <w:t>记录长度</w:t>
            </w:r>
          </w:p>
        </w:tc>
        <w:tc>
          <w:tcPr>
            <w:tcW w:w="1843" w:type="dxa"/>
          </w:tcPr>
          <w:p w14:paraId="26A0E4CB" w14:textId="77777777" w:rsidR="00665CF0" w:rsidRPr="00AA699A" w:rsidRDefault="00665CF0" w:rsidP="00390F93">
            <w:r w:rsidRPr="00AA699A">
              <w:rPr>
                <w:rFonts w:hint="eastAsia"/>
              </w:rPr>
              <w:t>CRC16</w:t>
            </w:r>
            <w:r w:rsidRPr="00AA699A">
              <w:t xml:space="preserve"> code</w:t>
            </w:r>
          </w:p>
          <w:p w14:paraId="057617B7" w14:textId="77777777" w:rsidR="00665CF0" w:rsidRPr="00AA699A" w:rsidRDefault="00665CF0" w:rsidP="00390F93">
            <w:r w:rsidRPr="00AA699A">
              <w:rPr>
                <w:rFonts w:hint="eastAsia"/>
              </w:rPr>
              <w:t>校验码</w:t>
            </w:r>
          </w:p>
        </w:tc>
      </w:tr>
      <w:tr w:rsidR="00665CF0" w:rsidRPr="00AA699A" w14:paraId="021583F0" w14:textId="77777777" w:rsidTr="00390F93">
        <w:trPr>
          <w:trHeight w:val="181"/>
        </w:trPr>
        <w:tc>
          <w:tcPr>
            <w:tcW w:w="1154" w:type="dxa"/>
          </w:tcPr>
          <w:p w14:paraId="107C0A62" w14:textId="77777777" w:rsidR="00665CF0" w:rsidRPr="00AA699A" w:rsidRDefault="00665CF0" w:rsidP="00390F93">
            <w:r w:rsidRPr="00AA699A">
              <w:rPr>
                <w:rFonts w:hint="eastAsia"/>
              </w:rPr>
              <w:t>2Byte</w:t>
            </w:r>
          </w:p>
        </w:tc>
        <w:tc>
          <w:tcPr>
            <w:tcW w:w="1843" w:type="dxa"/>
          </w:tcPr>
          <w:p w14:paraId="01A71677" w14:textId="77777777" w:rsidR="00665CF0" w:rsidRPr="00AA699A" w:rsidRDefault="00665CF0" w:rsidP="00390F93">
            <w:r w:rsidRPr="00AA699A">
              <w:rPr>
                <w:rFonts w:hint="eastAsia"/>
              </w:rPr>
              <w:t>2Byte</w:t>
            </w:r>
          </w:p>
        </w:tc>
      </w:tr>
    </w:tbl>
    <w:p w14:paraId="0E734437" w14:textId="77777777" w:rsidR="00665CF0" w:rsidRPr="00AA699A" w:rsidRDefault="00665CF0" w:rsidP="00665CF0"/>
    <w:p w14:paraId="770CAF87" w14:textId="1EF0403E" w:rsidR="00665CF0" w:rsidRPr="00AA699A" w:rsidRDefault="00665CF0" w:rsidP="00665CF0">
      <w:r w:rsidRPr="00AA699A">
        <w:rPr>
          <w:rFonts w:hint="eastAsia"/>
        </w:rPr>
        <w:t>读取</w:t>
      </w:r>
      <w:r w:rsidR="008E251E" w:rsidRPr="00AA699A">
        <w:rPr>
          <w:rFonts w:hint="eastAsia"/>
        </w:rPr>
        <w:t>单个长</w:t>
      </w:r>
      <w:r w:rsidRPr="00AA699A">
        <w:rPr>
          <w:rFonts w:hint="eastAsia"/>
        </w:rPr>
        <w:t>文件记录数据响应报文格式：</w:t>
      </w:r>
      <w:r w:rsidRPr="00AA699A">
        <w:rPr>
          <w:rFonts w:hint="eastAsia"/>
        </w:rPr>
        <w:t>r</w:t>
      </w:r>
      <w:r w:rsidRPr="00AA699A">
        <w:t>eading record file data response message format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1559"/>
        <w:gridCol w:w="2268"/>
        <w:gridCol w:w="1701"/>
      </w:tblGrid>
      <w:tr w:rsidR="008E251E" w:rsidRPr="00AA699A" w14:paraId="5D5C1EC9" w14:textId="77777777" w:rsidTr="00390F93">
        <w:trPr>
          <w:trHeight w:val="381"/>
        </w:trPr>
        <w:tc>
          <w:tcPr>
            <w:tcW w:w="1526" w:type="dxa"/>
          </w:tcPr>
          <w:p w14:paraId="3CB6D2C7" w14:textId="77777777" w:rsidR="008E251E" w:rsidRPr="00AA699A" w:rsidRDefault="008E251E" w:rsidP="00390F93">
            <w:r w:rsidRPr="00AA699A">
              <w:t>Slave address</w:t>
            </w:r>
          </w:p>
          <w:p w14:paraId="4CC100C5" w14:textId="77777777" w:rsidR="008E251E" w:rsidRPr="00AA699A" w:rsidRDefault="008E251E" w:rsidP="00390F93">
            <w:r w:rsidRPr="00AA699A">
              <w:rPr>
                <w:rFonts w:hint="eastAsia"/>
              </w:rPr>
              <w:t>从机地址</w:t>
            </w:r>
          </w:p>
        </w:tc>
        <w:tc>
          <w:tcPr>
            <w:tcW w:w="1559" w:type="dxa"/>
          </w:tcPr>
          <w:p w14:paraId="234775A9" w14:textId="77777777" w:rsidR="008E251E" w:rsidRPr="00AA699A" w:rsidRDefault="008E251E" w:rsidP="00390F93">
            <w:r w:rsidRPr="00AA699A">
              <w:t>Function code</w:t>
            </w:r>
          </w:p>
          <w:p w14:paraId="0779A40C" w14:textId="77777777" w:rsidR="008E251E" w:rsidRPr="00AA699A" w:rsidRDefault="008E251E" w:rsidP="00390F93">
            <w:r w:rsidRPr="00AA699A">
              <w:rPr>
                <w:rFonts w:hint="eastAsia"/>
              </w:rPr>
              <w:t>功能码</w:t>
            </w:r>
          </w:p>
        </w:tc>
        <w:tc>
          <w:tcPr>
            <w:tcW w:w="2268" w:type="dxa"/>
          </w:tcPr>
          <w:p w14:paraId="6097170E" w14:textId="77777777" w:rsidR="008E251E" w:rsidRPr="00AA699A" w:rsidRDefault="008E251E" w:rsidP="00390F93">
            <w:r w:rsidRPr="00AA699A">
              <w:t>Response data length</w:t>
            </w:r>
          </w:p>
          <w:p w14:paraId="1F5C64DB" w14:textId="29862DB0" w:rsidR="008E251E" w:rsidRPr="00AA699A" w:rsidRDefault="008E251E" w:rsidP="00390F93">
            <w:r w:rsidRPr="00AA699A">
              <w:rPr>
                <w:rFonts w:hint="eastAsia"/>
              </w:rPr>
              <w:t>响应数据长度</w:t>
            </w:r>
          </w:p>
        </w:tc>
        <w:tc>
          <w:tcPr>
            <w:tcW w:w="1701" w:type="dxa"/>
          </w:tcPr>
          <w:p w14:paraId="576AC746" w14:textId="77777777" w:rsidR="008E251E" w:rsidRPr="00AA699A" w:rsidRDefault="008E251E" w:rsidP="00390F93">
            <w:r w:rsidRPr="00AA699A">
              <w:t>Reference type</w:t>
            </w:r>
          </w:p>
          <w:p w14:paraId="366BB71A" w14:textId="77777777" w:rsidR="008E251E" w:rsidRPr="00AA699A" w:rsidRDefault="008E251E" w:rsidP="00390F93">
            <w:r w:rsidRPr="00AA699A">
              <w:rPr>
                <w:rFonts w:hint="eastAsia"/>
              </w:rPr>
              <w:t>参考类型</w:t>
            </w:r>
          </w:p>
        </w:tc>
      </w:tr>
      <w:tr w:rsidR="008E251E" w:rsidRPr="00AA699A" w14:paraId="3A5D90B0" w14:textId="77777777" w:rsidTr="00390F93">
        <w:trPr>
          <w:trHeight w:val="181"/>
        </w:trPr>
        <w:tc>
          <w:tcPr>
            <w:tcW w:w="1526" w:type="dxa"/>
          </w:tcPr>
          <w:p w14:paraId="3215E3A8" w14:textId="77777777" w:rsidR="008E251E" w:rsidRPr="00AA699A" w:rsidRDefault="008E251E" w:rsidP="00390F93">
            <w:r w:rsidRPr="00AA699A">
              <w:rPr>
                <w:rFonts w:hint="eastAsia"/>
              </w:rPr>
              <w:t>1Byte</w:t>
            </w:r>
          </w:p>
        </w:tc>
        <w:tc>
          <w:tcPr>
            <w:tcW w:w="1559" w:type="dxa"/>
          </w:tcPr>
          <w:p w14:paraId="0CCB6752" w14:textId="4EFEE9BC" w:rsidR="008E251E" w:rsidRPr="00AA699A" w:rsidRDefault="006052F7" w:rsidP="00390F93">
            <w:r w:rsidRPr="00AA699A">
              <w:rPr>
                <w:rFonts w:hint="eastAsia"/>
              </w:rPr>
              <w:t>4</w:t>
            </w:r>
            <w:r w:rsidR="008E251E" w:rsidRPr="00AA699A">
              <w:rPr>
                <w:rFonts w:hint="eastAsia"/>
              </w:rPr>
              <w:t>4H</w:t>
            </w:r>
          </w:p>
        </w:tc>
        <w:tc>
          <w:tcPr>
            <w:tcW w:w="2268" w:type="dxa"/>
          </w:tcPr>
          <w:p w14:paraId="72476C9C" w14:textId="5E8EDF15" w:rsidR="008E251E" w:rsidRPr="00AA699A" w:rsidRDefault="008E251E" w:rsidP="00390F93">
            <w:r w:rsidRPr="00AA699A">
              <w:rPr>
                <w:rFonts w:hint="eastAsia"/>
              </w:rPr>
              <w:t>2Byte</w:t>
            </w:r>
          </w:p>
        </w:tc>
        <w:tc>
          <w:tcPr>
            <w:tcW w:w="1701" w:type="dxa"/>
          </w:tcPr>
          <w:p w14:paraId="628F9BEC" w14:textId="44F85A3C" w:rsidR="008E251E" w:rsidRPr="00AA699A" w:rsidRDefault="008E251E" w:rsidP="00390F93">
            <w:r w:rsidRPr="00AA699A">
              <w:rPr>
                <w:rFonts w:hint="eastAsia"/>
              </w:rPr>
              <w:t>07H</w:t>
            </w:r>
          </w:p>
        </w:tc>
      </w:tr>
    </w:tbl>
    <w:p w14:paraId="3284959E" w14:textId="77777777" w:rsidR="00665CF0" w:rsidRPr="00AA699A" w:rsidRDefault="00665CF0" w:rsidP="00665CF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567"/>
        <w:gridCol w:w="1418"/>
        <w:gridCol w:w="1984"/>
      </w:tblGrid>
      <w:tr w:rsidR="00665CF0" w:rsidRPr="00AA699A" w14:paraId="102A26A3" w14:textId="77777777" w:rsidTr="00390F93">
        <w:trPr>
          <w:trHeight w:val="381"/>
        </w:trPr>
        <w:tc>
          <w:tcPr>
            <w:tcW w:w="1384" w:type="dxa"/>
          </w:tcPr>
          <w:p w14:paraId="236C9489" w14:textId="77777777" w:rsidR="00665CF0" w:rsidRPr="00AA699A" w:rsidRDefault="00665CF0" w:rsidP="00390F93">
            <w:r w:rsidRPr="00AA699A">
              <w:t>Record data 1</w:t>
            </w:r>
          </w:p>
          <w:p w14:paraId="178AFFD9" w14:textId="06C44E31" w:rsidR="00665CF0" w:rsidRPr="00AA699A" w:rsidRDefault="00665CF0" w:rsidP="00390F93">
            <w:r w:rsidRPr="00AA699A">
              <w:rPr>
                <w:rFonts w:hint="eastAsia"/>
              </w:rPr>
              <w:t>记录数据</w:t>
            </w:r>
          </w:p>
        </w:tc>
        <w:tc>
          <w:tcPr>
            <w:tcW w:w="567" w:type="dxa"/>
          </w:tcPr>
          <w:p w14:paraId="4A85E486" w14:textId="77777777" w:rsidR="00665CF0" w:rsidRPr="00AA699A" w:rsidRDefault="00665CF0" w:rsidP="00390F93">
            <w:r w:rsidRPr="00AA699A">
              <w:rPr>
                <w:rFonts w:hint="eastAsia"/>
              </w:rPr>
              <w:t>..</w:t>
            </w:r>
          </w:p>
        </w:tc>
        <w:tc>
          <w:tcPr>
            <w:tcW w:w="1418" w:type="dxa"/>
          </w:tcPr>
          <w:p w14:paraId="0D9CC778" w14:textId="77777777" w:rsidR="00665CF0" w:rsidRPr="00AA699A" w:rsidRDefault="00665CF0" w:rsidP="00390F93">
            <w:r w:rsidRPr="00AA699A">
              <w:t>Record data N</w:t>
            </w:r>
          </w:p>
          <w:p w14:paraId="529CF174" w14:textId="33F865EC" w:rsidR="00665CF0" w:rsidRPr="00AA699A" w:rsidRDefault="00665CF0" w:rsidP="00390F93">
            <w:r w:rsidRPr="00AA699A">
              <w:rPr>
                <w:rFonts w:hint="eastAsia"/>
              </w:rPr>
              <w:t>记录数据</w:t>
            </w:r>
          </w:p>
        </w:tc>
        <w:tc>
          <w:tcPr>
            <w:tcW w:w="1984" w:type="dxa"/>
          </w:tcPr>
          <w:p w14:paraId="69E7C515" w14:textId="77777777" w:rsidR="00665CF0" w:rsidRPr="00AA699A" w:rsidRDefault="00665CF0" w:rsidP="00390F93">
            <w:r w:rsidRPr="00AA699A">
              <w:t>CRC</w:t>
            </w:r>
            <w:r w:rsidRPr="00AA699A">
              <w:rPr>
                <w:rFonts w:hint="eastAsia"/>
              </w:rPr>
              <w:t>16</w:t>
            </w:r>
            <w:r w:rsidRPr="00AA699A">
              <w:t xml:space="preserve"> code</w:t>
            </w:r>
          </w:p>
          <w:p w14:paraId="7B809D94" w14:textId="77777777" w:rsidR="00665CF0" w:rsidRPr="00AA699A" w:rsidRDefault="00665CF0" w:rsidP="00390F93">
            <w:r w:rsidRPr="00AA699A">
              <w:rPr>
                <w:rFonts w:hint="eastAsia"/>
              </w:rPr>
              <w:t>校验码</w:t>
            </w:r>
          </w:p>
        </w:tc>
      </w:tr>
      <w:tr w:rsidR="00665CF0" w:rsidRPr="00AA699A" w14:paraId="08EAD65E" w14:textId="77777777" w:rsidTr="00390F93">
        <w:trPr>
          <w:trHeight w:val="181"/>
        </w:trPr>
        <w:tc>
          <w:tcPr>
            <w:tcW w:w="1384" w:type="dxa"/>
          </w:tcPr>
          <w:p w14:paraId="3C18F609" w14:textId="77777777" w:rsidR="00665CF0" w:rsidRPr="00AA699A" w:rsidRDefault="00665CF0" w:rsidP="00390F93">
            <w:r w:rsidRPr="00AA699A">
              <w:rPr>
                <w:rFonts w:hint="eastAsia"/>
              </w:rPr>
              <w:t>2Byte</w:t>
            </w:r>
          </w:p>
        </w:tc>
        <w:tc>
          <w:tcPr>
            <w:tcW w:w="567" w:type="dxa"/>
          </w:tcPr>
          <w:p w14:paraId="24A3814D" w14:textId="77777777" w:rsidR="00665CF0" w:rsidRPr="00AA699A" w:rsidRDefault="00665CF0" w:rsidP="00390F93">
            <w:r w:rsidRPr="00AA699A">
              <w:rPr>
                <w:rFonts w:hint="eastAsia"/>
              </w:rPr>
              <w:t>..</w:t>
            </w:r>
          </w:p>
        </w:tc>
        <w:tc>
          <w:tcPr>
            <w:tcW w:w="1418" w:type="dxa"/>
          </w:tcPr>
          <w:p w14:paraId="2FA42C22" w14:textId="77777777" w:rsidR="00665CF0" w:rsidRPr="00AA699A" w:rsidRDefault="00665CF0" w:rsidP="00390F93">
            <w:r w:rsidRPr="00AA699A">
              <w:rPr>
                <w:rFonts w:hint="eastAsia"/>
              </w:rPr>
              <w:t>2Byte</w:t>
            </w:r>
          </w:p>
        </w:tc>
        <w:tc>
          <w:tcPr>
            <w:tcW w:w="1984" w:type="dxa"/>
          </w:tcPr>
          <w:p w14:paraId="483DE0EE" w14:textId="77777777" w:rsidR="00665CF0" w:rsidRPr="00AA699A" w:rsidRDefault="00665CF0" w:rsidP="00390F93">
            <w:r w:rsidRPr="00AA699A">
              <w:rPr>
                <w:rFonts w:hint="eastAsia"/>
              </w:rPr>
              <w:t>2Byte</w:t>
            </w:r>
          </w:p>
        </w:tc>
      </w:tr>
    </w:tbl>
    <w:p w14:paraId="342E87B3" w14:textId="77777777" w:rsidR="00665CF0" w:rsidRPr="00AA699A" w:rsidRDefault="00665CF0" w:rsidP="00665CF0"/>
    <w:p w14:paraId="62713EEF" w14:textId="77777777" w:rsidR="00CF0CB3" w:rsidRPr="00AA699A" w:rsidRDefault="00CF0CB3" w:rsidP="005B08C3">
      <w:pPr>
        <w:ind w:firstLineChars="200" w:firstLine="442"/>
        <w:rPr>
          <w:rFonts w:ascii="宋体" w:hAnsi="宋体"/>
          <w:b/>
        </w:rPr>
      </w:pPr>
    </w:p>
    <w:p w14:paraId="46A0D11A" w14:textId="4F95A602" w:rsidR="008B76D3" w:rsidRPr="00AA699A" w:rsidRDefault="008B76D3" w:rsidP="008B76D3">
      <w:r w:rsidRPr="00AA699A">
        <w:rPr>
          <w:rFonts w:hint="eastAsia"/>
        </w:rPr>
        <w:t>e</w:t>
      </w:r>
      <w:r w:rsidRPr="00AA699A">
        <w:t>.g.  of reading record file</w:t>
      </w:r>
      <w:r w:rsidRPr="00AA699A">
        <w:rPr>
          <w:rFonts w:hint="eastAsia"/>
        </w:rPr>
        <w:t xml:space="preserve"> </w:t>
      </w:r>
      <w:r w:rsidRPr="00AA699A">
        <w:t>/</w:t>
      </w:r>
      <w:r w:rsidRPr="00AA699A">
        <w:rPr>
          <w:rFonts w:ascii="宋体" w:hAnsi="宋体" w:cs="Arial" w:hint="eastAsia"/>
          <w:b/>
          <w:szCs w:val="21"/>
        </w:rPr>
        <w:t>读取</w:t>
      </w:r>
      <w:r w:rsidR="00A11AF0" w:rsidRPr="00AA699A">
        <w:rPr>
          <w:rFonts w:ascii="宋体" w:hAnsi="宋体" w:cs="Arial" w:hint="eastAsia"/>
          <w:b/>
          <w:szCs w:val="21"/>
        </w:rPr>
        <w:t>单个长</w:t>
      </w:r>
      <w:r w:rsidRPr="00AA699A">
        <w:rPr>
          <w:rFonts w:ascii="宋体" w:hAnsi="宋体" w:cs="Arial" w:hint="eastAsia"/>
          <w:b/>
          <w:szCs w:val="21"/>
        </w:rPr>
        <w:t>文件记录举例如下：</w:t>
      </w:r>
    </w:p>
    <w:p w14:paraId="2282BC8C" w14:textId="5FB6ABAD" w:rsidR="008B76D3" w:rsidRPr="00AA699A" w:rsidRDefault="008B76D3" w:rsidP="008B76D3">
      <w:pPr>
        <w:ind w:firstLineChars="200" w:firstLine="440"/>
        <w:rPr>
          <w:rFonts w:ascii="宋体" w:hAnsi="宋体" w:cs="Arial"/>
          <w:szCs w:val="21"/>
        </w:rPr>
      </w:pPr>
      <w:r w:rsidRPr="00AA699A">
        <w:rPr>
          <w:rFonts w:ascii="宋体" w:hAnsi="宋体" w:cs="Arial" w:hint="eastAsia"/>
          <w:szCs w:val="21"/>
        </w:rPr>
        <w:t>R</w:t>
      </w:r>
      <w:r w:rsidRPr="00AA699A">
        <w:rPr>
          <w:rFonts w:ascii="宋体" w:hAnsi="宋体" w:cs="Arial"/>
          <w:szCs w:val="21"/>
        </w:rPr>
        <w:t xml:space="preserve">equest </w:t>
      </w:r>
      <w:r w:rsidR="00A11AF0" w:rsidRPr="00AA699A">
        <w:rPr>
          <w:rFonts w:ascii="宋体" w:hAnsi="宋体" w:cs="Arial" w:hint="eastAsia"/>
          <w:szCs w:val="21"/>
        </w:rPr>
        <w:t>1</w:t>
      </w:r>
      <w:r w:rsidRPr="00AA699A">
        <w:rPr>
          <w:rFonts w:ascii="宋体" w:hAnsi="宋体" w:cs="Arial"/>
          <w:szCs w:val="21"/>
        </w:rPr>
        <w:t xml:space="preserve"> groups </w:t>
      </w:r>
      <w:r w:rsidRPr="00AA699A">
        <w:rPr>
          <w:rFonts w:ascii="宋体" w:hAnsi="宋体" w:cs="Arial" w:hint="eastAsia"/>
          <w:szCs w:val="21"/>
        </w:rPr>
        <w:t>of</w:t>
      </w:r>
      <w:r w:rsidRPr="00AA699A">
        <w:rPr>
          <w:rFonts w:ascii="宋体" w:hAnsi="宋体" w:cs="Arial"/>
          <w:szCs w:val="21"/>
        </w:rPr>
        <w:t xml:space="preserve"> register data from sla</w:t>
      </w:r>
      <w:r w:rsidRPr="00AA699A">
        <w:rPr>
          <w:rFonts w:ascii="宋体" w:hAnsi="宋体" w:cs="Arial" w:hint="eastAsia"/>
          <w:szCs w:val="21"/>
        </w:rPr>
        <w:t>v</w:t>
      </w:r>
      <w:r w:rsidRPr="00AA699A">
        <w:rPr>
          <w:rFonts w:ascii="宋体" w:hAnsi="宋体" w:cs="Arial"/>
          <w:szCs w:val="21"/>
        </w:rPr>
        <w:t xml:space="preserve">e 1. Group 1 including </w:t>
      </w:r>
      <w:r w:rsidR="00A11AF0" w:rsidRPr="00AA699A">
        <w:rPr>
          <w:rFonts w:ascii="宋体" w:hAnsi="宋体" w:cs="Arial" w:hint="eastAsia"/>
          <w:szCs w:val="21"/>
        </w:rPr>
        <w:t>300</w:t>
      </w:r>
      <w:r w:rsidRPr="00AA699A">
        <w:rPr>
          <w:rFonts w:ascii="宋体" w:hAnsi="宋体" w:cs="Arial"/>
          <w:szCs w:val="21"/>
        </w:rPr>
        <w:t xml:space="preserve"> registers of file 4</w:t>
      </w:r>
      <w:r w:rsidR="00A11AF0" w:rsidRPr="00AA699A">
        <w:rPr>
          <w:rFonts w:ascii="宋体" w:hAnsi="宋体" w:cs="Arial" w:hint="eastAsia"/>
          <w:szCs w:val="21"/>
        </w:rPr>
        <w:t>0</w:t>
      </w:r>
      <w:r w:rsidRPr="00AA699A">
        <w:rPr>
          <w:rFonts w:ascii="宋体" w:hAnsi="宋体" w:cs="Arial"/>
          <w:szCs w:val="21"/>
        </w:rPr>
        <w:t>, register start address is 0001.</w:t>
      </w:r>
    </w:p>
    <w:p w14:paraId="0C880222" w14:textId="2778F481" w:rsidR="008B76D3" w:rsidRPr="00AA699A" w:rsidRDefault="008B76D3" w:rsidP="008B76D3">
      <w:pPr>
        <w:ind w:firstLineChars="200" w:firstLine="440"/>
        <w:rPr>
          <w:rFonts w:ascii="宋体" w:hAnsi="宋体"/>
        </w:rPr>
      </w:pPr>
      <w:r w:rsidRPr="00AA699A">
        <w:rPr>
          <w:rFonts w:ascii="宋体" w:hAnsi="宋体" w:cs="Arial" w:hint="eastAsia"/>
          <w:szCs w:val="21"/>
        </w:rPr>
        <w:t>请求读取从机设备1中</w:t>
      </w:r>
      <w:r w:rsidR="00A11AF0" w:rsidRPr="00AA699A">
        <w:rPr>
          <w:rFonts w:ascii="宋体" w:hAnsi="宋体" w:cs="Arial" w:hint="eastAsia"/>
          <w:szCs w:val="21"/>
        </w:rPr>
        <w:t>一</w:t>
      </w:r>
      <w:r w:rsidRPr="00AA699A">
        <w:rPr>
          <w:rFonts w:ascii="宋体" w:hAnsi="宋体" w:cs="Arial" w:hint="eastAsia"/>
          <w:szCs w:val="21"/>
        </w:rPr>
        <w:t>组的寄存器数据，第</w:t>
      </w:r>
      <w:r w:rsidRPr="00AA699A">
        <w:rPr>
          <w:rFonts w:ascii="宋体" w:hAnsi="宋体" w:hint="eastAsia"/>
        </w:rPr>
        <w:t>一个组包括文件4</w:t>
      </w:r>
      <w:r w:rsidR="00A11AF0" w:rsidRPr="00AA699A">
        <w:rPr>
          <w:rFonts w:ascii="宋体" w:hAnsi="宋体" w:hint="eastAsia"/>
        </w:rPr>
        <w:t>0</w:t>
      </w:r>
      <w:r w:rsidRPr="00AA699A">
        <w:rPr>
          <w:rFonts w:ascii="宋体" w:hAnsi="宋体" w:hint="eastAsia"/>
        </w:rPr>
        <w:t>的</w:t>
      </w:r>
      <w:r w:rsidR="00A11AF0" w:rsidRPr="00AA699A">
        <w:rPr>
          <w:rFonts w:ascii="宋体" w:hAnsi="宋体" w:hint="eastAsia"/>
        </w:rPr>
        <w:t>300</w:t>
      </w:r>
      <w:r w:rsidRPr="00AA699A">
        <w:rPr>
          <w:rFonts w:ascii="宋体" w:hAnsi="宋体" w:hint="eastAsia"/>
        </w:rPr>
        <w:t>个寄存器，寄存器起始地址0001</w:t>
      </w:r>
    </w:p>
    <w:p w14:paraId="58C67977" w14:textId="6E4ABD64" w:rsidR="008B76D3" w:rsidRPr="00AA699A" w:rsidRDefault="008B76D3" w:rsidP="008B76D3">
      <w:pPr>
        <w:ind w:firstLineChars="200" w:firstLine="440"/>
        <w:rPr>
          <w:rFonts w:ascii="宋体" w:hAnsi="宋体"/>
        </w:rPr>
      </w:pPr>
      <w:r w:rsidRPr="00AA699A">
        <w:rPr>
          <w:rFonts w:ascii="宋体" w:hAnsi="宋体" w:hint="eastAsia"/>
        </w:rPr>
        <w:t>T</w:t>
      </w:r>
      <w:r w:rsidRPr="00AA699A">
        <w:rPr>
          <w:rFonts w:ascii="宋体" w:hAnsi="宋体"/>
        </w:rPr>
        <w:t xml:space="preserve">his case requesting </w:t>
      </w:r>
      <w:r w:rsidR="00A11AF0" w:rsidRPr="00AA699A">
        <w:rPr>
          <w:rFonts w:ascii="宋体" w:hAnsi="宋体" w:hint="eastAsia"/>
        </w:rPr>
        <w:t>1</w:t>
      </w:r>
      <w:r w:rsidRPr="00AA699A">
        <w:rPr>
          <w:rFonts w:ascii="宋体" w:hAnsi="宋体"/>
        </w:rPr>
        <w:t xml:space="preserve"> group of files at the same time.</w:t>
      </w:r>
    </w:p>
    <w:p w14:paraId="6724C5A2" w14:textId="77777777" w:rsidR="00CF63E2" w:rsidRPr="00AA699A" w:rsidRDefault="008B76D3" w:rsidP="00CF63E2">
      <w:pPr>
        <w:ind w:firstLineChars="200" w:firstLine="440"/>
        <w:rPr>
          <w:rFonts w:ascii="宋体" w:hAnsi="宋体"/>
        </w:rPr>
      </w:pPr>
      <w:r w:rsidRPr="00AA699A">
        <w:rPr>
          <w:rFonts w:ascii="宋体" w:hAnsi="宋体" w:hint="eastAsia"/>
        </w:rPr>
        <w:t>本例子是请求</w:t>
      </w:r>
      <w:r w:rsidR="00CF63E2" w:rsidRPr="00AA699A">
        <w:rPr>
          <w:rFonts w:ascii="宋体" w:hAnsi="宋体" w:hint="eastAsia"/>
        </w:rPr>
        <w:t>一</w:t>
      </w:r>
      <w:r w:rsidRPr="00AA699A">
        <w:rPr>
          <w:rFonts w:ascii="宋体" w:hAnsi="宋体" w:hint="eastAsia"/>
        </w:rPr>
        <w:t>个组的文件.</w:t>
      </w:r>
    </w:p>
    <w:p w14:paraId="42853720" w14:textId="0EBC4160" w:rsidR="00CF63E2" w:rsidRPr="00AA699A" w:rsidRDefault="00CF63E2" w:rsidP="00CF63E2">
      <w:pPr>
        <w:ind w:firstLineChars="200" w:firstLine="440"/>
        <w:rPr>
          <w:rFonts w:ascii="宋体" w:hAnsi="宋体"/>
        </w:rPr>
      </w:pPr>
      <w:r w:rsidRPr="00AA699A">
        <w:rPr>
          <w:rFonts w:ascii="宋体" w:hAnsi="宋体" w:hint="eastAsia"/>
        </w:rPr>
        <w:t xml:space="preserve"> Requ</w:t>
      </w:r>
      <w:r w:rsidRPr="00AA699A">
        <w:rPr>
          <w:rFonts w:ascii="宋体" w:hAnsi="宋体"/>
        </w:rPr>
        <w:t>est data/</w:t>
      </w:r>
      <w:r w:rsidRPr="00AA699A">
        <w:rPr>
          <w:rFonts w:ascii="宋体" w:hAnsi="宋体" w:hint="eastAsia"/>
        </w:rPr>
        <w:t>请求数据如下: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7"/>
        <w:gridCol w:w="1056"/>
        <w:gridCol w:w="1015"/>
        <w:gridCol w:w="1161"/>
        <w:gridCol w:w="1015"/>
        <w:gridCol w:w="1015"/>
        <w:gridCol w:w="1015"/>
        <w:gridCol w:w="946"/>
        <w:gridCol w:w="1060"/>
      </w:tblGrid>
      <w:tr w:rsidR="00CF63E2" w:rsidRPr="00AA699A" w14:paraId="2064D6DD" w14:textId="77777777" w:rsidTr="00390F93">
        <w:tc>
          <w:tcPr>
            <w:tcW w:w="1092" w:type="dxa"/>
          </w:tcPr>
          <w:p w14:paraId="0BA09707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Slave address</w:t>
            </w:r>
          </w:p>
          <w:p w14:paraId="2ACEA2AA" w14:textId="77777777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  <w:sz w:val="21"/>
              </w:rPr>
              <w:t>从机地址</w:t>
            </w:r>
          </w:p>
        </w:tc>
        <w:tc>
          <w:tcPr>
            <w:tcW w:w="1056" w:type="dxa"/>
          </w:tcPr>
          <w:p w14:paraId="5443134C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Function code</w:t>
            </w:r>
          </w:p>
          <w:p w14:paraId="2C4825A6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功能码</w:t>
            </w:r>
          </w:p>
        </w:tc>
        <w:tc>
          <w:tcPr>
            <w:tcW w:w="1049" w:type="dxa"/>
          </w:tcPr>
          <w:p w14:paraId="66D91F61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Byte number</w:t>
            </w:r>
          </w:p>
          <w:p w14:paraId="3295B06B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字节数</w:t>
            </w:r>
          </w:p>
        </w:tc>
        <w:tc>
          <w:tcPr>
            <w:tcW w:w="1161" w:type="dxa"/>
          </w:tcPr>
          <w:p w14:paraId="339DCD17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Reference type</w:t>
            </w:r>
          </w:p>
          <w:p w14:paraId="47D1CB7D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参考类型</w:t>
            </w:r>
          </w:p>
        </w:tc>
        <w:tc>
          <w:tcPr>
            <w:tcW w:w="1049" w:type="dxa"/>
          </w:tcPr>
          <w:p w14:paraId="567855F9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File number</w:t>
            </w:r>
          </w:p>
          <w:p w14:paraId="618709F2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文件号</w:t>
            </w:r>
          </w:p>
        </w:tc>
        <w:tc>
          <w:tcPr>
            <w:tcW w:w="1049" w:type="dxa"/>
          </w:tcPr>
          <w:p w14:paraId="1495769D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File number</w:t>
            </w:r>
          </w:p>
          <w:p w14:paraId="44F41584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文件号</w:t>
            </w:r>
          </w:p>
        </w:tc>
        <w:tc>
          <w:tcPr>
            <w:tcW w:w="1049" w:type="dxa"/>
          </w:tcPr>
          <w:p w14:paraId="62EA306F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 number</w:t>
            </w:r>
          </w:p>
          <w:p w14:paraId="4D50F71A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记录号</w:t>
            </w:r>
          </w:p>
        </w:tc>
        <w:tc>
          <w:tcPr>
            <w:tcW w:w="967" w:type="dxa"/>
          </w:tcPr>
          <w:p w14:paraId="3624860D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 number</w:t>
            </w:r>
          </w:p>
          <w:p w14:paraId="32375FE3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记录号</w:t>
            </w:r>
          </w:p>
        </w:tc>
        <w:tc>
          <w:tcPr>
            <w:tcW w:w="1104" w:type="dxa"/>
          </w:tcPr>
          <w:p w14:paraId="11666607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Record Length记录</w:t>
            </w:r>
            <w:r w:rsidRPr="00AA699A">
              <w:rPr>
                <w:rFonts w:ascii="宋体" w:hAnsi="宋体"/>
                <w:sz w:val="21"/>
              </w:rPr>
              <w:t>长度</w:t>
            </w:r>
          </w:p>
        </w:tc>
      </w:tr>
      <w:tr w:rsidR="00CF63E2" w:rsidRPr="00AA699A" w14:paraId="29BA6465" w14:textId="77777777" w:rsidTr="00390F93">
        <w:tc>
          <w:tcPr>
            <w:tcW w:w="1092" w:type="dxa"/>
          </w:tcPr>
          <w:p w14:paraId="5793983A" w14:textId="77777777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01</w:t>
            </w:r>
          </w:p>
        </w:tc>
        <w:tc>
          <w:tcPr>
            <w:tcW w:w="1056" w:type="dxa"/>
          </w:tcPr>
          <w:p w14:paraId="5443CEE6" w14:textId="1DD39D3A" w:rsidR="00CF63E2" w:rsidRPr="00AA699A" w:rsidRDefault="006052F7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4</w:t>
            </w:r>
            <w:r w:rsidR="00CF63E2" w:rsidRPr="00AA699A">
              <w:rPr>
                <w:rFonts w:ascii="宋体" w:hAnsi="宋体"/>
              </w:rPr>
              <w:t>4</w:t>
            </w:r>
          </w:p>
        </w:tc>
        <w:tc>
          <w:tcPr>
            <w:tcW w:w="1049" w:type="dxa"/>
          </w:tcPr>
          <w:p w14:paraId="486521A0" w14:textId="3E91CCFD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07</w:t>
            </w:r>
          </w:p>
        </w:tc>
        <w:tc>
          <w:tcPr>
            <w:tcW w:w="1161" w:type="dxa"/>
          </w:tcPr>
          <w:p w14:paraId="6AC7C952" w14:textId="6DE2BE89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</w:t>
            </w:r>
            <w:r w:rsidR="00FF4AEC" w:rsidRPr="00AA699A">
              <w:rPr>
                <w:rFonts w:ascii="宋体" w:hAnsi="宋体" w:hint="eastAsia"/>
              </w:rPr>
              <w:t>7</w:t>
            </w:r>
          </w:p>
        </w:tc>
        <w:tc>
          <w:tcPr>
            <w:tcW w:w="1049" w:type="dxa"/>
          </w:tcPr>
          <w:p w14:paraId="0D833299" w14:textId="77777777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00</w:t>
            </w:r>
          </w:p>
        </w:tc>
        <w:tc>
          <w:tcPr>
            <w:tcW w:w="1049" w:type="dxa"/>
          </w:tcPr>
          <w:p w14:paraId="7D38C8F5" w14:textId="7BA6E2C9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28</w:t>
            </w:r>
          </w:p>
        </w:tc>
        <w:tc>
          <w:tcPr>
            <w:tcW w:w="1049" w:type="dxa"/>
          </w:tcPr>
          <w:p w14:paraId="068253BF" w14:textId="77777777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00</w:t>
            </w:r>
          </w:p>
        </w:tc>
        <w:tc>
          <w:tcPr>
            <w:tcW w:w="967" w:type="dxa"/>
          </w:tcPr>
          <w:p w14:paraId="50D379DD" w14:textId="77777777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01</w:t>
            </w:r>
          </w:p>
        </w:tc>
        <w:tc>
          <w:tcPr>
            <w:tcW w:w="1104" w:type="dxa"/>
          </w:tcPr>
          <w:p w14:paraId="5BF6E4F5" w14:textId="483B3D0A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0</w:t>
            </w:r>
            <w:r w:rsidRPr="00AA699A">
              <w:rPr>
                <w:rFonts w:ascii="宋体" w:hAnsi="宋体" w:hint="eastAsia"/>
              </w:rPr>
              <w:t>1</w:t>
            </w:r>
          </w:p>
        </w:tc>
      </w:tr>
    </w:tbl>
    <w:p w14:paraId="6EAA44EA" w14:textId="77777777" w:rsidR="00CF63E2" w:rsidRPr="00AA699A" w:rsidRDefault="00CF63E2" w:rsidP="00CF63E2">
      <w:pPr>
        <w:ind w:firstLineChars="200" w:firstLine="440"/>
        <w:rPr>
          <w:rFonts w:ascii="宋体" w:hAnsi="宋体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5"/>
        <w:gridCol w:w="814"/>
      </w:tblGrid>
      <w:tr w:rsidR="00CF63E2" w:rsidRPr="00AA699A" w14:paraId="688476E4" w14:textId="77777777" w:rsidTr="00CF63E2">
        <w:tc>
          <w:tcPr>
            <w:tcW w:w="1155" w:type="dxa"/>
          </w:tcPr>
          <w:p w14:paraId="1522B720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Record Length</w:t>
            </w:r>
          </w:p>
          <w:p w14:paraId="6FD812AD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记录长度</w:t>
            </w:r>
          </w:p>
        </w:tc>
        <w:tc>
          <w:tcPr>
            <w:tcW w:w="814" w:type="dxa"/>
          </w:tcPr>
          <w:p w14:paraId="6FB0B108" w14:textId="77777777" w:rsidR="00CF63E2" w:rsidRPr="00AA699A" w:rsidRDefault="00CF63E2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CRC</w:t>
            </w:r>
          </w:p>
        </w:tc>
      </w:tr>
      <w:tr w:rsidR="00CF63E2" w:rsidRPr="00AA699A" w14:paraId="3F8AA691" w14:textId="77777777" w:rsidTr="00CF63E2">
        <w:tc>
          <w:tcPr>
            <w:tcW w:w="1155" w:type="dxa"/>
          </w:tcPr>
          <w:p w14:paraId="3CD1F3C0" w14:textId="22F6D83D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2C</w:t>
            </w:r>
          </w:p>
        </w:tc>
        <w:tc>
          <w:tcPr>
            <w:tcW w:w="814" w:type="dxa"/>
          </w:tcPr>
          <w:p w14:paraId="7A7A43DE" w14:textId="77777777" w:rsidR="00CF63E2" w:rsidRPr="00AA699A" w:rsidRDefault="00CF63E2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2Byte</w:t>
            </w:r>
          </w:p>
        </w:tc>
      </w:tr>
    </w:tbl>
    <w:p w14:paraId="4524D986" w14:textId="2E7FA9EC" w:rsidR="00CF63E2" w:rsidRPr="00AA699A" w:rsidRDefault="00CF63E2" w:rsidP="007627E4">
      <w:pPr>
        <w:rPr>
          <w:rFonts w:ascii="宋体" w:hAnsi="宋体"/>
          <w:sz w:val="21"/>
        </w:rPr>
      </w:pPr>
    </w:p>
    <w:p w14:paraId="60A67DB6" w14:textId="6EBB83C4" w:rsidR="00E91C8C" w:rsidRPr="00AA699A" w:rsidRDefault="00E91C8C" w:rsidP="00E91C8C">
      <w:pPr>
        <w:rPr>
          <w:rFonts w:ascii="宋体" w:hAnsi="宋体"/>
          <w:sz w:val="21"/>
        </w:rPr>
      </w:pPr>
      <w:r w:rsidRPr="00AA699A">
        <w:rPr>
          <w:rFonts w:ascii="宋体" w:hAnsi="宋体"/>
          <w:sz w:val="21"/>
        </w:rPr>
        <w:t>Byte number</w:t>
      </w:r>
      <w:r w:rsidRPr="00AA699A">
        <w:rPr>
          <w:rFonts w:ascii="宋体" w:hAnsi="宋体" w:hint="eastAsia"/>
          <w:sz w:val="21"/>
        </w:rPr>
        <w:t xml:space="preserve"> = 1Byte(</w:t>
      </w:r>
      <w:r w:rsidRPr="00AA699A">
        <w:rPr>
          <w:rFonts w:ascii="宋体" w:hAnsi="宋体"/>
          <w:sz w:val="21"/>
        </w:rPr>
        <w:t>Reference type</w:t>
      </w:r>
      <w:r w:rsidRPr="00AA699A">
        <w:rPr>
          <w:rFonts w:ascii="宋体" w:hAnsi="宋体" w:hint="eastAsia"/>
          <w:sz w:val="21"/>
        </w:rPr>
        <w:t>) + 2Bytes(</w:t>
      </w:r>
      <w:r w:rsidRPr="00AA699A">
        <w:rPr>
          <w:rFonts w:ascii="宋体" w:hAnsi="宋体"/>
          <w:sz w:val="21"/>
        </w:rPr>
        <w:t>File number</w:t>
      </w:r>
      <w:r w:rsidRPr="00AA699A">
        <w:rPr>
          <w:rFonts w:ascii="宋体" w:hAnsi="宋体" w:hint="eastAsia"/>
          <w:sz w:val="21"/>
        </w:rPr>
        <w:t>) + 2Bytes(</w:t>
      </w:r>
      <w:r w:rsidRPr="00AA699A">
        <w:rPr>
          <w:rFonts w:ascii="宋体" w:hAnsi="宋体"/>
          <w:sz w:val="21"/>
        </w:rPr>
        <w:t>Record number</w:t>
      </w:r>
      <w:r w:rsidRPr="00AA699A">
        <w:rPr>
          <w:rFonts w:ascii="宋体" w:hAnsi="宋体" w:hint="eastAsia"/>
          <w:sz w:val="21"/>
        </w:rPr>
        <w:t>) + 2Bytes(Record Length);</w:t>
      </w:r>
    </w:p>
    <w:p w14:paraId="10F6A1B6" w14:textId="77777777" w:rsidR="00E91C8C" w:rsidRPr="00AA699A" w:rsidRDefault="00E91C8C" w:rsidP="007627E4">
      <w:pPr>
        <w:rPr>
          <w:rFonts w:ascii="宋体" w:hAnsi="宋体"/>
          <w:sz w:val="21"/>
        </w:rPr>
      </w:pPr>
    </w:p>
    <w:p w14:paraId="02E028A1" w14:textId="77777777" w:rsidR="00297148" w:rsidRPr="00AA699A" w:rsidRDefault="00297148" w:rsidP="007627E4">
      <w:pPr>
        <w:rPr>
          <w:rFonts w:ascii="宋体" w:hAnsi="宋体"/>
          <w:sz w:val="21"/>
        </w:rPr>
      </w:pPr>
    </w:p>
    <w:p w14:paraId="0796D6F5" w14:textId="77777777" w:rsidR="00297148" w:rsidRPr="00AA699A" w:rsidRDefault="00297148" w:rsidP="007627E4">
      <w:pPr>
        <w:rPr>
          <w:rFonts w:ascii="宋体" w:hAnsi="宋体"/>
          <w:sz w:val="21"/>
        </w:rPr>
      </w:pPr>
    </w:p>
    <w:p w14:paraId="4FA1ECAE" w14:textId="77777777" w:rsidR="00297148" w:rsidRPr="00AA699A" w:rsidRDefault="00297148" w:rsidP="007627E4">
      <w:pPr>
        <w:rPr>
          <w:rFonts w:ascii="宋体" w:hAnsi="宋体"/>
          <w:sz w:val="21"/>
        </w:rPr>
      </w:pPr>
    </w:p>
    <w:p w14:paraId="31B9C325" w14:textId="77777777" w:rsidR="00CF63E2" w:rsidRPr="00AA699A" w:rsidRDefault="00CF63E2" w:rsidP="00CF63E2">
      <w:pPr>
        <w:rPr>
          <w:rFonts w:ascii="宋体" w:hAnsi="宋体"/>
        </w:rPr>
      </w:pPr>
      <w:r w:rsidRPr="00AA699A">
        <w:rPr>
          <w:rFonts w:ascii="宋体" w:hAnsi="宋体" w:hint="eastAsia"/>
        </w:rPr>
        <w:t>Response</w:t>
      </w:r>
      <w:r w:rsidRPr="00AA699A">
        <w:rPr>
          <w:rFonts w:ascii="宋体" w:hAnsi="宋体"/>
        </w:rPr>
        <w:t xml:space="preserve"> data/</w:t>
      </w:r>
      <w:r w:rsidRPr="00AA699A">
        <w:rPr>
          <w:rFonts w:ascii="宋体" w:hAnsi="宋体" w:hint="eastAsia"/>
        </w:rPr>
        <w:t>响应数据如下：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74"/>
        <w:gridCol w:w="1056"/>
        <w:gridCol w:w="1077"/>
        <w:gridCol w:w="1217"/>
        <w:gridCol w:w="1246"/>
        <w:gridCol w:w="953"/>
        <w:gridCol w:w="843"/>
        <w:gridCol w:w="971"/>
      </w:tblGrid>
      <w:tr w:rsidR="00A06A4E" w:rsidRPr="00AA699A" w14:paraId="4BA1A622" w14:textId="77777777" w:rsidTr="00A06A4E">
        <w:trPr>
          <w:jc w:val="center"/>
        </w:trPr>
        <w:tc>
          <w:tcPr>
            <w:tcW w:w="1074" w:type="dxa"/>
          </w:tcPr>
          <w:p w14:paraId="3E8037A3" w14:textId="77777777" w:rsidR="00A06A4E" w:rsidRPr="00AA699A" w:rsidRDefault="00A06A4E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Slave address</w:t>
            </w:r>
          </w:p>
          <w:p w14:paraId="57E32FD8" w14:textId="77777777" w:rsidR="00A06A4E" w:rsidRPr="00AA699A" w:rsidRDefault="00A06A4E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  <w:sz w:val="21"/>
              </w:rPr>
              <w:t>从机地址</w:t>
            </w:r>
          </w:p>
        </w:tc>
        <w:tc>
          <w:tcPr>
            <w:tcW w:w="1056" w:type="dxa"/>
          </w:tcPr>
          <w:p w14:paraId="41AF642F" w14:textId="77777777" w:rsidR="00A06A4E" w:rsidRPr="00AA699A" w:rsidRDefault="00A06A4E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Function code</w:t>
            </w:r>
          </w:p>
          <w:p w14:paraId="00A33C70" w14:textId="77777777" w:rsidR="00A06A4E" w:rsidRPr="00AA699A" w:rsidRDefault="00A06A4E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功能码</w:t>
            </w:r>
          </w:p>
        </w:tc>
        <w:tc>
          <w:tcPr>
            <w:tcW w:w="1077" w:type="dxa"/>
          </w:tcPr>
          <w:p w14:paraId="1152549B" w14:textId="77777777" w:rsidR="00A06A4E" w:rsidRPr="00AA699A" w:rsidRDefault="00A06A4E" w:rsidP="00390F93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 xml:space="preserve">Response data length  </w:t>
            </w:r>
          </w:p>
          <w:p w14:paraId="1E846F77" w14:textId="77777777" w:rsidR="00A06A4E" w:rsidRPr="00AA699A" w:rsidRDefault="00A06A4E" w:rsidP="00390F93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lastRenderedPageBreak/>
              <w:t>响应数据长度</w:t>
            </w:r>
          </w:p>
        </w:tc>
        <w:tc>
          <w:tcPr>
            <w:tcW w:w="1217" w:type="dxa"/>
          </w:tcPr>
          <w:p w14:paraId="5A7D4131" w14:textId="77777777" w:rsidR="00A06A4E" w:rsidRPr="00AA699A" w:rsidRDefault="00A06A4E" w:rsidP="00A06A4E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lastRenderedPageBreak/>
              <w:t xml:space="preserve">Response data length  </w:t>
            </w:r>
          </w:p>
          <w:p w14:paraId="0CFCB23B" w14:textId="123ADEAD" w:rsidR="00A06A4E" w:rsidRPr="00AA699A" w:rsidRDefault="00A06A4E" w:rsidP="00A06A4E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lastRenderedPageBreak/>
              <w:t>响应数据长度</w:t>
            </w:r>
          </w:p>
        </w:tc>
        <w:tc>
          <w:tcPr>
            <w:tcW w:w="1246" w:type="dxa"/>
          </w:tcPr>
          <w:p w14:paraId="554E446B" w14:textId="77777777" w:rsidR="00A06A4E" w:rsidRPr="00AA699A" w:rsidRDefault="00A06A4E" w:rsidP="00390F93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lastRenderedPageBreak/>
              <w:t>Reference type</w:t>
            </w:r>
          </w:p>
          <w:p w14:paraId="36A3A58C" w14:textId="77777777" w:rsidR="00A06A4E" w:rsidRPr="00AA699A" w:rsidRDefault="00A06A4E" w:rsidP="00390F93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参考</w:t>
            </w:r>
            <w:r w:rsidRPr="00AA699A">
              <w:rPr>
                <w:rFonts w:ascii="宋体" w:hAnsi="宋体"/>
                <w:sz w:val="21"/>
              </w:rPr>
              <w:t>类型</w:t>
            </w:r>
          </w:p>
        </w:tc>
        <w:tc>
          <w:tcPr>
            <w:tcW w:w="953" w:type="dxa"/>
          </w:tcPr>
          <w:p w14:paraId="3F12BC2F" w14:textId="77777777" w:rsidR="00A06A4E" w:rsidRPr="00AA699A" w:rsidRDefault="00A06A4E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 xml:space="preserve">Record </w:t>
            </w:r>
          </w:p>
          <w:p w14:paraId="4CCA2620" w14:textId="77777777" w:rsidR="00A06A4E" w:rsidRPr="00AA699A" w:rsidRDefault="00A06A4E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Data</w:t>
            </w:r>
          </w:p>
          <w:p w14:paraId="0225654F" w14:textId="7EED6350" w:rsidR="00A06A4E" w:rsidRPr="00AA699A" w:rsidRDefault="00A06A4E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记录</w:t>
            </w:r>
            <w:r w:rsidRPr="00AA699A">
              <w:rPr>
                <w:rFonts w:ascii="宋体" w:hAnsi="宋体"/>
                <w:sz w:val="21"/>
              </w:rPr>
              <w:t>数据</w:t>
            </w:r>
            <w:r w:rsidRPr="00AA699A">
              <w:rPr>
                <w:rFonts w:ascii="宋体" w:hAnsi="宋体" w:hint="eastAsia"/>
                <w:sz w:val="21"/>
              </w:rPr>
              <w:t>1</w:t>
            </w:r>
          </w:p>
        </w:tc>
        <w:tc>
          <w:tcPr>
            <w:tcW w:w="843" w:type="dxa"/>
          </w:tcPr>
          <w:p w14:paraId="72DB55AD" w14:textId="730D9516" w:rsidR="00A06A4E" w:rsidRPr="00AA699A" w:rsidRDefault="00A06A4E" w:rsidP="00390F93">
            <w:pPr>
              <w:ind w:left="105" w:hangingChars="50" w:hanging="105"/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…</w:t>
            </w:r>
          </w:p>
        </w:tc>
        <w:tc>
          <w:tcPr>
            <w:tcW w:w="971" w:type="dxa"/>
          </w:tcPr>
          <w:p w14:paraId="6372CB47" w14:textId="77777777" w:rsidR="00A06A4E" w:rsidRPr="00AA699A" w:rsidRDefault="00A06A4E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Record data</w:t>
            </w:r>
          </w:p>
          <w:p w14:paraId="45ED3F54" w14:textId="7A358DAF" w:rsidR="00A06A4E" w:rsidRPr="00AA699A" w:rsidRDefault="00A06A4E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 w:hint="eastAsia"/>
                <w:sz w:val="21"/>
              </w:rPr>
              <w:t>记录</w:t>
            </w:r>
            <w:r w:rsidRPr="00AA699A">
              <w:rPr>
                <w:rFonts w:ascii="宋体" w:hAnsi="宋体"/>
                <w:sz w:val="21"/>
              </w:rPr>
              <w:t>数据</w:t>
            </w:r>
            <w:r w:rsidRPr="00AA699A">
              <w:rPr>
                <w:rFonts w:ascii="宋体" w:hAnsi="宋体" w:hint="eastAsia"/>
                <w:sz w:val="21"/>
              </w:rPr>
              <w:t>N</w:t>
            </w:r>
          </w:p>
        </w:tc>
      </w:tr>
      <w:tr w:rsidR="00A06A4E" w:rsidRPr="00AA699A" w14:paraId="09DFBC7E" w14:textId="77777777" w:rsidTr="00A06A4E">
        <w:trPr>
          <w:jc w:val="center"/>
        </w:trPr>
        <w:tc>
          <w:tcPr>
            <w:tcW w:w="1074" w:type="dxa"/>
          </w:tcPr>
          <w:p w14:paraId="136F4211" w14:textId="77777777" w:rsidR="00A06A4E" w:rsidRPr="00AA699A" w:rsidRDefault="00A06A4E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lastRenderedPageBreak/>
              <w:t>01</w:t>
            </w:r>
          </w:p>
        </w:tc>
        <w:tc>
          <w:tcPr>
            <w:tcW w:w="1056" w:type="dxa"/>
          </w:tcPr>
          <w:p w14:paraId="2E46463E" w14:textId="6A946596" w:rsidR="00A06A4E" w:rsidRPr="00AA699A" w:rsidRDefault="006052F7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4</w:t>
            </w:r>
            <w:r w:rsidR="00A06A4E" w:rsidRPr="00AA699A">
              <w:rPr>
                <w:rFonts w:ascii="宋体" w:hAnsi="宋体"/>
              </w:rPr>
              <w:t>4</w:t>
            </w:r>
          </w:p>
        </w:tc>
        <w:tc>
          <w:tcPr>
            <w:tcW w:w="1077" w:type="dxa"/>
          </w:tcPr>
          <w:p w14:paraId="5901779D" w14:textId="258D4574" w:rsidR="00A06A4E" w:rsidRPr="00AA699A" w:rsidRDefault="001531BB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</w:t>
            </w:r>
            <w:r w:rsidR="00C350C5" w:rsidRPr="00AA699A">
              <w:rPr>
                <w:rFonts w:ascii="宋体" w:hAnsi="宋体" w:hint="eastAsia"/>
              </w:rPr>
              <w:t>2</w:t>
            </w:r>
          </w:p>
        </w:tc>
        <w:tc>
          <w:tcPr>
            <w:tcW w:w="1217" w:type="dxa"/>
          </w:tcPr>
          <w:p w14:paraId="285699A1" w14:textId="143C30DB" w:rsidR="00A06A4E" w:rsidRPr="00AA699A" w:rsidRDefault="00C350C5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59</w:t>
            </w:r>
          </w:p>
        </w:tc>
        <w:tc>
          <w:tcPr>
            <w:tcW w:w="1246" w:type="dxa"/>
          </w:tcPr>
          <w:p w14:paraId="1D5075EE" w14:textId="5ED1658C" w:rsidR="00A06A4E" w:rsidRPr="00AA699A" w:rsidRDefault="00A06A4E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0</w:t>
            </w:r>
            <w:r w:rsidR="00FF4AEC" w:rsidRPr="00AA699A">
              <w:rPr>
                <w:rFonts w:ascii="宋体" w:hAnsi="宋体" w:hint="eastAsia"/>
              </w:rPr>
              <w:t>7</w:t>
            </w:r>
          </w:p>
        </w:tc>
        <w:tc>
          <w:tcPr>
            <w:tcW w:w="953" w:type="dxa"/>
          </w:tcPr>
          <w:p w14:paraId="32C8E708" w14:textId="7F598F07" w:rsidR="00A06A4E" w:rsidRPr="00AA699A" w:rsidRDefault="00A06A4E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2Byte</w:t>
            </w:r>
          </w:p>
        </w:tc>
        <w:tc>
          <w:tcPr>
            <w:tcW w:w="843" w:type="dxa"/>
          </w:tcPr>
          <w:p w14:paraId="6053E0E4" w14:textId="45A72E11" w:rsidR="00A06A4E" w:rsidRPr="00AA699A" w:rsidRDefault="00A06A4E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/>
              </w:rPr>
              <w:t>…</w:t>
            </w:r>
          </w:p>
        </w:tc>
        <w:tc>
          <w:tcPr>
            <w:tcW w:w="971" w:type="dxa"/>
          </w:tcPr>
          <w:p w14:paraId="0CE77382" w14:textId="53AC0048" w:rsidR="00A06A4E" w:rsidRPr="00AA699A" w:rsidRDefault="00A06A4E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2Byte</w:t>
            </w:r>
          </w:p>
        </w:tc>
      </w:tr>
    </w:tbl>
    <w:p w14:paraId="674ED316" w14:textId="77777777" w:rsidR="00CF63E2" w:rsidRPr="00AA699A" w:rsidRDefault="00CF63E2" w:rsidP="00CF63E2">
      <w:pPr>
        <w:ind w:firstLineChars="200" w:firstLine="440"/>
        <w:rPr>
          <w:rFonts w:ascii="宋体" w:hAnsi="宋体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4"/>
      </w:tblGrid>
      <w:tr w:rsidR="00A06A4E" w:rsidRPr="00AA699A" w14:paraId="03DC57F3" w14:textId="77777777" w:rsidTr="00390F93">
        <w:tc>
          <w:tcPr>
            <w:tcW w:w="1064" w:type="dxa"/>
          </w:tcPr>
          <w:p w14:paraId="63746890" w14:textId="77777777" w:rsidR="00A06A4E" w:rsidRPr="00AA699A" w:rsidRDefault="00A06A4E" w:rsidP="00390F93">
            <w:pPr>
              <w:rPr>
                <w:rFonts w:ascii="宋体" w:hAnsi="宋体"/>
                <w:sz w:val="21"/>
              </w:rPr>
            </w:pPr>
            <w:r w:rsidRPr="00AA699A">
              <w:rPr>
                <w:rFonts w:ascii="宋体" w:hAnsi="宋体"/>
                <w:sz w:val="21"/>
              </w:rPr>
              <w:t>CRC</w:t>
            </w:r>
          </w:p>
        </w:tc>
      </w:tr>
      <w:tr w:rsidR="00A06A4E" w:rsidRPr="00AA699A" w14:paraId="217191C6" w14:textId="77777777" w:rsidTr="00390F93">
        <w:tc>
          <w:tcPr>
            <w:tcW w:w="1064" w:type="dxa"/>
          </w:tcPr>
          <w:p w14:paraId="2ED44BED" w14:textId="77777777" w:rsidR="00A06A4E" w:rsidRPr="00AA699A" w:rsidRDefault="00A06A4E" w:rsidP="00390F93">
            <w:pPr>
              <w:rPr>
                <w:rFonts w:ascii="宋体" w:hAnsi="宋体"/>
              </w:rPr>
            </w:pPr>
            <w:r w:rsidRPr="00AA699A">
              <w:rPr>
                <w:rFonts w:ascii="宋体" w:hAnsi="宋体" w:hint="eastAsia"/>
              </w:rPr>
              <w:t>2Byte</w:t>
            </w:r>
          </w:p>
        </w:tc>
      </w:tr>
    </w:tbl>
    <w:p w14:paraId="4BCA9D2D" w14:textId="1CF22822" w:rsidR="008B76D3" w:rsidRPr="00AA699A" w:rsidRDefault="008B76D3" w:rsidP="00CF63E2">
      <w:pPr>
        <w:ind w:firstLineChars="200" w:firstLine="442"/>
        <w:rPr>
          <w:rFonts w:ascii="宋体" w:hAnsi="宋体"/>
          <w:b/>
        </w:rPr>
      </w:pPr>
    </w:p>
    <w:p w14:paraId="012C2D06" w14:textId="7F47A4D0" w:rsidR="00CF0CB3" w:rsidRPr="00AA699A" w:rsidRDefault="008A0337" w:rsidP="008A0337">
      <w:pPr>
        <w:ind w:left="105" w:hangingChars="50" w:hanging="105"/>
        <w:rPr>
          <w:rFonts w:ascii="宋体" w:hAnsi="宋体"/>
          <w:sz w:val="21"/>
        </w:rPr>
      </w:pPr>
      <w:r w:rsidRPr="00AA699A">
        <w:rPr>
          <w:rFonts w:ascii="宋体" w:hAnsi="宋体"/>
          <w:sz w:val="21"/>
        </w:rPr>
        <w:t>Response data length</w:t>
      </w:r>
      <w:r w:rsidRPr="00AA699A">
        <w:rPr>
          <w:rFonts w:ascii="宋体" w:hAnsi="宋体" w:hint="eastAsia"/>
          <w:sz w:val="21"/>
        </w:rPr>
        <w:t xml:space="preserve"> = 2Bytes *N + 1Byte (</w:t>
      </w:r>
      <w:r w:rsidRPr="00AA699A">
        <w:rPr>
          <w:rFonts w:ascii="宋体" w:hAnsi="宋体"/>
          <w:sz w:val="21"/>
        </w:rPr>
        <w:t>Reference type</w:t>
      </w:r>
      <w:r w:rsidRPr="00AA699A">
        <w:rPr>
          <w:rFonts w:ascii="宋体" w:hAnsi="宋体" w:hint="eastAsia"/>
          <w:sz w:val="21"/>
        </w:rPr>
        <w:t>);</w:t>
      </w:r>
    </w:p>
    <w:p w14:paraId="38FF4DF4" w14:textId="77777777" w:rsidR="00C6683A" w:rsidRPr="00AA699A" w:rsidRDefault="00C6683A" w:rsidP="005B08C3">
      <w:pPr>
        <w:ind w:firstLineChars="200" w:firstLine="442"/>
        <w:rPr>
          <w:rFonts w:ascii="宋体" w:hAnsi="宋体"/>
          <w:b/>
        </w:rPr>
      </w:pPr>
      <w:r w:rsidRPr="00AA699A">
        <w:rPr>
          <w:rFonts w:ascii="宋体" w:hAnsi="宋体" w:hint="eastAsia"/>
          <w:b/>
        </w:rPr>
        <w:t>N</w:t>
      </w:r>
      <w:r w:rsidRPr="00AA699A">
        <w:rPr>
          <w:rFonts w:ascii="宋体" w:hAnsi="宋体"/>
          <w:b/>
        </w:rPr>
        <w:t xml:space="preserve">ote: </w:t>
      </w:r>
    </w:p>
    <w:p w14:paraId="355E51A6" w14:textId="77777777" w:rsidR="00C6683A" w:rsidRPr="00AA699A" w:rsidRDefault="00C6683A" w:rsidP="005B08C3">
      <w:pPr>
        <w:ind w:firstLineChars="200" w:firstLine="442"/>
        <w:rPr>
          <w:rFonts w:ascii="宋体" w:hAnsi="宋体"/>
          <w:b/>
        </w:rPr>
      </w:pPr>
      <w:r w:rsidRPr="00AA699A">
        <w:rPr>
          <w:rFonts w:ascii="宋体" w:hAnsi="宋体" w:hint="eastAsia"/>
          <w:b/>
        </w:rPr>
        <w:t>T</w:t>
      </w:r>
      <w:r w:rsidRPr="00AA699A">
        <w:rPr>
          <w:rFonts w:ascii="宋体" w:hAnsi="宋体"/>
          <w:b/>
        </w:rPr>
        <w:t>his protocol follow</w:t>
      </w:r>
      <w:r w:rsidR="00052C3A" w:rsidRPr="00AA699A">
        <w:rPr>
          <w:rFonts w:ascii="宋体" w:hAnsi="宋体"/>
          <w:b/>
        </w:rPr>
        <w:t>s</w:t>
      </w:r>
      <w:r w:rsidRPr="00AA699A">
        <w:rPr>
          <w:rFonts w:ascii="宋体" w:hAnsi="宋体"/>
          <w:b/>
        </w:rPr>
        <w:t xml:space="preserve"> standard MODBUS protocol </w:t>
      </w:r>
      <w:r w:rsidR="00052C3A" w:rsidRPr="00AA699A">
        <w:rPr>
          <w:rFonts w:ascii="宋体" w:hAnsi="宋体"/>
          <w:b/>
        </w:rPr>
        <w:t xml:space="preserve">format. Able to read from several files with one request. However, we </w:t>
      </w:r>
      <w:r w:rsidR="00D53F5C" w:rsidRPr="00AA699A">
        <w:rPr>
          <w:rFonts w:ascii="宋体" w:hAnsi="宋体"/>
          <w:b/>
        </w:rPr>
        <w:t>suggest</w:t>
      </w:r>
      <w:r w:rsidR="00052C3A" w:rsidRPr="00AA699A">
        <w:rPr>
          <w:rFonts w:ascii="宋体" w:hAnsi="宋体"/>
          <w:b/>
        </w:rPr>
        <w:t xml:space="preserve"> to read from ONE file at one time. </w:t>
      </w:r>
      <w:r w:rsidR="00052C3A" w:rsidRPr="00AA699A">
        <w:rPr>
          <w:rFonts w:ascii="宋体" w:hAnsi="宋体" w:hint="eastAsia"/>
          <w:b/>
        </w:rPr>
        <w:t>Cross</w:t>
      </w:r>
      <w:r w:rsidR="00052C3A" w:rsidRPr="00AA699A">
        <w:rPr>
          <w:rFonts w:ascii="宋体" w:hAnsi="宋体"/>
          <w:b/>
        </w:rPr>
        <w:t>-file reading is not recommended.</w:t>
      </w:r>
    </w:p>
    <w:p w14:paraId="7E6F1622" w14:textId="77777777" w:rsidR="005B08C3" w:rsidRPr="00AA699A" w:rsidRDefault="005B08C3" w:rsidP="00C6683A">
      <w:pPr>
        <w:ind w:firstLineChars="200" w:firstLine="482"/>
        <w:rPr>
          <w:rFonts w:ascii="宋体" w:hAnsi="宋体"/>
          <w:b/>
          <w:sz w:val="24"/>
        </w:rPr>
      </w:pPr>
      <w:r w:rsidRPr="00AA699A">
        <w:rPr>
          <w:rFonts w:ascii="宋体" w:hAnsi="宋体"/>
          <w:b/>
          <w:sz w:val="24"/>
        </w:rPr>
        <w:t>本产品完全遵照标准Modbus协议的文件格式</w:t>
      </w:r>
      <w:r w:rsidRPr="00AA699A">
        <w:rPr>
          <w:rFonts w:ascii="宋体" w:hAnsi="宋体" w:hint="eastAsia"/>
          <w:b/>
          <w:sz w:val="24"/>
        </w:rPr>
        <w:t>，</w:t>
      </w:r>
      <w:r w:rsidRPr="00AA699A">
        <w:rPr>
          <w:rFonts w:ascii="宋体" w:hAnsi="宋体"/>
          <w:b/>
          <w:sz w:val="24"/>
        </w:rPr>
        <w:t>可以一次读取几个文件里面的内容</w:t>
      </w:r>
      <w:r w:rsidRPr="00AA699A">
        <w:rPr>
          <w:rFonts w:ascii="宋体" w:hAnsi="宋体" w:hint="eastAsia"/>
          <w:b/>
          <w:sz w:val="24"/>
        </w:rPr>
        <w:t>，</w:t>
      </w:r>
      <w:r w:rsidRPr="00AA699A">
        <w:rPr>
          <w:rFonts w:ascii="宋体" w:hAnsi="宋体"/>
          <w:b/>
          <w:sz w:val="24"/>
        </w:rPr>
        <w:t>不过为了方便解析</w:t>
      </w:r>
      <w:r w:rsidRPr="00AA699A">
        <w:rPr>
          <w:rFonts w:ascii="宋体" w:hAnsi="宋体" w:hint="eastAsia"/>
          <w:b/>
          <w:sz w:val="24"/>
        </w:rPr>
        <w:t>，</w:t>
      </w:r>
      <w:r w:rsidRPr="00AA699A">
        <w:rPr>
          <w:rFonts w:ascii="宋体" w:hAnsi="宋体"/>
          <w:b/>
          <w:sz w:val="24"/>
        </w:rPr>
        <w:t>最好一次读取一个文件里面的内容</w:t>
      </w:r>
      <w:r w:rsidRPr="00AA699A">
        <w:rPr>
          <w:rFonts w:ascii="宋体" w:hAnsi="宋体" w:hint="eastAsia"/>
          <w:b/>
          <w:sz w:val="24"/>
        </w:rPr>
        <w:t>，</w:t>
      </w:r>
      <w:r w:rsidRPr="00AA699A">
        <w:rPr>
          <w:rFonts w:ascii="宋体" w:hAnsi="宋体"/>
          <w:b/>
          <w:sz w:val="24"/>
        </w:rPr>
        <w:t>不要跨文件读取内容</w:t>
      </w:r>
    </w:p>
    <w:p w14:paraId="06B10579" w14:textId="77777777" w:rsidR="00EB1BD4" w:rsidRPr="00AA699A" w:rsidRDefault="00EB1BD4"/>
    <w:p w14:paraId="502BB4D1" w14:textId="77777777" w:rsidR="00EB1BD4" w:rsidRPr="00AA699A" w:rsidRDefault="00EB1BD4"/>
    <w:p w14:paraId="37C4A92B" w14:textId="77777777" w:rsidR="00A40413" w:rsidRPr="00AA699A" w:rsidRDefault="003009E1" w:rsidP="00C27E37">
      <w:pPr>
        <w:pStyle w:val="a4"/>
        <w:numPr>
          <w:ilvl w:val="0"/>
          <w:numId w:val="15"/>
        </w:numPr>
      </w:pPr>
      <w:r w:rsidRPr="00AA699A">
        <w:rPr>
          <w:rFonts w:hint="eastAsia"/>
        </w:rPr>
        <w:t>Equipment abnormal response message</w:t>
      </w:r>
      <w:r w:rsidRPr="00AA699A">
        <w:t>’</w:t>
      </w:r>
      <w:r w:rsidRPr="00AA699A">
        <w:rPr>
          <w:rFonts w:hint="eastAsia"/>
        </w:rPr>
        <w:t xml:space="preserve">s error code as follow: </w:t>
      </w:r>
      <w:r w:rsidR="00A40413" w:rsidRPr="00AA699A">
        <w:rPr>
          <w:rFonts w:hint="eastAsia"/>
        </w:rPr>
        <w:t>设备不正常响应报文时的错误码如下：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2127"/>
        <w:gridCol w:w="5811"/>
      </w:tblGrid>
      <w:tr w:rsidR="00703701" w:rsidRPr="00AA699A" w14:paraId="3F22BBCE" w14:textId="77777777" w:rsidTr="003009E1">
        <w:tc>
          <w:tcPr>
            <w:tcW w:w="1242" w:type="dxa"/>
          </w:tcPr>
          <w:p w14:paraId="0E9A9809" w14:textId="77777777" w:rsidR="00A40413" w:rsidRPr="00AA699A" w:rsidRDefault="003009E1">
            <w:r w:rsidRPr="00AA699A">
              <w:rPr>
                <w:rFonts w:hint="eastAsia"/>
              </w:rPr>
              <w:t xml:space="preserve">Error Code </w:t>
            </w:r>
            <w:r w:rsidR="00A40413" w:rsidRPr="00AA699A">
              <w:rPr>
                <w:rFonts w:hint="eastAsia"/>
              </w:rPr>
              <w:t>错误码</w:t>
            </w:r>
          </w:p>
        </w:tc>
        <w:tc>
          <w:tcPr>
            <w:tcW w:w="2127" w:type="dxa"/>
          </w:tcPr>
          <w:p w14:paraId="5BC75AB3" w14:textId="77777777" w:rsidR="00A40413" w:rsidRPr="00AA699A" w:rsidRDefault="003009E1">
            <w:r w:rsidRPr="00AA699A">
              <w:rPr>
                <w:rFonts w:hint="eastAsia"/>
              </w:rPr>
              <w:t xml:space="preserve">Name </w:t>
            </w:r>
            <w:r w:rsidR="00A40413" w:rsidRPr="00AA699A">
              <w:rPr>
                <w:rFonts w:hint="eastAsia"/>
              </w:rPr>
              <w:t>名称</w:t>
            </w:r>
          </w:p>
        </w:tc>
        <w:tc>
          <w:tcPr>
            <w:tcW w:w="5811" w:type="dxa"/>
          </w:tcPr>
          <w:p w14:paraId="09EF5F2B" w14:textId="77777777" w:rsidR="00A40413" w:rsidRPr="00AA699A" w:rsidRDefault="003009E1">
            <w:r w:rsidRPr="00AA699A">
              <w:rPr>
                <w:rFonts w:hint="eastAsia"/>
              </w:rPr>
              <w:t xml:space="preserve">Meaning </w:t>
            </w:r>
            <w:r w:rsidR="00A40413" w:rsidRPr="00AA699A">
              <w:rPr>
                <w:rFonts w:hint="eastAsia"/>
              </w:rPr>
              <w:t>含义</w:t>
            </w:r>
          </w:p>
        </w:tc>
      </w:tr>
      <w:tr w:rsidR="00703701" w:rsidRPr="00AA699A" w14:paraId="541EDC27" w14:textId="77777777" w:rsidTr="003009E1">
        <w:tc>
          <w:tcPr>
            <w:tcW w:w="1242" w:type="dxa"/>
          </w:tcPr>
          <w:p w14:paraId="328B96BE" w14:textId="77777777" w:rsidR="00A40413" w:rsidRPr="00AA699A" w:rsidRDefault="004723BC">
            <w:r w:rsidRPr="00AA699A">
              <w:rPr>
                <w:rFonts w:hint="eastAsia"/>
              </w:rPr>
              <w:t>00</w:t>
            </w:r>
          </w:p>
        </w:tc>
        <w:tc>
          <w:tcPr>
            <w:tcW w:w="2127" w:type="dxa"/>
          </w:tcPr>
          <w:p w14:paraId="3022C6C0" w14:textId="77777777" w:rsidR="00A40413" w:rsidRPr="00AA699A" w:rsidRDefault="004723BC">
            <w:r w:rsidRPr="00AA699A">
              <w:rPr>
                <w:rFonts w:hint="eastAsia"/>
              </w:rPr>
              <w:t>其他未定义的错误</w:t>
            </w:r>
          </w:p>
        </w:tc>
        <w:tc>
          <w:tcPr>
            <w:tcW w:w="5811" w:type="dxa"/>
          </w:tcPr>
          <w:p w14:paraId="412F716B" w14:textId="77777777" w:rsidR="00A40413" w:rsidRPr="00AA699A" w:rsidRDefault="00A40413" w:rsidP="00E10708">
            <w:pPr>
              <w:ind w:leftChars="15" w:left="33"/>
            </w:pPr>
          </w:p>
        </w:tc>
      </w:tr>
      <w:tr w:rsidR="00703701" w:rsidRPr="00AA699A" w14:paraId="5FCCA8F9" w14:textId="77777777" w:rsidTr="003009E1">
        <w:tc>
          <w:tcPr>
            <w:tcW w:w="1242" w:type="dxa"/>
          </w:tcPr>
          <w:p w14:paraId="3EF0AC8B" w14:textId="77777777" w:rsidR="004723BC" w:rsidRPr="00AA699A" w:rsidRDefault="004723BC" w:rsidP="0021643A">
            <w:r w:rsidRPr="00AA699A">
              <w:rPr>
                <w:rFonts w:hint="eastAsia"/>
              </w:rPr>
              <w:t>01</w:t>
            </w:r>
          </w:p>
        </w:tc>
        <w:tc>
          <w:tcPr>
            <w:tcW w:w="2127" w:type="dxa"/>
          </w:tcPr>
          <w:p w14:paraId="32182B4F" w14:textId="77777777" w:rsidR="004723BC" w:rsidRPr="00AA699A" w:rsidRDefault="004723BC" w:rsidP="0021643A">
            <w:r w:rsidRPr="00AA699A">
              <w:t>Illegal</w:t>
            </w:r>
            <w:r w:rsidRPr="00AA699A">
              <w:rPr>
                <w:rFonts w:hint="eastAsia"/>
              </w:rPr>
              <w:t xml:space="preserve"> Function Code </w:t>
            </w:r>
            <w:r w:rsidRPr="00AA699A">
              <w:rPr>
                <w:rFonts w:hint="eastAsia"/>
              </w:rPr>
              <w:t>不合法功能代码</w:t>
            </w:r>
          </w:p>
        </w:tc>
        <w:tc>
          <w:tcPr>
            <w:tcW w:w="5811" w:type="dxa"/>
          </w:tcPr>
          <w:p w14:paraId="6442553B" w14:textId="77777777" w:rsidR="004723BC" w:rsidRPr="00AA699A" w:rsidRDefault="004723BC" w:rsidP="0021643A">
            <w:pPr>
              <w:ind w:leftChars="15" w:left="33"/>
            </w:pPr>
            <w:r w:rsidRPr="00AA699A">
              <w:rPr>
                <w:rFonts w:hint="eastAsia"/>
              </w:rPr>
              <w:t>Slave receives a non-</w:t>
            </w:r>
            <w:r w:rsidRPr="00AA699A">
              <w:t>executive</w:t>
            </w:r>
            <w:r w:rsidRPr="00AA699A">
              <w:rPr>
                <w:rFonts w:hint="eastAsia"/>
              </w:rPr>
              <w:t xml:space="preserve"> function code. </w:t>
            </w:r>
            <w:r w:rsidRPr="00AA699A">
              <w:rPr>
                <w:rFonts w:hint="eastAsia"/>
              </w:rPr>
              <w:t>从机接收的是一种不能执行功能代码。发出查询命令后，该代码指示无程序功能</w:t>
            </w:r>
          </w:p>
        </w:tc>
      </w:tr>
      <w:tr w:rsidR="00703701" w:rsidRPr="00AA699A" w14:paraId="2BC7F876" w14:textId="77777777" w:rsidTr="003009E1">
        <w:tc>
          <w:tcPr>
            <w:tcW w:w="1242" w:type="dxa"/>
          </w:tcPr>
          <w:p w14:paraId="497B51EA" w14:textId="77777777" w:rsidR="00A40413" w:rsidRPr="00AA699A" w:rsidRDefault="00A40413">
            <w:r w:rsidRPr="00AA699A">
              <w:rPr>
                <w:rFonts w:hint="eastAsia"/>
              </w:rPr>
              <w:t>02</w:t>
            </w:r>
          </w:p>
        </w:tc>
        <w:tc>
          <w:tcPr>
            <w:tcW w:w="2127" w:type="dxa"/>
          </w:tcPr>
          <w:p w14:paraId="1B0268B5" w14:textId="77777777" w:rsidR="00A40413" w:rsidRPr="00AA699A" w:rsidRDefault="007E24D9" w:rsidP="00A40413">
            <w:r w:rsidRPr="00AA699A">
              <w:rPr>
                <w:rFonts w:hint="eastAsia"/>
              </w:rPr>
              <w:t>Illegal Data Address</w:t>
            </w:r>
            <w:r w:rsidR="00A40413" w:rsidRPr="00AA699A">
              <w:rPr>
                <w:rFonts w:hint="eastAsia"/>
              </w:rPr>
              <w:t>不合法数据地址</w:t>
            </w:r>
          </w:p>
        </w:tc>
        <w:tc>
          <w:tcPr>
            <w:tcW w:w="5811" w:type="dxa"/>
          </w:tcPr>
          <w:p w14:paraId="4677B468" w14:textId="77777777" w:rsidR="00DF49C3" w:rsidRPr="00AA699A" w:rsidRDefault="00E10708" w:rsidP="00E10708">
            <w:r w:rsidRPr="00AA699A">
              <w:rPr>
                <w:rFonts w:hint="eastAsia"/>
              </w:rPr>
              <w:t>Slave receives a</w:t>
            </w:r>
            <w:r w:rsidR="00502ABE" w:rsidRPr="00AA699A">
              <w:rPr>
                <w:rFonts w:hint="eastAsia"/>
              </w:rPr>
              <w:t>n</w:t>
            </w:r>
            <w:r w:rsidRPr="00AA699A">
              <w:rPr>
                <w:rFonts w:hint="eastAsia"/>
              </w:rPr>
              <w:t xml:space="preserve"> illegal </w:t>
            </w:r>
            <w:r w:rsidR="00021470" w:rsidRPr="00AA699A">
              <w:t>data</w:t>
            </w:r>
            <w:r w:rsidRPr="00AA699A">
              <w:rPr>
                <w:rFonts w:hint="eastAsia"/>
              </w:rPr>
              <w:t xml:space="preserve"> address.</w:t>
            </w:r>
            <w:r w:rsidR="007E24D9" w:rsidRPr="00AA699A">
              <w:rPr>
                <w:rFonts w:hint="eastAsia"/>
              </w:rPr>
              <w:t xml:space="preserve"> </w:t>
            </w:r>
          </w:p>
          <w:p w14:paraId="7950CCA6" w14:textId="77777777" w:rsidR="00A40413" w:rsidRPr="00AA699A" w:rsidRDefault="00A40413" w:rsidP="00E10708">
            <w:r w:rsidRPr="00AA699A">
              <w:rPr>
                <w:rFonts w:hint="eastAsia"/>
              </w:rPr>
              <w:t>接收到的数据地址是从机不允许的地址</w:t>
            </w:r>
          </w:p>
        </w:tc>
      </w:tr>
      <w:tr w:rsidR="00703701" w:rsidRPr="00AA699A" w14:paraId="09140B96" w14:textId="77777777" w:rsidTr="003009E1">
        <w:tc>
          <w:tcPr>
            <w:tcW w:w="1242" w:type="dxa"/>
          </w:tcPr>
          <w:p w14:paraId="31939FF5" w14:textId="77777777" w:rsidR="00A40413" w:rsidRPr="00AA699A" w:rsidRDefault="00A40413">
            <w:r w:rsidRPr="00AA699A">
              <w:rPr>
                <w:rFonts w:hint="eastAsia"/>
              </w:rPr>
              <w:t>03</w:t>
            </w:r>
          </w:p>
        </w:tc>
        <w:tc>
          <w:tcPr>
            <w:tcW w:w="2127" w:type="dxa"/>
          </w:tcPr>
          <w:p w14:paraId="076C52B9" w14:textId="77777777" w:rsidR="00C27E37" w:rsidRPr="00AA699A" w:rsidRDefault="007E24D9">
            <w:r w:rsidRPr="00AA699A">
              <w:rPr>
                <w:rFonts w:hint="eastAsia"/>
              </w:rPr>
              <w:t xml:space="preserve">Illegal Data </w:t>
            </w:r>
          </w:p>
          <w:p w14:paraId="61AE3914" w14:textId="77777777" w:rsidR="00A40413" w:rsidRPr="00AA699A" w:rsidRDefault="00A40413">
            <w:r w:rsidRPr="00AA699A">
              <w:rPr>
                <w:rFonts w:hint="eastAsia"/>
              </w:rPr>
              <w:t>不合法数据</w:t>
            </w:r>
          </w:p>
        </w:tc>
        <w:tc>
          <w:tcPr>
            <w:tcW w:w="5811" w:type="dxa"/>
          </w:tcPr>
          <w:p w14:paraId="73D0A51B" w14:textId="77777777" w:rsidR="00DF49C3" w:rsidRPr="00AA699A" w:rsidRDefault="009E04B0" w:rsidP="00466C81">
            <w:r w:rsidRPr="00AA699A">
              <w:rPr>
                <w:rFonts w:hint="eastAsia"/>
              </w:rPr>
              <w:t>Data illegal</w:t>
            </w:r>
            <w:r w:rsidR="00466C81" w:rsidRPr="00AA699A">
              <w:rPr>
                <w:rFonts w:hint="eastAsia"/>
              </w:rPr>
              <w:t>.</w:t>
            </w:r>
          </w:p>
          <w:p w14:paraId="265AEBC7" w14:textId="77777777" w:rsidR="00A40413" w:rsidRPr="00AA699A" w:rsidRDefault="00A40413" w:rsidP="00466C81">
            <w:r w:rsidRPr="00AA699A">
              <w:rPr>
                <w:rFonts w:hint="eastAsia"/>
              </w:rPr>
              <w:t>查询数据区的值时从机不允许的值</w:t>
            </w:r>
          </w:p>
        </w:tc>
      </w:tr>
      <w:tr w:rsidR="00703701" w:rsidRPr="00AA699A" w14:paraId="6298CCEB" w14:textId="77777777" w:rsidTr="003009E1">
        <w:tc>
          <w:tcPr>
            <w:tcW w:w="1242" w:type="dxa"/>
          </w:tcPr>
          <w:p w14:paraId="610D283F" w14:textId="77777777" w:rsidR="00A40413" w:rsidRPr="00AA699A" w:rsidRDefault="00A40413">
            <w:r w:rsidRPr="00AA699A">
              <w:rPr>
                <w:rFonts w:hint="eastAsia"/>
              </w:rPr>
              <w:t>04</w:t>
            </w:r>
          </w:p>
        </w:tc>
        <w:tc>
          <w:tcPr>
            <w:tcW w:w="2127" w:type="dxa"/>
          </w:tcPr>
          <w:p w14:paraId="50CDDFEA" w14:textId="77777777" w:rsidR="00C27E37" w:rsidRPr="00AA699A" w:rsidRDefault="0005445C">
            <w:r w:rsidRPr="00AA699A">
              <w:rPr>
                <w:rFonts w:hint="eastAsia"/>
              </w:rPr>
              <w:t>Slave Error</w:t>
            </w:r>
          </w:p>
          <w:p w14:paraId="0513E47C" w14:textId="77777777" w:rsidR="00A40413" w:rsidRPr="00AA699A" w:rsidRDefault="00A40413">
            <w:r w:rsidRPr="00AA699A">
              <w:rPr>
                <w:rFonts w:hint="eastAsia"/>
              </w:rPr>
              <w:t>从机设备故障</w:t>
            </w:r>
          </w:p>
        </w:tc>
        <w:tc>
          <w:tcPr>
            <w:tcW w:w="5811" w:type="dxa"/>
          </w:tcPr>
          <w:p w14:paraId="67311FAB" w14:textId="77777777" w:rsidR="00A40413" w:rsidRPr="00AA699A" w:rsidRDefault="00FB30EE" w:rsidP="00E10708">
            <w:r w:rsidRPr="00AA699A">
              <w:rPr>
                <w:rFonts w:hint="eastAsia"/>
              </w:rPr>
              <w:t xml:space="preserve">Unrecoverable error </w:t>
            </w:r>
            <w:r w:rsidRPr="00AA699A">
              <w:t>occurred</w:t>
            </w:r>
            <w:r w:rsidRPr="00AA699A">
              <w:rPr>
                <w:rFonts w:hint="eastAsia"/>
              </w:rPr>
              <w:t xml:space="preserve"> when executing master </w:t>
            </w:r>
            <w:r w:rsidRPr="00AA699A">
              <w:t>‘</w:t>
            </w:r>
            <w:r w:rsidRPr="00AA699A">
              <w:rPr>
                <w:rFonts w:hint="eastAsia"/>
              </w:rPr>
              <w:t>s request</w:t>
            </w:r>
            <w:r w:rsidR="00A40413" w:rsidRPr="00AA699A">
              <w:rPr>
                <w:rFonts w:hint="eastAsia"/>
              </w:rPr>
              <w:t>从机执行主机请求的动作时出现不可恢复的错误</w:t>
            </w:r>
          </w:p>
        </w:tc>
      </w:tr>
      <w:tr w:rsidR="00703701" w:rsidRPr="00AA699A" w14:paraId="40A0BF21" w14:textId="77777777" w:rsidTr="003009E1">
        <w:tc>
          <w:tcPr>
            <w:tcW w:w="1242" w:type="dxa"/>
          </w:tcPr>
          <w:p w14:paraId="1AFA3F7F" w14:textId="77777777" w:rsidR="00A40413" w:rsidRPr="00AA699A" w:rsidRDefault="00A40413">
            <w:r w:rsidRPr="00AA699A">
              <w:rPr>
                <w:rFonts w:hint="eastAsia"/>
              </w:rPr>
              <w:t>05</w:t>
            </w:r>
          </w:p>
        </w:tc>
        <w:tc>
          <w:tcPr>
            <w:tcW w:w="2127" w:type="dxa"/>
          </w:tcPr>
          <w:p w14:paraId="0D62A2BD" w14:textId="77777777" w:rsidR="00A40413" w:rsidRPr="00AA699A" w:rsidRDefault="00650B87">
            <w:r w:rsidRPr="00AA699A">
              <w:rPr>
                <w:rFonts w:hint="eastAsia"/>
              </w:rPr>
              <w:t>Confirm</w:t>
            </w:r>
            <w:r w:rsidR="00A40413" w:rsidRPr="00AA699A">
              <w:rPr>
                <w:rFonts w:hint="eastAsia"/>
              </w:rPr>
              <w:t>确认</w:t>
            </w:r>
          </w:p>
        </w:tc>
        <w:tc>
          <w:tcPr>
            <w:tcW w:w="5811" w:type="dxa"/>
          </w:tcPr>
          <w:p w14:paraId="1C09D799" w14:textId="77777777" w:rsidR="00A40413" w:rsidRPr="00AA699A" w:rsidRDefault="00650B87" w:rsidP="00C13BF3">
            <w:r w:rsidRPr="00AA699A">
              <w:rPr>
                <w:rFonts w:hint="eastAsia"/>
              </w:rPr>
              <w:t xml:space="preserve">Slave already received the request of data dispose, but need more dispose-time, </w:t>
            </w:r>
            <w:r w:rsidR="00C13BF3" w:rsidRPr="00AA699A">
              <w:rPr>
                <w:rFonts w:hint="eastAsia"/>
              </w:rPr>
              <w:t xml:space="preserve">Slave sends this confirm message </w:t>
            </w:r>
            <w:r w:rsidRPr="00AA699A">
              <w:rPr>
                <w:rFonts w:hint="eastAsia"/>
              </w:rPr>
              <w:t xml:space="preserve">to </w:t>
            </w:r>
            <w:r w:rsidRPr="00AA699A">
              <w:t>avoid</w:t>
            </w:r>
            <w:r w:rsidRPr="00AA699A">
              <w:rPr>
                <w:rFonts w:hint="eastAsia"/>
              </w:rPr>
              <w:t xml:space="preserve"> the master</w:t>
            </w:r>
            <w:r w:rsidR="00C13BF3"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 xml:space="preserve">overtime error.  Master </w:t>
            </w:r>
            <w:r w:rsidR="00E93C6F" w:rsidRPr="00AA699A">
              <w:rPr>
                <w:rFonts w:hint="eastAsia"/>
              </w:rPr>
              <w:t xml:space="preserve">sends out a </w:t>
            </w:r>
            <w:r w:rsidR="00E93C6F" w:rsidRPr="00AA699A">
              <w:t>“</w:t>
            </w:r>
            <w:r w:rsidR="00AF5FDA" w:rsidRPr="00AA699A">
              <w:t>check</w:t>
            </w:r>
            <w:r w:rsidR="00E93C6F" w:rsidRPr="00AA699A">
              <w:rPr>
                <w:rFonts w:hint="eastAsia"/>
              </w:rPr>
              <w:t xml:space="preserve"> program finish</w:t>
            </w:r>
            <w:r w:rsidR="00E93C6F" w:rsidRPr="00AA699A">
              <w:t>”</w:t>
            </w:r>
            <w:r w:rsidR="00E93C6F" w:rsidRPr="00AA699A">
              <w:rPr>
                <w:rFonts w:hint="eastAsia"/>
              </w:rPr>
              <w:t xml:space="preserve"> to confirm slave is finished the instruction or not.</w:t>
            </w:r>
            <w:r w:rsidR="00A40413" w:rsidRPr="00AA699A">
              <w:rPr>
                <w:rFonts w:hint="eastAsia"/>
              </w:rPr>
              <w:t>从机已接收请求处理数据，但需要较长的处理时间，</w:t>
            </w:r>
            <w:r w:rsidR="00A40413" w:rsidRPr="00AA699A">
              <w:rPr>
                <w:rFonts w:hint="eastAsia"/>
              </w:rPr>
              <w:lastRenderedPageBreak/>
              <w:t>为避免主机出现超时错误而发送该确认响应。主机以此再发送一个“查询程序完成”未决定从机是否已完成处理</w:t>
            </w:r>
          </w:p>
        </w:tc>
      </w:tr>
      <w:tr w:rsidR="00703701" w:rsidRPr="00AA699A" w14:paraId="10601DD2" w14:textId="77777777" w:rsidTr="003009E1">
        <w:tc>
          <w:tcPr>
            <w:tcW w:w="1242" w:type="dxa"/>
          </w:tcPr>
          <w:p w14:paraId="71D137D1" w14:textId="77777777" w:rsidR="00A40413" w:rsidRPr="00AA699A" w:rsidRDefault="00A40413">
            <w:r w:rsidRPr="00AA699A">
              <w:rPr>
                <w:rFonts w:hint="eastAsia"/>
              </w:rPr>
              <w:lastRenderedPageBreak/>
              <w:t>06</w:t>
            </w:r>
          </w:p>
        </w:tc>
        <w:tc>
          <w:tcPr>
            <w:tcW w:w="2127" w:type="dxa"/>
          </w:tcPr>
          <w:p w14:paraId="02573D2C" w14:textId="77777777" w:rsidR="00A40413" w:rsidRPr="00AA699A" w:rsidRDefault="001312EA">
            <w:r w:rsidRPr="00AA699A">
              <w:rPr>
                <w:rFonts w:hint="eastAsia"/>
              </w:rPr>
              <w:t xml:space="preserve">Slave is busy. </w:t>
            </w:r>
            <w:r w:rsidR="00A40413" w:rsidRPr="00AA699A">
              <w:rPr>
                <w:rFonts w:hint="eastAsia"/>
              </w:rPr>
              <w:t>从机设备忙碌</w:t>
            </w:r>
          </w:p>
        </w:tc>
        <w:tc>
          <w:tcPr>
            <w:tcW w:w="5811" w:type="dxa"/>
          </w:tcPr>
          <w:p w14:paraId="67D2785B" w14:textId="77777777" w:rsidR="00A40413" w:rsidRPr="00AA699A" w:rsidRDefault="001312EA" w:rsidP="00C13BF3">
            <w:r w:rsidRPr="00AA699A">
              <w:rPr>
                <w:rFonts w:hint="eastAsia"/>
              </w:rPr>
              <w:t xml:space="preserve">Slave is </w:t>
            </w:r>
            <w:r w:rsidR="00C13BF3" w:rsidRPr="00AA699A">
              <w:rPr>
                <w:rFonts w:hint="eastAsia"/>
              </w:rPr>
              <w:t xml:space="preserve">busy </w:t>
            </w:r>
            <w:r w:rsidRPr="00AA699A">
              <w:rPr>
                <w:rFonts w:hint="eastAsia"/>
              </w:rPr>
              <w:t xml:space="preserve">executing a long time instruction, master </w:t>
            </w:r>
            <w:r w:rsidR="00C13BF3" w:rsidRPr="00AA699A">
              <w:rPr>
                <w:rFonts w:hint="eastAsia"/>
              </w:rPr>
              <w:t xml:space="preserve">should </w:t>
            </w:r>
            <w:r w:rsidRPr="00AA699A">
              <w:rPr>
                <w:rFonts w:hint="eastAsia"/>
              </w:rPr>
              <w:t xml:space="preserve">send request </w:t>
            </w:r>
            <w:r w:rsidR="00C13BF3" w:rsidRPr="00AA699A">
              <w:rPr>
                <w:rFonts w:hint="eastAsia"/>
              </w:rPr>
              <w:t xml:space="preserve">later </w:t>
            </w:r>
            <w:r w:rsidRPr="00AA699A">
              <w:rPr>
                <w:rFonts w:hint="eastAsia"/>
              </w:rPr>
              <w:t>.</w:t>
            </w:r>
            <w:r w:rsidR="00A40413" w:rsidRPr="00AA699A">
              <w:rPr>
                <w:rFonts w:hint="eastAsia"/>
              </w:rPr>
              <w:t>从机正忙于处理一个长时程序命令，请求主机在从机空闲时发送信息</w:t>
            </w:r>
          </w:p>
        </w:tc>
      </w:tr>
    </w:tbl>
    <w:p w14:paraId="5264B4D7" w14:textId="77777777" w:rsidR="00CC2C3E" w:rsidRPr="00AA699A" w:rsidRDefault="00BA2B6B" w:rsidP="00CC2C3E">
      <w:r w:rsidRPr="00AA699A">
        <w:rPr>
          <w:rFonts w:hint="eastAsia"/>
        </w:rPr>
        <w:t xml:space="preserve">Note: </w:t>
      </w:r>
      <w:r w:rsidR="00CC2C3E" w:rsidRPr="00AA699A">
        <w:rPr>
          <w:rFonts w:hint="eastAsia"/>
        </w:rPr>
        <w:t>注：</w:t>
      </w:r>
    </w:p>
    <w:p w14:paraId="7C7A74BE" w14:textId="77777777" w:rsidR="00A62807" w:rsidRPr="00AA699A" w:rsidRDefault="003A1718" w:rsidP="00A62807">
      <w:pPr>
        <w:pStyle w:val="a4"/>
        <w:numPr>
          <w:ilvl w:val="0"/>
          <w:numId w:val="5"/>
        </w:numPr>
      </w:pPr>
      <w:r w:rsidRPr="00AA699A">
        <w:rPr>
          <w:rFonts w:hint="eastAsia"/>
        </w:rPr>
        <w:t xml:space="preserve">2Byte data </w:t>
      </w:r>
      <w:r w:rsidR="00C13BF3" w:rsidRPr="00AA699A">
        <w:rPr>
          <w:rFonts w:hint="eastAsia"/>
        </w:rPr>
        <w:t xml:space="preserve">: </w:t>
      </w:r>
      <w:r w:rsidRPr="00AA699A">
        <w:rPr>
          <w:rFonts w:hint="eastAsia"/>
        </w:rPr>
        <w:t xml:space="preserve">register address, data length, data, CRC16. CRC16 is </w:t>
      </w:r>
      <w:r w:rsidR="00C13BF3" w:rsidRPr="00AA699A">
        <w:rPr>
          <w:rFonts w:hint="eastAsia"/>
        </w:rPr>
        <w:t>LSB first</w:t>
      </w:r>
      <w:r w:rsidRPr="00AA699A">
        <w:rPr>
          <w:rFonts w:hint="eastAsia"/>
        </w:rPr>
        <w:t xml:space="preserve">, but others are </w:t>
      </w:r>
      <w:r w:rsidR="00C13BF3" w:rsidRPr="00AA699A">
        <w:rPr>
          <w:rFonts w:hint="eastAsia"/>
        </w:rPr>
        <w:t>MSB first</w:t>
      </w:r>
      <w:r w:rsidRPr="00AA699A">
        <w:rPr>
          <w:rFonts w:hint="eastAsia"/>
        </w:rPr>
        <w:t xml:space="preserve">.   </w:t>
      </w:r>
    </w:p>
    <w:p w14:paraId="00DD98A9" w14:textId="77777777" w:rsidR="00CC2C3E" w:rsidRPr="00AA699A" w:rsidRDefault="00CC2C3E" w:rsidP="00A62807">
      <w:pPr>
        <w:pStyle w:val="a4"/>
        <w:ind w:left="360"/>
      </w:pPr>
      <w:r w:rsidRPr="00AA699A">
        <w:rPr>
          <w:rFonts w:hint="eastAsia"/>
        </w:rPr>
        <w:t>2Byte</w:t>
      </w:r>
      <w:r w:rsidRPr="00AA699A">
        <w:rPr>
          <w:rFonts w:hint="eastAsia"/>
        </w:rPr>
        <w:t>的数据有寄存器地址，数据长度，数据，</w:t>
      </w:r>
      <w:r w:rsidRPr="00AA699A">
        <w:rPr>
          <w:rFonts w:hint="eastAsia"/>
        </w:rPr>
        <w:t>CRC16</w:t>
      </w:r>
      <w:r w:rsidRPr="00AA699A">
        <w:rPr>
          <w:rFonts w:hint="eastAsia"/>
        </w:rPr>
        <w:t>，其中</w:t>
      </w:r>
      <w:r w:rsidRPr="00AA699A">
        <w:rPr>
          <w:rFonts w:hint="eastAsia"/>
        </w:rPr>
        <w:t>CRC16</w:t>
      </w:r>
      <w:r w:rsidRPr="00AA699A">
        <w:rPr>
          <w:rFonts w:hint="eastAsia"/>
        </w:rPr>
        <w:t>为低字节在前，高字节在后，其它均为</w:t>
      </w:r>
      <w:r w:rsidR="00310569" w:rsidRPr="00AA699A">
        <w:rPr>
          <w:rFonts w:hint="eastAsia"/>
        </w:rPr>
        <w:t>高字节在前，低在后</w:t>
      </w:r>
      <w:r w:rsidRPr="00AA699A">
        <w:rPr>
          <w:rFonts w:hint="eastAsia"/>
        </w:rPr>
        <w:t>。</w:t>
      </w:r>
    </w:p>
    <w:p w14:paraId="503633C8" w14:textId="77777777" w:rsidR="00A62807" w:rsidRPr="00AA699A" w:rsidRDefault="00844AC1" w:rsidP="00A62807">
      <w:pPr>
        <w:pStyle w:val="a4"/>
        <w:numPr>
          <w:ilvl w:val="0"/>
          <w:numId w:val="5"/>
        </w:numPr>
      </w:pPr>
      <w:r w:rsidRPr="00AA699A">
        <w:rPr>
          <w:rFonts w:hint="eastAsia"/>
        </w:rPr>
        <w:t>CRC16</w:t>
      </w:r>
      <w:r w:rsidR="00AF5FDA" w:rsidRPr="00AA699A">
        <w:t xml:space="preserve"> </w:t>
      </w:r>
      <w:r w:rsidR="003F17A7" w:rsidRPr="00AA699A">
        <w:rPr>
          <w:rFonts w:hint="eastAsia"/>
        </w:rPr>
        <w:t>polynomial</w:t>
      </w:r>
      <w:r w:rsidRPr="00AA699A">
        <w:rPr>
          <w:rFonts w:hint="eastAsia"/>
        </w:rPr>
        <w:t>: X</w:t>
      </w:r>
      <w:r w:rsidRPr="00AA699A">
        <w:t>16+</w:t>
      </w:r>
      <w:r w:rsidRPr="00AA699A">
        <w:rPr>
          <w:rFonts w:hint="eastAsia"/>
        </w:rPr>
        <w:t>X1</w:t>
      </w:r>
      <w:r w:rsidRPr="00AA699A">
        <w:t>5+</w:t>
      </w:r>
      <w:r w:rsidRPr="00AA699A">
        <w:rPr>
          <w:rFonts w:hint="eastAsia"/>
        </w:rPr>
        <w:t>X</w:t>
      </w:r>
      <w:r w:rsidRPr="00AA699A">
        <w:t>2+1</w:t>
      </w:r>
      <w:r w:rsidRPr="00AA699A">
        <w:rPr>
          <w:rFonts w:hint="eastAsia"/>
        </w:rPr>
        <w:t xml:space="preserve">.     </w:t>
      </w:r>
    </w:p>
    <w:p w14:paraId="4A6D55D3" w14:textId="77777777" w:rsidR="00A8571D" w:rsidRPr="00AA699A" w:rsidRDefault="00CC2C3E" w:rsidP="002B74BF">
      <w:pPr>
        <w:pStyle w:val="a4"/>
        <w:ind w:left="360"/>
      </w:pPr>
      <w:r w:rsidRPr="00AA699A">
        <w:rPr>
          <w:rFonts w:hint="eastAsia"/>
        </w:rPr>
        <w:t>CRC16</w:t>
      </w:r>
      <w:r w:rsidRPr="00AA699A">
        <w:rPr>
          <w:rFonts w:hint="eastAsia"/>
        </w:rPr>
        <w:t>生成多项式为：</w:t>
      </w:r>
      <w:bookmarkStart w:id="151" w:name="OLE_LINK33"/>
      <w:bookmarkStart w:id="152" w:name="OLE_LINK34"/>
      <w:r w:rsidRPr="00AA699A">
        <w:rPr>
          <w:rFonts w:hint="eastAsia"/>
        </w:rPr>
        <w:t>X</w:t>
      </w:r>
      <w:r w:rsidRPr="00AA699A">
        <w:t>16+</w:t>
      </w:r>
      <w:r w:rsidRPr="00AA699A">
        <w:rPr>
          <w:rFonts w:hint="eastAsia"/>
        </w:rPr>
        <w:t>X1</w:t>
      </w:r>
      <w:r w:rsidRPr="00AA699A">
        <w:t>5+</w:t>
      </w:r>
      <w:r w:rsidRPr="00AA699A">
        <w:rPr>
          <w:rFonts w:hint="eastAsia"/>
        </w:rPr>
        <w:t>X</w:t>
      </w:r>
      <w:r w:rsidRPr="00AA699A">
        <w:t>2+1</w:t>
      </w:r>
      <w:bookmarkEnd w:id="151"/>
      <w:bookmarkEnd w:id="152"/>
      <w:r w:rsidRPr="00AA699A">
        <w:rPr>
          <w:rFonts w:hint="eastAsia"/>
        </w:rPr>
        <w:t>。</w:t>
      </w:r>
    </w:p>
    <w:p w14:paraId="5F82609C" w14:textId="77777777" w:rsidR="00AF5FDA" w:rsidRPr="00AA699A" w:rsidRDefault="00CC4DBE" w:rsidP="00550262">
      <w:pPr>
        <w:pStyle w:val="2"/>
        <w:numPr>
          <w:ilvl w:val="0"/>
          <w:numId w:val="21"/>
        </w:numPr>
      </w:pPr>
      <w:bookmarkStart w:id="153" w:name="_Toc204328301"/>
      <w:r w:rsidRPr="00AA699A">
        <w:t>D</w:t>
      </w:r>
      <w:r w:rsidRPr="00AA699A">
        <w:rPr>
          <w:rFonts w:hint="eastAsia"/>
        </w:rPr>
        <w:t>ata</w:t>
      </w:r>
      <w:r w:rsidRPr="00AA699A">
        <w:t xml:space="preserve"> </w:t>
      </w:r>
      <w:r w:rsidRPr="00AA699A">
        <w:rPr>
          <w:rFonts w:hint="eastAsia"/>
        </w:rPr>
        <w:t>/</w:t>
      </w:r>
      <w:r w:rsidRPr="00AA699A">
        <w:rPr>
          <w:rFonts w:hint="eastAsia"/>
        </w:rPr>
        <w:t>内容</w:t>
      </w:r>
      <w:bookmarkEnd w:id="153"/>
    </w:p>
    <w:p w14:paraId="27C11C29" w14:textId="77777777" w:rsidR="007568A6" w:rsidRPr="00AA699A" w:rsidRDefault="00F025F4" w:rsidP="0021643A">
      <w:pPr>
        <w:pStyle w:val="3"/>
        <w:numPr>
          <w:ilvl w:val="1"/>
          <w:numId w:val="20"/>
        </w:numPr>
        <w:rPr>
          <w:sz w:val="22"/>
        </w:rPr>
      </w:pPr>
      <w:bookmarkStart w:id="154" w:name="_Toc204328302"/>
      <w:r w:rsidRPr="00AA699A">
        <w:rPr>
          <w:rFonts w:hint="eastAsia"/>
          <w:sz w:val="22"/>
        </w:rPr>
        <w:t>Address Definition</w:t>
      </w:r>
      <w:r w:rsidR="005E1BBC" w:rsidRPr="00AA699A">
        <w:rPr>
          <w:rFonts w:hint="eastAsia"/>
          <w:sz w:val="22"/>
        </w:rPr>
        <w:t>/</w:t>
      </w:r>
      <w:r w:rsidRPr="00AA699A">
        <w:rPr>
          <w:rFonts w:hint="eastAsia"/>
          <w:sz w:val="22"/>
        </w:rPr>
        <w:t xml:space="preserve"> </w:t>
      </w:r>
      <w:r w:rsidR="00650B87" w:rsidRPr="00AA699A">
        <w:rPr>
          <w:rFonts w:hint="eastAsia"/>
          <w:sz w:val="22"/>
        </w:rPr>
        <w:t>地址定义</w:t>
      </w:r>
      <w:bookmarkEnd w:id="154"/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1275"/>
        <w:gridCol w:w="1276"/>
        <w:gridCol w:w="4253"/>
      </w:tblGrid>
      <w:tr w:rsidR="00703701" w:rsidRPr="00AA699A" w14:paraId="03FD90CF" w14:textId="77777777" w:rsidTr="005467C0">
        <w:tc>
          <w:tcPr>
            <w:tcW w:w="2235" w:type="dxa"/>
            <w:shd w:val="clear" w:color="auto" w:fill="000000" w:themeFill="text1"/>
          </w:tcPr>
          <w:p w14:paraId="3662226B" w14:textId="77777777" w:rsidR="00F025F4" w:rsidRPr="00AA699A" w:rsidRDefault="00F025F4" w:rsidP="005467C0">
            <w:pPr>
              <w:jc w:val="center"/>
            </w:pPr>
            <w:r w:rsidRPr="00AA699A">
              <w:rPr>
                <w:rFonts w:hint="eastAsia"/>
              </w:rPr>
              <w:t>Modbus Address Offset</w:t>
            </w:r>
          </w:p>
          <w:p w14:paraId="6DCF2E52" w14:textId="77777777" w:rsidR="007568A6" w:rsidRPr="00AA699A" w:rsidRDefault="007568A6" w:rsidP="005467C0">
            <w:pPr>
              <w:jc w:val="center"/>
            </w:pPr>
            <w:r w:rsidRPr="00AA699A">
              <w:rPr>
                <w:rFonts w:hint="eastAsia"/>
              </w:rPr>
              <w:t>Modbus</w:t>
            </w:r>
            <w:r w:rsidRPr="00AA699A">
              <w:rPr>
                <w:rFonts w:hint="eastAsia"/>
              </w:rPr>
              <w:t>地址偏移量</w:t>
            </w:r>
          </w:p>
        </w:tc>
        <w:tc>
          <w:tcPr>
            <w:tcW w:w="1275" w:type="dxa"/>
            <w:shd w:val="clear" w:color="auto" w:fill="000000" w:themeFill="text1"/>
          </w:tcPr>
          <w:p w14:paraId="4030FC9F" w14:textId="77777777" w:rsidR="00F025F4" w:rsidRPr="00AA699A" w:rsidRDefault="00F025F4" w:rsidP="005467C0">
            <w:pPr>
              <w:jc w:val="center"/>
            </w:pPr>
            <w:r w:rsidRPr="00AA699A">
              <w:rPr>
                <w:rFonts w:hint="eastAsia"/>
              </w:rPr>
              <w:t>Read/Write Type</w:t>
            </w:r>
          </w:p>
          <w:p w14:paraId="32582AEA" w14:textId="77777777" w:rsidR="007568A6" w:rsidRPr="00AA699A" w:rsidRDefault="007568A6" w:rsidP="005467C0">
            <w:pPr>
              <w:jc w:val="center"/>
            </w:pPr>
            <w:r w:rsidRPr="00AA699A">
              <w:rPr>
                <w:rFonts w:hint="eastAsia"/>
              </w:rPr>
              <w:t>读写类型</w:t>
            </w:r>
          </w:p>
        </w:tc>
        <w:tc>
          <w:tcPr>
            <w:tcW w:w="1276" w:type="dxa"/>
            <w:shd w:val="clear" w:color="auto" w:fill="000000" w:themeFill="text1"/>
          </w:tcPr>
          <w:p w14:paraId="7B7333F6" w14:textId="77777777" w:rsidR="00F025F4" w:rsidRPr="00AA699A" w:rsidRDefault="00F025F4" w:rsidP="005467C0">
            <w:pPr>
              <w:jc w:val="center"/>
            </w:pPr>
            <w:r w:rsidRPr="00AA699A">
              <w:rPr>
                <w:rFonts w:hint="eastAsia"/>
              </w:rPr>
              <w:t>Data Type</w:t>
            </w:r>
          </w:p>
          <w:p w14:paraId="0D9D6639" w14:textId="77777777" w:rsidR="007568A6" w:rsidRPr="00AA699A" w:rsidRDefault="007568A6" w:rsidP="005467C0">
            <w:pPr>
              <w:jc w:val="center"/>
            </w:pPr>
            <w:r w:rsidRPr="00AA699A">
              <w:rPr>
                <w:rFonts w:hint="eastAsia"/>
              </w:rPr>
              <w:t>数据类型</w:t>
            </w:r>
          </w:p>
        </w:tc>
        <w:tc>
          <w:tcPr>
            <w:tcW w:w="4253" w:type="dxa"/>
            <w:shd w:val="clear" w:color="auto" w:fill="000000" w:themeFill="text1"/>
          </w:tcPr>
          <w:p w14:paraId="6A6743F0" w14:textId="77777777" w:rsidR="00F025F4" w:rsidRPr="00AA699A" w:rsidRDefault="00F025F4" w:rsidP="005467C0">
            <w:pPr>
              <w:jc w:val="center"/>
            </w:pPr>
            <w:r w:rsidRPr="00AA699A">
              <w:rPr>
                <w:rFonts w:hint="eastAsia"/>
              </w:rPr>
              <w:t>Data Definition</w:t>
            </w:r>
          </w:p>
          <w:p w14:paraId="16A646FA" w14:textId="77777777" w:rsidR="007568A6" w:rsidRPr="00AA699A" w:rsidRDefault="007568A6" w:rsidP="005467C0">
            <w:pPr>
              <w:jc w:val="center"/>
            </w:pPr>
            <w:r w:rsidRPr="00AA699A">
              <w:rPr>
                <w:rFonts w:hint="eastAsia"/>
              </w:rPr>
              <w:t>数据定义</w:t>
            </w:r>
          </w:p>
        </w:tc>
      </w:tr>
      <w:tr w:rsidR="00B30A56" w:rsidRPr="00AA699A" w14:paraId="6E02B3AB" w14:textId="77777777" w:rsidTr="005467C0">
        <w:tc>
          <w:tcPr>
            <w:tcW w:w="2235" w:type="dxa"/>
          </w:tcPr>
          <w:p w14:paraId="2E7CC363" w14:textId="05BEF238" w:rsidR="00B30A56" w:rsidRPr="00D90A10" w:rsidDel="00367365" w:rsidRDefault="00B30A56" w:rsidP="00135230">
            <w:pPr>
              <w:rPr>
                <w:highlight w:val="yellow"/>
              </w:rPr>
            </w:pPr>
            <w:r w:rsidRPr="00D90A10">
              <w:rPr>
                <w:highlight w:val="yellow"/>
              </w:rPr>
              <w:t>0x0</w:t>
            </w:r>
            <w:r w:rsidR="00135230" w:rsidRPr="00D90A10">
              <w:rPr>
                <w:highlight w:val="yellow"/>
              </w:rPr>
              <w:t>0</w:t>
            </w:r>
            <w:r w:rsidRPr="00D90A10">
              <w:rPr>
                <w:highlight w:val="yellow"/>
              </w:rPr>
              <w:t>00~0x0</w:t>
            </w:r>
            <w:r w:rsidR="00135230" w:rsidRPr="00D90A10">
              <w:rPr>
                <w:highlight w:val="yellow"/>
              </w:rPr>
              <w:t>3F</w:t>
            </w:r>
            <w:r w:rsidRPr="00D90A10">
              <w:rPr>
                <w:highlight w:val="yellow"/>
              </w:rPr>
              <w:t>F</w:t>
            </w:r>
          </w:p>
        </w:tc>
        <w:tc>
          <w:tcPr>
            <w:tcW w:w="1275" w:type="dxa"/>
          </w:tcPr>
          <w:p w14:paraId="03607D38" w14:textId="5C331345" w:rsidR="00B30A56" w:rsidRPr="00D90A10" w:rsidRDefault="005365D0" w:rsidP="00B34A21">
            <w:pPr>
              <w:rPr>
                <w:highlight w:val="yellow"/>
              </w:rPr>
            </w:pPr>
            <w:r w:rsidRPr="00D90A10">
              <w:rPr>
                <w:highlight w:val="yellow"/>
              </w:rPr>
              <w:t>RW</w:t>
            </w:r>
          </w:p>
        </w:tc>
        <w:tc>
          <w:tcPr>
            <w:tcW w:w="1276" w:type="dxa"/>
          </w:tcPr>
          <w:p w14:paraId="27B06F10" w14:textId="70A0DD7E" w:rsidR="00B30A56" w:rsidRPr="00D90A10" w:rsidRDefault="00B30A56" w:rsidP="00B34A21">
            <w:pPr>
              <w:rPr>
                <w:highlight w:val="yellow"/>
              </w:rPr>
            </w:pPr>
            <w:r w:rsidRPr="00D90A10">
              <w:rPr>
                <w:highlight w:val="yellow"/>
              </w:rPr>
              <w:t>U16</w:t>
            </w:r>
          </w:p>
        </w:tc>
        <w:tc>
          <w:tcPr>
            <w:tcW w:w="4253" w:type="dxa"/>
          </w:tcPr>
          <w:p w14:paraId="36A1889D" w14:textId="7F086943" w:rsidR="00B30A56" w:rsidRPr="00D90A10" w:rsidRDefault="00135230" w:rsidP="00B34A21">
            <w:pPr>
              <w:rPr>
                <w:highlight w:val="yellow"/>
              </w:rPr>
            </w:pPr>
            <w:r w:rsidRPr="00D90A10">
              <w:rPr>
                <w:highlight w:val="yellow"/>
              </w:rPr>
              <w:t xml:space="preserve">Common Settings </w:t>
            </w:r>
            <w:r w:rsidRPr="00D90A10">
              <w:rPr>
                <w:rFonts w:hint="eastAsia"/>
                <w:highlight w:val="yellow"/>
              </w:rPr>
              <w:t>公共配置</w:t>
            </w:r>
            <w:r w:rsidR="00BF6F00">
              <w:rPr>
                <w:rFonts w:hint="eastAsia"/>
                <w:highlight w:val="yellow"/>
              </w:rPr>
              <w:t>(</w:t>
            </w:r>
            <w:r w:rsidR="00BF6F00">
              <w:rPr>
                <w:highlight w:val="yellow"/>
              </w:rPr>
              <w:t>0x03 0</w:t>
            </w:r>
            <w:r w:rsidR="00BF6F00">
              <w:rPr>
                <w:rFonts w:hint="eastAsia"/>
                <w:highlight w:val="yellow"/>
              </w:rPr>
              <w:t>x</w:t>
            </w:r>
            <w:r w:rsidR="00BF6F00">
              <w:rPr>
                <w:highlight w:val="yellow"/>
              </w:rPr>
              <w:t>06</w:t>
            </w:r>
            <w:r w:rsidR="00BF6F00">
              <w:rPr>
                <w:rFonts w:hint="eastAsia"/>
                <w:highlight w:val="yellow"/>
              </w:rPr>
              <w:t>)</w:t>
            </w:r>
          </w:p>
        </w:tc>
      </w:tr>
      <w:tr w:rsidR="00135230" w:rsidRPr="00AA699A" w14:paraId="2807907F" w14:textId="77777777" w:rsidTr="005467C0">
        <w:tc>
          <w:tcPr>
            <w:tcW w:w="2235" w:type="dxa"/>
          </w:tcPr>
          <w:p w14:paraId="6867E777" w14:textId="287C9C77" w:rsidR="00135230" w:rsidRPr="001C2B13" w:rsidRDefault="00135230" w:rsidP="00135230">
            <w:pPr>
              <w:rPr>
                <w:highlight w:val="yellow"/>
              </w:rPr>
            </w:pPr>
            <w:r w:rsidRPr="001C2B13">
              <w:rPr>
                <w:highlight w:val="yellow"/>
              </w:rPr>
              <w:t>0x0</w:t>
            </w:r>
            <w:r w:rsidR="00717A48" w:rsidRPr="001C2B13">
              <w:rPr>
                <w:rFonts w:hint="eastAsia"/>
                <w:highlight w:val="yellow"/>
              </w:rPr>
              <w:t>E</w:t>
            </w:r>
            <w:r w:rsidRPr="001C2B13">
              <w:rPr>
                <w:highlight w:val="yellow"/>
              </w:rPr>
              <w:t>00~0x0</w:t>
            </w:r>
            <w:r w:rsidRPr="001C2B13">
              <w:rPr>
                <w:rFonts w:hint="eastAsia"/>
                <w:highlight w:val="yellow"/>
              </w:rPr>
              <w:t>F</w:t>
            </w:r>
            <w:r w:rsidRPr="001C2B13">
              <w:rPr>
                <w:highlight w:val="yellow"/>
              </w:rPr>
              <w:t>7F</w:t>
            </w:r>
          </w:p>
        </w:tc>
        <w:tc>
          <w:tcPr>
            <w:tcW w:w="1275" w:type="dxa"/>
          </w:tcPr>
          <w:p w14:paraId="7527BE7B" w14:textId="027F4519" w:rsidR="00135230" w:rsidRPr="00AA699A" w:rsidRDefault="00135230" w:rsidP="00135230">
            <w:r w:rsidRPr="00AA699A">
              <w:rPr>
                <w:rFonts w:hint="eastAsia"/>
              </w:rPr>
              <w:t>RW</w:t>
            </w:r>
          </w:p>
        </w:tc>
        <w:tc>
          <w:tcPr>
            <w:tcW w:w="1276" w:type="dxa"/>
          </w:tcPr>
          <w:p w14:paraId="10C3775D" w14:textId="678A7C83" w:rsidR="00135230" w:rsidRPr="00AA699A" w:rsidRDefault="00135230" w:rsidP="00135230">
            <w:r w:rsidRPr="00AA699A">
              <w:rPr>
                <w:rFonts w:hint="eastAsia"/>
              </w:rPr>
              <w:t>U</w:t>
            </w:r>
            <w:r w:rsidRPr="00AA699A">
              <w:t>16</w:t>
            </w:r>
          </w:p>
        </w:tc>
        <w:tc>
          <w:tcPr>
            <w:tcW w:w="4253" w:type="dxa"/>
          </w:tcPr>
          <w:p w14:paraId="35C6D5DF" w14:textId="46D7A2C8" w:rsidR="00135230" w:rsidRPr="00AA699A" w:rsidRDefault="00135230" w:rsidP="00135230">
            <w:r w:rsidRPr="00AA699A">
              <w:rPr>
                <w:rFonts w:hint="eastAsia"/>
              </w:rPr>
              <w:t>采集棒状态与配网信息</w:t>
            </w:r>
          </w:p>
        </w:tc>
      </w:tr>
      <w:tr w:rsidR="00135230" w:rsidRPr="00AA699A" w14:paraId="52AFA0B8" w14:textId="77777777" w:rsidTr="005467C0">
        <w:tc>
          <w:tcPr>
            <w:tcW w:w="2235" w:type="dxa"/>
          </w:tcPr>
          <w:p w14:paraId="31A8FA37" w14:textId="4DE0F473" w:rsidR="00135230" w:rsidRPr="00AA699A" w:rsidRDefault="00135230" w:rsidP="00135230">
            <w:r w:rsidRPr="00AA699A">
              <w:rPr>
                <w:rFonts w:hint="eastAsia"/>
              </w:rPr>
              <w:t>0</w:t>
            </w:r>
            <w:r w:rsidRPr="00AA699A">
              <w:t>x0F80~0x0FFF</w:t>
            </w:r>
          </w:p>
        </w:tc>
        <w:tc>
          <w:tcPr>
            <w:tcW w:w="1275" w:type="dxa"/>
          </w:tcPr>
          <w:p w14:paraId="3A93DF7B" w14:textId="77777777" w:rsidR="00135230" w:rsidRPr="00AA699A" w:rsidRDefault="00135230" w:rsidP="00135230">
            <w:r w:rsidRPr="00AA699A">
              <w:t>WO</w:t>
            </w:r>
          </w:p>
        </w:tc>
        <w:tc>
          <w:tcPr>
            <w:tcW w:w="1276" w:type="dxa"/>
          </w:tcPr>
          <w:p w14:paraId="55F140CF" w14:textId="77777777" w:rsidR="00135230" w:rsidRPr="00AA699A" w:rsidRDefault="00135230" w:rsidP="00135230">
            <w:r w:rsidRPr="00AA699A">
              <w:rPr>
                <w:rFonts w:hint="eastAsia"/>
              </w:rPr>
              <w:t>U</w:t>
            </w:r>
            <w:r w:rsidRPr="00AA699A">
              <w:t>16</w:t>
            </w:r>
          </w:p>
        </w:tc>
        <w:tc>
          <w:tcPr>
            <w:tcW w:w="4253" w:type="dxa"/>
          </w:tcPr>
          <w:p w14:paraId="235017D9" w14:textId="77777777" w:rsidR="00135230" w:rsidRPr="00AA699A" w:rsidRDefault="00135230" w:rsidP="00135230">
            <w:r w:rsidRPr="00AA699A">
              <w:rPr>
                <w:rFonts w:hint="eastAsia"/>
              </w:rPr>
              <w:t>Send</w:t>
            </w:r>
            <w:r w:rsidRPr="00AA699A">
              <w:t xml:space="preserve"> Firmware</w:t>
            </w:r>
            <w:r w:rsidRPr="00AA699A">
              <w:rPr>
                <w:rFonts w:hint="eastAsia"/>
              </w:rPr>
              <w:t>固件传输信息</w:t>
            </w:r>
          </w:p>
        </w:tc>
      </w:tr>
      <w:tr w:rsidR="00135230" w:rsidRPr="00AA699A" w14:paraId="284B0144" w14:textId="77777777" w:rsidTr="005467C0">
        <w:tc>
          <w:tcPr>
            <w:tcW w:w="2235" w:type="dxa"/>
          </w:tcPr>
          <w:p w14:paraId="36B59839" w14:textId="77777777" w:rsidR="00135230" w:rsidRPr="00AA699A" w:rsidRDefault="00135230" w:rsidP="00135230">
            <w:r w:rsidRPr="00AA699A">
              <w:rPr>
                <w:rFonts w:hint="eastAsia"/>
              </w:rPr>
              <w:t>0x1000~0x108F</w:t>
            </w:r>
          </w:p>
        </w:tc>
        <w:tc>
          <w:tcPr>
            <w:tcW w:w="1275" w:type="dxa"/>
          </w:tcPr>
          <w:p w14:paraId="6F9D9354" w14:textId="77777777" w:rsidR="00135230" w:rsidRPr="00AA699A" w:rsidRDefault="00135230" w:rsidP="00135230">
            <w:r w:rsidRPr="00AA699A">
              <w:rPr>
                <w:rFonts w:hint="eastAsia"/>
              </w:rPr>
              <w:t>RO</w:t>
            </w:r>
          </w:p>
        </w:tc>
        <w:tc>
          <w:tcPr>
            <w:tcW w:w="1276" w:type="dxa"/>
          </w:tcPr>
          <w:p w14:paraId="0B29E871" w14:textId="77777777" w:rsidR="00135230" w:rsidRPr="00AA699A" w:rsidRDefault="00135230" w:rsidP="00135230">
            <w:r w:rsidRPr="00AA699A">
              <w:rPr>
                <w:rFonts w:hint="eastAsia"/>
              </w:rPr>
              <w:t>U16</w:t>
            </w:r>
          </w:p>
        </w:tc>
        <w:tc>
          <w:tcPr>
            <w:tcW w:w="4253" w:type="dxa"/>
          </w:tcPr>
          <w:p w14:paraId="61C6F251" w14:textId="77777777" w:rsidR="00135230" w:rsidRPr="00AA699A" w:rsidRDefault="00135230" w:rsidP="00135230">
            <w:r w:rsidRPr="00AA699A">
              <w:rPr>
                <w:rFonts w:hint="eastAsia"/>
              </w:rPr>
              <w:t xml:space="preserve">Equipment Information </w:t>
            </w:r>
            <w:r w:rsidRPr="00AA699A">
              <w:rPr>
                <w:rFonts w:hint="eastAsia"/>
              </w:rPr>
              <w:t>设备信息</w:t>
            </w:r>
          </w:p>
        </w:tc>
      </w:tr>
      <w:tr w:rsidR="00135230" w:rsidRPr="00AA699A" w14:paraId="435EAF7E" w14:textId="77777777" w:rsidTr="005467C0">
        <w:tc>
          <w:tcPr>
            <w:tcW w:w="2235" w:type="dxa"/>
          </w:tcPr>
          <w:p w14:paraId="607C607F" w14:textId="77777777" w:rsidR="00135230" w:rsidRPr="00AA699A" w:rsidRDefault="00135230" w:rsidP="00135230">
            <w:r w:rsidRPr="00AA699A">
              <w:rPr>
                <w:rFonts w:hint="eastAsia"/>
              </w:rPr>
              <w:t>0x</w:t>
            </w:r>
            <w:r w:rsidRPr="00AA699A">
              <w:t>10</w:t>
            </w:r>
            <w:r w:rsidRPr="00AA699A">
              <w:rPr>
                <w:rFonts w:hint="eastAsia"/>
              </w:rPr>
              <w:t>9</w:t>
            </w:r>
            <w:r w:rsidRPr="00AA699A">
              <w:t>0~0x10FF</w:t>
            </w:r>
          </w:p>
        </w:tc>
        <w:tc>
          <w:tcPr>
            <w:tcW w:w="1275" w:type="dxa"/>
          </w:tcPr>
          <w:p w14:paraId="1E8EDD54" w14:textId="77777777" w:rsidR="00135230" w:rsidRPr="00AA699A" w:rsidRDefault="00135230" w:rsidP="00135230">
            <w:r w:rsidRPr="00AA699A">
              <w:t>RW</w:t>
            </w:r>
          </w:p>
        </w:tc>
        <w:tc>
          <w:tcPr>
            <w:tcW w:w="1276" w:type="dxa"/>
          </w:tcPr>
          <w:p w14:paraId="69CD9649" w14:textId="77777777" w:rsidR="00135230" w:rsidRPr="00AA699A" w:rsidRDefault="00135230" w:rsidP="00135230">
            <w:r w:rsidRPr="00AA699A">
              <w:t>U16</w:t>
            </w:r>
          </w:p>
        </w:tc>
        <w:tc>
          <w:tcPr>
            <w:tcW w:w="4253" w:type="dxa"/>
          </w:tcPr>
          <w:p w14:paraId="0F0B6642" w14:textId="77777777" w:rsidR="00135230" w:rsidRPr="00AA699A" w:rsidRDefault="00135230" w:rsidP="00135230">
            <w:r w:rsidRPr="00AA699A">
              <w:rPr>
                <w:rFonts w:hint="eastAsia"/>
              </w:rPr>
              <w:t xml:space="preserve">Remote Control Information </w:t>
            </w:r>
            <w:r w:rsidRPr="00AA699A">
              <w:rPr>
                <w:rFonts w:hint="eastAsia"/>
              </w:rPr>
              <w:t>遥控信息</w:t>
            </w:r>
          </w:p>
        </w:tc>
      </w:tr>
      <w:tr w:rsidR="00135230" w:rsidRPr="00AA699A" w14:paraId="0BDB56DD" w14:textId="77777777" w:rsidTr="005467C0">
        <w:tc>
          <w:tcPr>
            <w:tcW w:w="2235" w:type="dxa"/>
          </w:tcPr>
          <w:p w14:paraId="227F537C" w14:textId="77777777" w:rsidR="00135230" w:rsidRPr="00AA699A" w:rsidRDefault="00135230" w:rsidP="00135230">
            <w:r w:rsidRPr="00AA699A">
              <w:rPr>
                <w:rFonts w:hint="eastAsia"/>
              </w:rPr>
              <w:t>0x1100~0x11FF</w:t>
            </w:r>
          </w:p>
        </w:tc>
        <w:tc>
          <w:tcPr>
            <w:tcW w:w="1275" w:type="dxa"/>
          </w:tcPr>
          <w:p w14:paraId="09B2864E" w14:textId="77777777" w:rsidR="00135230" w:rsidRPr="00AA699A" w:rsidRDefault="00135230" w:rsidP="00135230">
            <w:r w:rsidRPr="00AA699A">
              <w:rPr>
                <w:rFonts w:hint="eastAsia"/>
              </w:rPr>
              <w:t>RO</w:t>
            </w:r>
          </w:p>
        </w:tc>
        <w:tc>
          <w:tcPr>
            <w:tcW w:w="1276" w:type="dxa"/>
          </w:tcPr>
          <w:p w14:paraId="20D7120A" w14:textId="77777777" w:rsidR="00135230" w:rsidRPr="00AA699A" w:rsidRDefault="00135230" w:rsidP="00135230">
            <w:r w:rsidRPr="00AA699A">
              <w:t>U</w:t>
            </w:r>
            <w:r w:rsidRPr="00AA699A">
              <w:rPr>
                <w:rFonts w:hint="eastAsia"/>
              </w:rPr>
              <w:t>16</w:t>
            </w:r>
          </w:p>
        </w:tc>
        <w:tc>
          <w:tcPr>
            <w:tcW w:w="4253" w:type="dxa"/>
          </w:tcPr>
          <w:p w14:paraId="75DBC9D8" w14:textId="77777777" w:rsidR="00135230" w:rsidRPr="00AA699A" w:rsidRDefault="00135230" w:rsidP="00135230">
            <w:r w:rsidRPr="00AA699A">
              <w:rPr>
                <w:rFonts w:hint="eastAsia"/>
              </w:rPr>
              <w:t>Pile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System Information</w:t>
            </w:r>
            <w:r w:rsidRPr="00AA699A">
              <w:rPr>
                <w:rFonts w:hint="eastAsia"/>
              </w:rPr>
              <w:t>电池组整体系统信息</w:t>
            </w:r>
          </w:p>
        </w:tc>
      </w:tr>
      <w:tr w:rsidR="00135230" w:rsidRPr="00AA699A" w14:paraId="3D5989C7" w14:textId="77777777" w:rsidTr="005467C0">
        <w:tc>
          <w:tcPr>
            <w:tcW w:w="2235" w:type="dxa"/>
          </w:tcPr>
          <w:p w14:paraId="78A00545" w14:textId="77777777" w:rsidR="00135230" w:rsidRPr="00AA699A" w:rsidRDefault="00135230" w:rsidP="00135230">
            <w:r w:rsidRPr="00AA699A">
              <w:rPr>
                <w:rFonts w:hint="eastAsia"/>
              </w:rPr>
              <w:t>0x1200~0x12FF</w:t>
            </w:r>
          </w:p>
        </w:tc>
        <w:tc>
          <w:tcPr>
            <w:tcW w:w="1275" w:type="dxa"/>
          </w:tcPr>
          <w:p w14:paraId="2DF70F9E" w14:textId="77777777" w:rsidR="00135230" w:rsidRPr="00AA699A" w:rsidRDefault="00135230" w:rsidP="00135230">
            <w:r w:rsidRPr="00AA699A">
              <w:rPr>
                <w:rFonts w:hint="eastAsia"/>
              </w:rPr>
              <w:t>RW</w:t>
            </w:r>
          </w:p>
        </w:tc>
        <w:tc>
          <w:tcPr>
            <w:tcW w:w="1276" w:type="dxa"/>
          </w:tcPr>
          <w:p w14:paraId="7A1EFB6F" w14:textId="77777777" w:rsidR="00135230" w:rsidRPr="00AA699A" w:rsidRDefault="00135230" w:rsidP="00135230">
            <w:r w:rsidRPr="00AA699A">
              <w:t>U</w:t>
            </w:r>
            <w:r w:rsidRPr="00AA699A">
              <w:rPr>
                <w:rFonts w:hint="eastAsia"/>
              </w:rPr>
              <w:t>16</w:t>
            </w:r>
          </w:p>
        </w:tc>
        <w:tc>
          <w:tcPr>
            <w:tcW w:w="4253" w:type="dxa"/>
          </w:tcPr>
          <w:p w14:paraId="11A0C5C4" w14:textId="77777777" w:rsidR="00135230" w:rsidRPr="00AA699A" w:rsidRDefault="00135230" w:rsidP="00135230">
            <w:r w:rsidRPr="00AA699A">
              <w:rPr>
                <w:rFonts w:hint="eastAsia"/>
              </w:rPr>
              <w:t xml:space="preserve">battery Cell and </w:t>
            </w:r>
            <w:bookmarkStart w:id="155" w:name="OLE_LINK35"/>
            <w:bookmarkStart w:id="156" w:name="OLE_LINK36"/>
            <w:r w:rsidRPr="00AA699A">
              <w:rPr>
                <w:rFonts w:hint="eastAsia"/>
              </w:rPr>
              <w:t xml:space="preserve">Pile </w:t>
            </w:r>
            <w:bookmarkEnd w:id="155"/>
            <w:bookmarkEnd w:id="156"/>
            <w:r w:rsidRPr="00AA699A">
              <w:rPr>
                <w:rFonts w:hint="eastAsia"/>
              </w:rPr>
              <w:t xml:space="preserve">alarm/protection parameters etc. </w:t>
            </w:r>
          </w:p>
          <w:p w14:paraId="5FCFAE2B" w14:textId="77777777" w:rsidR="00135230" w:rsidRPr="00AA699A" w:rsidRDefault="00135230" w:rsidP="00135230">
            <w:r w:rsidRPr="00AA699A">
              <w:rPr>
                <w:rFonts w:hint="eastAsia"/>
              </w:rPr>
              <w:t>电池单体及电池组告警保护参数等</w:t>
            </w:r>
          </w:p>
        </w:tc>
      </w:tr>
      <w:tr w:rsidR="00135230" w:rsidRPr="00AA699A" w14:paraId="24F48DC6" w14:textId="77777777" w:rsidTr="005467C0">
        <w:tc>
          <w:tcPr>
            <w:tcW w:w="2235" w:type="dxa"/>
          </w:tcPr>
          <w:p w14:paraId="4E43029E" w14:textId="1DC56BD2" w:rsidR="00135230" w:rsidRPr="00653FAA" w:rsidRDefault="00135230" w:rsidP="00135230">
            <w:r>
              <w:rPr>
                <w:highlight w:val="yellow"/>
              </w:rPr>
              <w:t>0x1300~0x137F</w:t>
            </w:r>
          </w:p>
        </w:tc>
        <w:tc>
          <w:tcPr>
            <w:tcW w:w="1275" w:type="dxa"/>
          </w:tcPr>
          <w:p w14:paraId="7BC8547E" w14:textId="39C62178" w:rsidR="00135230" w:rsidRPr="00AA699A" w:rsidRDefault="00135230" w:rsidP="00135230">
            <w:r>
              <w:rPr>
                <w:highlight w:val="yellow"/>
              </w:rPr>
              <w:t>RO</w:t>
            </w:r>
          </w:p>
        </w:tc>
        <w:tc>
          <w:tcPr>
            <w:tcW w:w="1276" w:type="dxa"/>
          </w:tcPr>
          <w:p w14:paraId="4F5E5198" w14:textId="00FECBB2" w:rsidR="00135230" w:rsidRPr="00AA699A" w:rsidRDefault="00135230" w:rsidP="00135230">
            <w:r>
              <w:rPr>
                <w:highlight w:val="yellow"/>
              </w:rPr>
              <w:t>U16</w:t>
            </w:r>
          </w:p>
        </w:tc>
        <w:tc>
          <w:tcPr>
            <w:tcW w:w="4253" w:type="dxa"/>
          </w:tcPr>
          <w:p w14:paraId="706D1CBE" w14:textId="49D909A3" w:rsidR="00135230" w:rsidRPr="00AA699A" w:rsidRDefault="00135230" w:rsidP="00135230">
            <w:r w:rsidRPr="00653FAA">
              <w:rPr>
                <w:highlight w:val="yellow"/>
              </w:rPr>
              <w:t>BMS</w:t>
            </w:r>
            <w:r w:rsidRPr="00653FAA">
              <w:rPr>
                <w:rFonts w:hint="eastAsia"/>
                <w:highlight w:val="yellow"/>
              </w:rPr>
              <w:t>存储各项</w:t>
            </w:r>
            <w:r w:rsidRPr="00653FAA">
              <w:rPr>
                <w:highlight w:val="yellow"/>
              </w:rPr>
              <w:t>Record</w:t>
            </w:r>
            <w:r w:rsidRPr="00653FAA">
              <w:rPr>
                <w:rFonts w:hint="eastAsia"/>
                <w:highlight w:val="yellow"/>
              </w:rPr>
              <w:t>及</w:t>
            </w:r>
            <w:r w:rsidRPr="00653FAA">
              <w:rPr>
                <w:highlight w:val="yellow"/>
              </w:rPr>
              <w:t>log</w:t>
            </w:r>
            <w:r w:rsidRPr="00653FAA">
              <w:rPr>
                <w:rFonts w:hint="eastAsia"/>
                <w:highlight w:val="yellow"/>
              </w:rPr>
              <w:t>的条目数</w:t>
            </w:r>
          </w:p>
        </w:tc>
      </w:tr>
      <w:tr w:rsidR="00135230" w:rsidRPr="00AA699A" w14:paraId="3CD679DD" w14:textId="77777777" w:rsidTr="005467C0">
        <w:tc>
          <w:tcPr>
            <w:tcW w:w="2235" w:type="dxa"/>
          </w:tcPr>
          <w:p w14:paraId="2F076F2F" w14:textId="77777777" w:rsidR="00135230" w:rsidRPr="00AA699A" w:rsidRDefault="00135230" w:rsidP="00135230">
            <w:r w:rsidRPr="00AA699A">
              <w:rPr>
                <w:rFonts w:hint="eastAsia"/>
              </w:rPr>
              <w:t>0x1400~0x1</w:t>
            </w:r>
            <w:r w:rsidRPr="00AA699A">
              <w:t>A</w:t>
            </w:r>
            <w:r w:rsidRPr="00AA699A">
              <w:rPr>
                <w:rFonts w:hint="eastAsia"/>
              </w:rPr>
              <w:t>FF</w:t>
            </w:r>
          </w:p>
        </w:tc>
        <w:tc>
          <w:tcPr>
            <w:tcW w:w="1275" w:type="dxa"/>
          </w:tcPr>
          <w:p w14:paraId="4B413A63" w14:textId="77777777" w:rsidR="00135230" w:rsidRPr="00AA699A" w:rsidRDefault="00135230" w:rsidP="00135230">
            <w:r w:rsidRPr="00AA699A">
              <w:rPr>
                <w:rFonts w:hint="eastAsia"/>
              </w:rPr>
              <w:t>RO</w:t>
            </w:r>
          </w:p>
        </w:tc>
        <w:tc>
          <w:tcPr>
            <w:tcW w:w="1276" w:type="dxa"/>
          </w:tcPr>
          <w:p w14:paraId="2069B96A" w14:textId="77777777" w:rsidR="00135230" w:rsidRPr="00AA699A" w:rsidRDefault="00135230" w:rsidP="00135230">
            <w:r w:rsidRPr="00AA699A">
              <w:rPr>
                <w:rFonts w:hint="eastAsia"/>
              </w:rPr>
              <w:t>U16</w:t>
            </w:r>
          </w:p>
        </w:tc>
        <w:tc>
          <w:tcPr>
            <w:tcW w:w="4253" w:type="dxa"/>
          </w:tcPr>
          <w:p w14:paraId="12FADBFF" w14:textId="65AB0018" w:rsidR="00135230" w:rsidRPr="00AA699A" w:rsidRDefault="00AF1B33" w:rsidP="00135230">
            <w:r>
              <w:rPr>
                <w:rFonts w:hint="eastAsia"/>
              </w:rPr>
              <w:t>Battery</w:t>
            </w:r>
            <w:r>
              <w:t xml:space="preserve"> </w:t>
            </w:r>
            <w:r w:rsidR="00135230" w:rsidRPr="00AA699A">
              <w:t>S</w:t>
            </w:r>
            <w:r w:rsidR="00135230" w:rsidRPr="00AA699A">
              <w:rPr>
                <w:rFonts w:hint="eastAsia"/>
              </w:rPr>
              <w:t>ystem</w:t>
            </w:r>
            <w:r w:rsidR="00135230" w:rsidRPr="00AA699A">
              <w:t xml:space="preserve"> </w:t>
            </w:r>
            <w:r w:rsidR="00135230" w:rsidRPr="00AA699A">
              <w:rPr>
                <w:rFonts w:hint="eastAsia"/>
              </w:rPr>
              <w:t>info/</w:t>
            </w:r>
            <w:r w:rsidR="00135230" w:rsidRPr="00AA699A">
              <w:rPr>
                <w:rFonts w:hint="eastAsia"/>
              </w:rPr>
              <w:t>电池组信息</w:t>
            </w:r>
          </w:p>
        </w:tc>
      </w:tr>
      <w:tr w:rsidR="00135230" w:rsidRPr="00AA699A" w14:paraId="338FFDEB" w14:textId="77777777" w:rsidTr="005467C0">
        <w:tc>
          <w:tcPr>
            <w:tcW w:w="2235" w:type="dxa"/>
          </w:tcPr>
          <w:p w14:paraId="0B0DDDEB" w14:textId="1DE287B8" w:rsidR="00135230" w:rsidRPr="00AA699A" w:rsidRDefault="00135230" w:rsidP="00764E6C">
            <w:r w:rsidRPr="00AA699A">
              <w:rPr>
                <w:rFonts w:hint="eastAsia"/>
              </w:rPr>
              <w:t>0x1B00~</w:t>
            </w:r>
            <w:r w:rsidR="00AF1B33" w:rsidRPr="00AA699A">
              <w:rPr>
                <w:rFonts w:hint="eastAsia"/>
              </w:rPr>
              <w:t>0x</w:t>
            </w:r>
            <w:r w:rsidR="00AF1B33">
              <w:t>1</w:t>
            </w:r>
            <w:r w:rsidR="00355846">
              <w:t>E</w:t>
            </w:r>
            <w:r w:rsidR="00AF1B33" w:rsidRPr="00AA699A">
              <w:rPr>
                <w:rFonts w:hint="eastAsia"/>
              </w:rPr>
              <w:t>FF</w:t>
            </w:r>
          </w:p>
        </w:tc>
        <w:tc>
          <w:tcPr>
            <w:tcW w:w="1275" w:type="dxa"/>
          </w:tcPr>
          <w:p w14:paraId="2E07308D" w14:textId="167D5EF6" w:rsidR="00135230" w:rsidRPr="00AA699A" w:rsidRDefault="00AF1B33" w:rsidP="00764E6C">
            <w:r w:rsidRPr="00AA699A"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276" w:type="dxa"/>
          </w:tcPr>
          <w:p w14:paraId="64DE6331" w14:textId="77777777" w:rsidR="00135230" w:rsidRPr="00AA699A" w:rsidRDefault="00135230" w:rsidP="00135230">
            <w:r w:rsidRPr="00AA699A">
              <w:rPr>
                <w:rFonts w:hint="eastAsia"/>
              </w:rPr>
              <w:t>U16</w:t>
            </w:r>
          </w:p>
        </w:tc>
        <w:tc>
          <w:tcPr>
            <w:tcW w:w="4253" w:type="dxa"/>
          </w:tcPr>
          <w:p w14:paraId="42904410" w14:textId="4DE1183D" w:rsidR="00135230" w:rsidRPr="00AA699A" w:rsidRDefault="00AF1B33" w:rsidP="00135230">
            <w:r>
              <w:t>BMS config</w:t>
            </w:r>
          </w:p>
        </w:tc>
      </w:tr>
      <w:tr w:rsidR="00AF1B33" w:rsidRPr="00AA699A" w14:paraId="63FFE286" w14:textId="77777777" w:rsidTr="005467C0">
        <w:tc>
          <w:tcPr>
            <w:tcW w:w="2235" w:type="dxa"/>
          </w:tcPr>
          <w:p w14:paraId="0A51F5B9" w14:textId="0A8884D2" w:rsidR="00AF1B33" w:rsidRPr="00AA699A" w:rsidRDefault="00AF1B33">
            <w:pPr>
              <w:pPrChange w:id="157" w:author="Pylon" w:date="2026-06-01T11:40:00Z">
                <w:pPr>
                  <w:framePr w:hSpace="180" w:wrap="around" w:vAnchor="text" w:hAnchor="text" w:y="1"/>
                  <w:suppressOverlap/>
                </w:pPr>
              </w:pPrChange>
            </w:pPr>
            <w:r w:rsidRPr="00AA699A">
              <w:rPr>
                <w:rFonts w:hint="eastAsia"/>
              </w:rPr>
              <w:t>0x1</w:t>
            </w:r>
            <w:r w:rsidR="00355846">
              <w:t>F</w:t>
            </w:r>
            <w:r w:rsidRPr="00AA699A">
              <w:rPr>
                <w:rFonts w:hint="eastAsia"/>
              </w:rPr>
              <w:t>00~</w:t>
            </w:r>
            <w:del w:id="158" w:author="Pylon" w:date="2026-06-01T11:40:00Z">
              <w:r w:rsidRPr="00AA699A" w:rsidDel="00F826A4">
                <w:rPr>
                  <w:rFonts w:hint="eastAsia"/>
                </w:rPr>
                <w:delText>0x</w:delText>
              </w:r>
              <w:r w:rsidRPr="00AA699A" w:rsidDel="00F826A4">
                <w:delText>2</w:delText>
              </w:r>
              <w:r w:rsidR="002F2762" w:rsidDel="00F826A4">
                <w:delText>1</w:delText>
              </w:r>
              <w:r w:rsidRPr="00AA699A" w:rsidDel="00F826A4">
                <w:rPr>
                  <w:rFonts w:hint="eastAsia"/>
                </w:rPr>
                <w:delText>FF</w:delText>
              </w:r>
            </w:del>
            <w:ins w:id="159" w:author="Pylon" w:date="2026-06-01T11:40:00Z">
              <w:r w:rsidR="00F826A4" w:rsidRPr="00AA699A">
                <w:rPr>
                  <w:rFonts w:hint="eastAsia"/>
                </w:rPr>
                <w:t>0x</w:t>
              </w:r>
              <w:r w:rsidR="00F826A4" w:rsidRPr="00AA699A">
                <w:t>2</w:t>
              </w:r>
              <w:r w:rsidR="00F826A4">
                <w:t>0</w:t>
              </w:r>
              <w:r w:rsidR="00F826A4" w:rsidRPr="00AA699A">
                <w:rPr>
                  <w:rFonts w:hint="eastAsia"/>
                </w:rPr>
                <w:t>FF</w:t>
              </w:r>
            </w:ins>
          </w:p>
        </w:tc>
        <w:tc>
          <w:tcPr>
            <w:tcW w:w="1275" w:type="dxa"/>
          </w:tcPr>
          <w:p w14:paraId="054C65BF" w14:textId="7BBD5A16" w:rsidR="00AF1B33" w:rsidRPr="00AA699A" w:rsidRDefault="00AF1B33" w:rsidP="00135230"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1276" w:type="dxa"/>
          </w:tcPr>
          <w:p w14:paraId="5EE7F1F4" w14:textId="6F0917BD" w:rsidR="00AF1B33" w:rsidRPr="00AA699A" w:rsidRDefault="00AF1B33" w:rsidP="00135230">
            <w:r w:rsidRPr="00AA699A">
              <w:rPr>
                <w:rFonts w:hint="eastAsia"/>
              </w:rPr>
              <w:t>U16</w:t>
            </w:r>
          </w:p>
        </w:tc>
        <w:tc>
          <w:tcPr>
            <w:tcW w:w="4253" w:type="dxa"/>
          </w:tcPr>
          <w:p w14:paraId="033A05DF" w14:textId="48EC85D1" w:rsidR="00AF1B33" w:rsidRPr="00AA699A" w:rsidRDefault="00AF1B33" w:rsidP="00135230">
            <w:r>
              <w:rPr>
                <w:rFonts w:hint="eastAsia"/>
              </w:rPr>
              <w:t>预留，使用的话需要和采集器端确认</w:t>
            </w:r>
          </w:p>
        </w:tc>
      </w:tr>
      <w:tr w:rsidR="00F826A4" w:rsidRPr="00AA699A" w14:paraId="5E45918F" w14:textId="77777777" w:rsidTr="005467C0">
        <w:trPr>
          <w:ins w:id="160" w:author="Pylon" w:date="2026-06-01T11:38:00Z"/>
        </w:trPr>
        <w:tc>
          <w:tcPr>
            <w:tcW w:w="2235" w:type="dxa"/>
          </w:tcPr>
          <w:p w14:paraId="4E2221DE" w14:textId="45D5639D" w:rsidR="00F826A4" w:rsidRPr="00AA699A" w:rsidRDefault="00F826A4">
            <w:pPr>
              <w:rPr>
                <w:ins w:id="161" w:author="Pylon" w:date="2026-06-01T11:38:00Z"/>
              </w:rPr>
              <w:pPrChange w:id="162" w:author="Pylon" w:date="2026-06-01T11:40:00Z">
                <w:pPr>
                  <w:framePr w:hSpace="180" w:wrap="around" w:vAnchor="text" w:hAnchor="text" w:y="1"/>
                  <w:suppressOverlap/>
                </w:pPr>
              </w:pPrChange>
            </w:pPr>
            <w:ins w:id="163" w:author="Pylon" w:date="2026-06-01T11:38:00Z">
              <w:r>
                <w:rPr>
                  <w:rFonts w:hint="eastAsia"/>
                </w:rPr>
                <w:t>0</w:t>
              </w:r>
              <w:r>
                <w:t>x2</w:t>
              </w:r>
            </w:ins>
            <w:ins w:id="164" w:author="Pylon" w:date="2026-06-01T11:40:00Z">
              <w:r>
                <w:t>1</w:t>
              </w:r>
            </w:ins>
            <w:ins w:id="165" w:author="Pylon" w:date="2026-06-01T11:39:00Z">
              <w:r>
                <w:t>00~0x21FF</w:t>
              </w:r>
            </w:ins>
          </w:p>
        </w:tc>
        <w:tc>
          <w:tcPr>
            <w:tcW w:w="1275" w:type="dxa"/>
          </w:tcPr>
          <w:p w14:paraId="0E7A2EE6" w14:textId="52C91E3F" w:rsidR="00F826A4" w:rsidRDefault="00F826A4" w:rsidP="00135230">
            <w:pPr>
              <w:rPr>
                <w:ins w:id="166" w:author="Pylon" w:date="2026-06-01T11:38:00Z"/>
              </w:rPr>
            </w:pPr>
            <w:ins w:id="167" w:author="Pylon" w:date="2026-06-01T11:40:00Z">
              <w:r>
                <w:rPr>
                  <w:rFonts w:hint="eastAsia"/>
                </w:rPr>
                <w:t>R</w:t>
              </w:r>
              <w:r>
                <w:t>W</w:t>
              </w:r>
            </w:ins>
          </w:p>
        </w:tc>
        <w:tc>
          <w:tcPr>
            <w:tcW w:w="1276" w:type="dxa"/>
          </w:tcPr>
          <w:p w14:paraId="0065DA97" w14:textId="4D63C0D0" w:rsidR="00F826A4" w:rsidRPr="00AA699A" w:rsidRDefault="00F826A4" w:rsidP="00135230">
            <w:pPr>
              <w:rPr>
                <w:ins w:id="168" w:author="Pylon" w:date="2026-06-01T11:38:00Z"/>
              </w:rPr>
            </w:pPr>
            <w:ins w:id="169" w:author="Pylon" w:date="2026-06-01T11:40:00Z">
              <w:r>
                <w:rPr>
                  <w:rFonts w:hint="eastAsia"/>
                </w:rPr>
                <w:t>U</w:t>
              </w:r>
              <w:r>
                <w:t>16</w:t>
              </w:r>
            </w:ins>
          </w:p>
        </w:tc>
        <w:tc>
          <w:tcPr>
            <w:tcW w:w="4253" w:type="dxa"/>
          </w:tcPr>
          <w:p w14:paraId="5E7F8CB3" w14:textId="7943C67B" w:rsidR="00F826A4" w:rsidRDefault="00F826A4" w:rsidP="00135230">
            <w:pPr>
              <w:rPr>
                <w:ins w:id="170" w:author="Pylon" w:date="2026-06-01T11:38:00Z"/>
              </w:rPr>
            </w:pPr>
            <w:ins w:id="171" w:author="Pylon" w:date="2026-06-01T11:41:00Z">
              <w:r>
                <w:rPr>
                  <w:rFonts w:hint="eastAsia"/>
                </w:rPr>
                <w:t>HMES</w:t>
              </w:r>
              <w:r>
                <w:t xml:space="preserve"> </w:t>
              </w:r>
              <w:r>
                <w:rPr>
                  <w:rFonts w:hint="eastAsia"/>
                </w:rPr>
                <w:t>获取信息测点</w:t>
              </w:r>
            </w:ins>
          </w:p>
        </w:tc>
      </w:tr>
      <w:tr w:rsidR="00AF1B33" w:rsidRPr="00AA699A" w14:paraId="2A7FB593" w14:textId="77777777" w:rsidTr="005467C0">
        <w:tc>
          <w:tcPr>
            <w:tcW w:w="2235" w:type="dxa"/>
          </w:tcPr>
          <w:p w14:paraId="1B7C9432" w14:textId="08DB9519" w:rsidR="00AF1B33" w:rsidRPr="00AA699A" w:rsidRDefault="00AF1B33" w:rsidP="00764E6C">
            <w:r w:rsidRPr="00AA699A">
              <w:rPr>
                <w:rFonts w:hint="eastAsia"/>
              </w:rPr>
              <w:t>0x</w:t>
            </w:r>
            <w:r>
              <w:t>2</w:t>
            </w:r>
            <w:r w:rsidR="002F2762">
              <w:t>2</w:t>
            </w:r>
            <w:r w:rsidRPr="00AA699A">
              <w:rPr>
                <w:rFonts w:hint="eastAsia"/>
              </w:rPr>
              <w:t>00~0x</w:t>
            </w:r>
            <w:r w:rsidRPr="00AA699A">
              <w:t>2</w:t>
            </w:r>
            <w:r>
              <w:t>3</w:t>
            </w:r>
            <w:r w:rsidRPr="00AA699A">
              <w:rPr>
                <w:rFonts w:hint="eastAsia"/>
              </w:rPr>
              <w:t>FF</w:t>
            </w:r>
          </w:p>
        </w:tc>
        <w:tc>
          <w:tcPr>
            <w:tcW w:w="1275" w:type="dxa"/>
          </w:tcPr>
          <w:p w14:paraId="154DF4D2" w14:textId="642B2C5E" w:rsidR="00AF1B33" w:rsidRPr="00AA699A" w:rsidRDefault="00AF1B33" w:rsidP="00135230"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1276" w:type="dxa"/>
          </w:tcPr>
          <w:p w14:paraId="6AB5C7AC" w14:textId="2F24B8BB" w:rsidR="00AF1B33" w:rsidRPr="00AA699A" w:rsidRDefault="00AF1B33" w:rsidP="00135230">
            <w:r w:rsidRPr="00AA699A">
              <w:rPr>
                <w:rFonts w:hint="eastAsia"/>
              </w:rPr>
              <w:t>U16</w:t>
            </w:r>
          </w:p>
        </w:tc>
        <w:tc>
          <w:tcPr>
            <w:tcW w:w="4253" w:type="dxa"/>
          </w:tcPr>
          <w:p w14:paraId="5AB9F1D7" w14:textId="518C85BF" w:rsidR="00AF1B33" w:rsidRPr="00AA699A" w:rsidRDefault="00AF1B33" w:rsidP="00135230">
            <w:r>
              <w:rPr>
                <w:rFonts w:hint="eastAsia"/>
              </w:rPr>
              <w:t>采集器状态、配置等</w:t>
            </w:r>
          </w:p>
        </w:tc>
      </w:tr>
    </w:tbl>
    <w:p w14:paraId="181B561B" w14:textId="77777777" w:rsidR="007568A6" w:rsidRPr="00AA699A" w:rsidRDefault="005467C0" w:rsidP="007568A6">
      <w:r w:rsidRPr="00AA699A">
        <w:br w:type="textWrapping" w:clear="all"/>
      </w:r>
      <w:r w:rsidR="00B93DC0" w:rsidRPr="00AA699A">
        <w:br w:type="page"/>
      </w:r>
    </w:p>
    <w:p w14:paraId="6BC3036D" w14:textId="77777777" w:rsidR="0068082D" w:rsidRPr="00AA699A" w:rsidRDefault="00E37BBB" w:rsidP="0021643A">
      <w:pPr>
        <w:pStyle w:val="3"/>
        <w:numPr>
          <w:ilvl w:val="1"/>
          <w:numId w:val="20"/>
        </w:numPr>
        <w:rPr>
          <w:sz w:val="22"/>
        </w:rPr>
      </w:pPr>
      <w:bookmarkStart w:id="172" w:name="_Toc204328303"/>
      <w:r w:rsidRPr="00AA699A">
        <w:rPr>
          <w:rFonts w:hint="eastAsia"/>
          <w:sz w:val="22"/>
        </w:rPr>
        <w:lastRenderedPageBreak/>
        <w:t>Equipment Information</w:t>
      </w:r>
      <w:r w:rsidR="00876D37" w:rsidRPr="00AA699A">
        <w:rPr>
          <w:rFonts w:hint="eastAsia"/>
          <w:sz w:val="22"/>
        </w:rPr>
        <w:t>/</w:t>
      </w:r>
      <w:r w:rsidR="00C2754F" w:rsidRPr="00AA699A">
        <w:rPr>
          <w:rFonts w:hint="eastAsia"/>
          <w:sz w:val="22"/>
        </w:rPr>
        <w:t>设备信息</w:t>
      </w:r>
      <w:bookmarkEnd w:id="17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1"/>
        <w:gridCol w:w="1606"/>
        <w:gridCol w:w="5929"/>
      </w:tblGrid>
      <w:tr w:rsidR="00703701" w:rsidRPr="00AA699A" w14:paraId="3D9DDF17" w14:textId="77777777" w:rsidTr="003845C5">
        <w:tc>
          <w:tcPr>
            <w:tcW w:w="1645" w:type="dxa"/>
            <w:shd w:val="clear" w:color="auto" w:fill="BFBFBF" w:themeFill="background1" w:themeFillShade="BF"/>
            <w:vAlign w:val="center"/>
          </w:tcPr>
          <w:p w14:paraId="33676096" w14:textId="77777777" w:rsidR="00E37BBB" w:rsidRPr="00AA699A" w:rsidRDefault="00E37BBB" w:rsidP="003E4EB1">
            <w:r w:rsidRPr="00AA699A">
              <w:rPr>
                <w:rFonts w:hint="eastAsia"/>
              </w:rPr>
              <w:t>Register</w:t>
            </w:r>
          </w:p>
          <w:p w14:paraId="1FF13B3A" w14:textId="77777777" w:rsidR="004F48D4" w:rsidRPr="00AA699A" w:rsidRDefault="004F48D4" w:rsidP="003E4EB1">
            <w:r w:rsidRPr="00AA699A">
              <w:rPr>
                <w:rFonts w:hint="eastAsia"/>
              </w:rPr>
              <w:t>寄存器</w:t>
            </w:r>
          </w:p>
        </w:tc>
        <w:tc>
          <w:tcPr>
            <w:tcW w:w="1606" w:type="dxa"/>
            <w:shd w:val="clear" w:color="auto" w:fill="BFBFBF" w:themeFill="background1" w:themeFillShade="BF"/>
          </w:tcPr>
          <w:p w14:paraId="0479E6A8" w14:textId="77777777" w:rsidR="00E37BBB" w:rsidRPr="00AA699A" w:rsidRDefault="00E37BBB" w:rsidP="003E4EB1">
            <w:r w:rsidRPr="00AA699A">
              <w:rPr>
                <w:rFonts w:hint="eastAsia"/>
              </w:rPr>
              <w:t xml:space="preserve">Content </w:t>
            </w:r>
          </w:p>
          <w:p w14:paraId="5392728D" w14:textId="77777777" w:rsidR="004F48D4" w:rsidRPr="00AA699A" w:rsidRDefault="00A00CC1" w:rsidP="003E4EB1">
            <w:r w:rsidRPr="00AA699A">
              <w:rPr>
                <w:rFonts w:hint="eastAsia"/>
              </w:rPr>
              <w:t>内容</w:t>
            </w:r>
          </w:p>
        </w:tc>
        <w:tc>
          <w:tcPr>
            <w:tcW w:w="5929" w:type="dxa"/>
            <w:shd w:val="clear" w:color="auto" w:fill="BFBFBF" w:themeFill="background1" w:themeFillShade="BF"/>
          </w:tcPr>
          <w:p w14:paraId="34417BEA" w14:textId="77777777" w:rsidR="00E37BBB" w:rsidRPr="00AA699A" w:rsidRDefault="00E37BBB" w:rsidP="003E4EB1">
            <w:r w:rsidRPr="00AA699A">
              <w:rPr>
                <w:rFonts w:hint="eastAsia"/>
              </w:rPr>
              <w:t>Remark</w:t>
            </w:r>
          </w:p>
          <w:p w14:paraId="4F3BA10A" w14:textId="77777777" w:rsidR="004F48D4" w:rsidRPr="00AA699A" w:rsidRDefault="00F20F21" w:rsidP="003E4EB1">
            <w:r w:rsidRPr="00AA699A">
              <w:rPr>
                <w:rFonts w:hint="eastAsia"/>
              </w:rPr>
              <w:t>备注</w:t>
            </w:r>
          </w:p>
        </w:tc>
      </w:tr>
      <w:tr w:rsidR="00703701" w:rsidRPr="00AA699A" w14:paraId="572A6D44" w14:textId="77777777" w:rsidTr="003845C5">
        <w:tc>
          <w:tcPr>
            <w:tcW w:w="1645" w:type="dxa"/>
            <w:vAlign w:val="center"/>
          </w:tcPr>
          <w:p w14:paraId="6C8442C1" w14:textId="77777777" w:rsidR="0045733B" w:rsidRPr="00AA699A" w:rsidRDefault="0045733B" w:rsidP="00C31DB9">
            <w:pPr>
              <w:jc w:val="both"/>
            </w:pPr>
            <w:r w:rsidRPr="00AA699A">
              <w:t>0x1</w:t>
            </w:r>
            <w:r w:rsidRPr="00AA699A">
              <w:rPr>
                <w:rFonts w:hint="eastAsia"/>
              </w:rPr>
              <w:t>0</w:t>
            </w:r>
            <w:r w:rsidRPr="00AA699A">
              <w:t>00</w:t>
            </w:r>
          </w:p>
        </w:tc>
        <w:tc>
          <w:tcPr>
            <w:tcW w:w="1606" w:type="dxa"/>
            <w:vMerge w:val="restart"/>
            <w:vAlign w:val="center"/>
          </w:tcPr>
          <w:p w14:paraId="2901D84E" w14:textId="77777777" w:rsidR="0045733B" w:rsidRPr="00AA699A" w:rsidRDefault="0045733B" w:rsidP="00F25777">
            <w:pPr>
              <w:jc w:val="both"/>
            </w:pPr>
            <w:r w:rsidRPr="00AA699A">
              <w:t>“</w:t>
            </w:r>
            <w:r w:rsidRPr="00AA699A">
              <w:rPr>
                <w:rFonts w:hint="eastAsia"/>
              </w:rPr>
              <w:t>PYLON</w:t>
            </w:r>
            <w:r w:rsidRPr="00AA699A">
              <w:t>”</w:t>
            </w:r>
          </w:p>
        </w:tc>
        <w:tc>
          <w:tcPr>
            <w:tcW w:w="5929" w:type="dxa"/>
            <w:vMerge w:val="restart"/>
            <w:vAlign w:val="center"/>
          </w:tcPr>
          <w:p w14:paraId="46D3FB48" w14:textId="77777777" w:rsidR="00BA5C3C" w:rsidRPr="00AA699A" w:rsidRDefault="00BA5C3C" w:rsidP="00C31DB9">
            <w:pPr>
              <w:jc w:val="both"/>
            </w:pPr>
            <w:r w:rsidRPr="00AA699A">
              <w:t xml:space="preserve">Support max 10 ASCII code. </w:t>
            </w:r>
            <w:r w:rsidR="00E13B06" w:rsidRPr="00AA699A">
              <w:t>If insufficient use 0x00</w:t>
            </w:r>
          </w:p>
          <w:p w14:paraId="4D5BD5EB" w14:textId="77777777" w:rsidR="0045733B" w:rsidRPr="00AA699A" w:rsidRDefault="00065D1B" w:rsidP="00C31DB9">
            <w:pPr>
              <w:jc w:val="both"/>
            </w:pPr>
            <w:r w:rsidRPr="00AA699A">
              <w:t>支持最长</w:t>
            </w:r>
            <w:r w:rsidRPr="00AA699A">
              <w:rPr>
                <w:rFonts w:hint="eastAsia"/>
              </w:rPr>
              <w:t>10</w:t>
            </w:r>
            <w:r w:rsidRPr="00AA699A">
              <w:rPr>
                <w:rFonts w:hint="eastAsia"/>
              </w:rPr>
              <w:t>位</w:t>
            </w:r>
            <w:r w:rsidRPr="00AA699A">
              <w:rPr>
                <w:rFonts w:hint="eastAsia"/>
              </w:rPr>
              <w:t>ASCII</w:t>
            </w:r>
            <w:r w:rsidRPr="00AA699A">
              <w:rPr>
                <w:rFonts w:hint="eastAsia"/>
              </w:rPr>
              <w:t>字符，不足</w:t>
            </w:r>
            <w:r w:rsidRPr="00AA699A">
              <w:rPr>
                <w:rFonts w:hint="eastAsia"/>
              </w:rPr>
              <w:t>10</w:t>
            </w:r>
            <w:r w:rsidRPr="00AA699A">
              <w:rPr>
                <w:rFonts w:hint="eastAsia"/>
              </w:rPr>
              <w:t>位时补</w:t>
            </w:r>
            <w:r w:rsidRPr="00AA699A">
              <w:rPr>
                <w:rFonts w:hint="eastAsia"/>
              </w:rPr>
              <w:t>0x00</w:t>
            </w:r>
          </w:p>
        </w:tc>
      </w:tr>
      <w:tr w:rsidR="00703701" w:rsidRPr="00AA699A" w14:paraId="1A37C095" w14:textId="77777777" w:rsidTr="003845C5">
        <w:tc>
          <w:tcPr>
            <w:tcW w:w="1645" w:type="dxa"/>
            <w:vAlign w:val="center"/>
          </w:tcPr>
          <w:p w14:paraId="11AE9BD4" w14:textId="77777777" w:rsidR="0045733B" w:rsidRPr="00AA699A" w:rsidRDefault="0045733B" w:rsidP="00C31DB9">
            <w:pPr>
              <w:jc w:val="both"/>
            </w:pPr>
            <w:r w:rsidRPr="00AA699A">
              <w:t>0x1</w:t>
            </w:r>
            <w:r w:rsidRPr="00AA699A">
              <w:rPr>
                <w:rFonts w:hint="eastAsia"/>
              </w:rPr>
              <w:t>001</w:t>
            </w:r>
          </w:p>
        </w:tc>
        <w:tc>
          <w:tcPr>
            <w:tcW w:w="1606" w:type="dxa"/>
            <w:vMerge/>
            <w:vAlign w:val="center"/>
          </w:tcPr>
          <w:p w14:paraId="729CCA7C" w14:textId="77777777" w:rsidR="0045733B" w:rsidRPr="00AA699A" w:rsidRDefault="0045733B" w:rsidP="00C31DB9">
            <w:pPr>
              <w:jc w:val="both"/>
            </w:pPr>
          </w:p>
        </w:tc>
        <w:tc>
          <w:tcPr>
            <w:tcW w:w="5929" w:type="dxa"/>
            <w:vMerge/>
            <w:vAlign w:val="center"/>
          </w:tcPr>
          <w:p w14:paraId="0410F947" w14:textId="77777777" w:rsidR="0045733B" w:rsidRPr="00AA699A" w:rsidRDefault="0045733B" w:rsidP="00C31DB9">
            <w:pPr>
              <w:jc w:val="both"/>
            </w:pPr>
          </w:p>
        </w:tc>
      </w:tr>
      <w:tr w:rsidR="00703701" w:rsidRPr="00AA699A" w14:paraId="142E9878" w14:textId="77777777" w:rsidTr="003845C5">
        <w:tc>
          <w:tcPr>
            <w:tcW w:w="1645" w:type="dxa"/>
            <w:vAlign w:val="center"/>
          </w:tcPr>
          <w:p w14:paraId="67E3D8E9" w14:textId="77777777" w:rsidR="0045733B" w:rsidRPr="00AA699A" w:rsidRDefault="0045733B" w:rsidP="00C31DB9">
            <w:pPr>
              <w:jc w:val="both"/>
            </w:pPr>
            <w:r w:rsidRPr="00AA699A">
              <w:t>0x1</w:t>
            </w:r>
            <w:r w:rsidRPr="00AA699A">
              <w:rPr>
                <w:rFonts w:hint="eastAsia"/>
              </w:rPr>
              <w:t>002</w:t>
            </w:r>
          </w:p>
        </w:tc>
        <w:tc>
          <w:tcPr>
            <w:tcW w:w="1606" w:type="dxa"/>
            <w:vMerge/>
            <w:vAlign w:val="center"/>
          </w:tcPr>
          <w:p w14:paraId="2B05591C" w14:textId="77777777" w:rsidR="0045733B" w:rsidRPr="00AA699A" w:rsidRDefault="0045733B" w:rsidP="00C31DB9">
            <w:pPr>
              <w:jc w:val="both"/>
            </w:pPr>
          </w:p>
        </w:tc>
        <w:tc>
          <w:tcPr>
            <w:tcW w:w="5929" w:type="dxa"/>
            <w:vMerge/>
            <w:vAlign w:val="center"/>
          </w:tcPr>
          <w:p w14:paraId="07384152" w14:textId="77777777" w:rsidR="0045733B" w:rsidRPr="00AA699A" w:rsidRDefault="0045733B" w:rsidP="00C31DB9">
            <w:pPr>
              <w:jc w:val="both"/>
            </w:pPr>
          </w:p>
        </w:tc>
      </w:tr>
      <w:tr w:rsidR="00703701" w:rsidRPr="00AA699A" w14:paraId="05DD6B5D" w14:textId="77777777" w:rsidTr="003845C5">
        <w:tc>
          <w:tcPr>
            <w:tcW w:w="1645" w:type="dxa"/>
            <w:vAlign w:val="center"/>
          </w:tcPr>
          <w:p w14:paraId="5A9BF77A" w14:textId="77777777" w:rsidR="0045733B" w:rsidRPr="00AA699A" w:rsidRDefault="0045733B" w:rsidP="00C31DB9">
            <w:pPr>
              <w:jc w:val="both"/>
            </w:pPr>
            <w:r w:rsidRPr="00AA699A">
              <w:t>0x1</w:t>
            </w:r>
            <w:r w:rsidRPr="00AA699A">
              <w:rPr>
                <w:rFonts w:hint="eastAsia"/>
              </w:rPr>
              <w:t>003</w:t>
            </w:r>
          </w:p>
        </w:tc>
        <w:tc>
          <w:tcPr>
            <w:tcW w:w="1606" w:type="dxa"/>
            <w:vMerge/>
            <w:vAlign w:val="center"/>
          </w:tcPr>
          <w:p w14:paraId="2C71F2E4" w14:textId="77777777" w:rsidR="0045733B" w:rsidRPr="00AA699A" w:rsidRDefault="0045733B" w:rsidP="00C31DB9">
            <w:pPr>
              <w:jc w:val="both"/>
            </w:pPr>
          </w:p>
        </w:tc>
        <w:tc>
          <w:tcPr>
            <w:tcW w:w="5929" w:type="dxa"/>
            <w:vMerge/>
            <w:vAlign w:val="center"/>
          </w:tcPr>
          <w:p w14:paraId="2A7FDA10" w14:textId="77777777" w:rsidR="0045733B" w:rsidRPr="00AA699A" w:rsidRDefault="0045733B" w:rsidP="00C31DB9">
            <w:pPr>
              <w:jc w:val="both"/>
            </w:pPr>
          </w:p>
        </w:tc>
      </w:tr>
      <w:tr w:rsidR="00703701" w:rsidRPr="00AA699A" w14:paraId="06719E0C" w14:textId="77777777" w:rsidTr="003845C5">
        <w:tc>
          <w:tcPr>
            <w:tcW w:w="1645" w:type="dxa"/>
            <w:vAlign w:val="center"/>
          </w:tcPr>
          <w:p w14:paraId="1A6C7035" w14:textId="77777777" w:rsidR="0045733B" w:rsidRPr="00AA699A" w:rsidRDefault="0045733B" w:rsidP="00C31DB9">
            <w:pPr>
              <w:jc w:val="both"/>
            </w:pPr>
            <w:r w:rsidRPr="00AA699A">
              <w:t>0x1</w:t>
            </w:r>
            <w:r w:rsidRPr="00AA699A">
              <w:rPr>
                <w:rFonts w:hint="eastAsia"/>
              </w:rPr>
              <w:t>004</w:t>
            </w:r>
          </w:p>
        </w:tc>
        <w:tc>
          <w:tcPr>
            <w:tcW w:w="1606" w:type="dxa"/>
            <w:vMerge/>
            <w:vAlign w:val="center"/>
          </w:tcPr>
          <w:p w14:paraId="4D19552E" w14:textId="77777777" w:rsidR="0045733B" w:rsidRPr="00AA699A" w:rsidRDefault="0045733B" w:rsidP="00C31DB9">
            <w:pPr>
              <w:jc w:val="both"/>
            </w:pPr>
          </w:p>
        </w:tc>
        <w:tc>
          <w:tcPr>
            <w:tcW w:w="5929" w:type="dxa"/>
            <w:vMerge/>
            <w:vAlign w:val="center"/>
          </w:tcPr>
          <w:p w14:paraId="5FE59AD4" w14:textId="77777777" w:rsidR="0045733B" w:rsidRPr="00AA699A" w:rsidRDefault="0045733B" w:rsidP="00C31DB9">
            <w:pPr>
              <w:jc w:val="both"/>
            </w:pPr>
          </w:p>
        </w:tc>
      </w:tr>
      <w:tr w:rsidR="00703701" w:rsidRPr="00AA699A" w14:paraId="1107E34A" w14:textId="77777777" w:rsidTr="003845C5">
        <w:tc>
          <w:tcPr>
            <w:tcW w:w="1645" w:type="dxa"/>
            <w:vAlign w:val="center"/>
          </w:tcPr>
          <w:p w14:paraId="4FC8DC78" w14:textId="77777777" w:rsidR="0045733B" w:rsidRPr="00AA699A" w:rsidRDefault="0045733B" w:rsidP="00C31DB9">
            <w:pPr>
              <w:jc w:val="both"/>
            </w:pPr>
            <w:r w:rsidRPr="00AA699A">
              <w:t>0x1</w:t>
            </w:r>
            <w:r w:rsidRPr="00AA699A">
              <w:rPr>
                <w:rFonts w:hint="eastAsia"/>
              </w:rPr>
              <w:t>005</w:t>
            </w:r>
          </w:p>
        </w:tc>
        <w:tc>
          <w:tcPr>
            <w:tcW w:w="1606" w:type="dxa"/>
            <w:vMerge w:val="restart"/>
            <w:vAlign w:val="center"/>
          </w:tcPr>
          <w:p w14:paraId="67BEC494" w14:textId="77777777" w:rsidR="0045733B" w:rsidRPr="00AA699A" w:rsidRDefault="0045733B" w:rsidP="00C31DB9">
            <w:pPr>
              <w:jc w:val="both"/>
            </w:pPr>
            <w:r w:rsidRPr="00AA699A">
              <w:t>“</w:t>
            </w:r>
            <w:r w:rsidR="008F11EA" w:rsidRPr="00AA699A">
              <w:rPr>
                <w:rFonts w:hint="eastAsia"/>
              </w:rPr>
              <w:t>MBMS</w:t>
            </w:r>
            <w:r w:rsidRPr="00AA699A">
              <w:t>”</w:t>
            </w:r>
          </w:p>
        </w:tc>
        <w:tc>
          <w:tcPr>
            <w:tcW w:w="5929" w:type="dxa"/>
            <w:vMerge w:val="restart"/>
            <w:vAlign w:val="center"/>
          </w:tcPr>
          <w:p w14:paraId="1C884B91" w14:textId="77777777" w:rsidR="008760D1" w:rsidRPr="00AA699A" w:rsidRDefault="008760D1" w:rsidP="008760D1">
            <w:pPr>
              <w:jc w:val="both"/>
            </w:pPr>
            <w:r w:rsidRPr="00AA699A">
              <w:t>Support max 10 ASCII code. If insufficient use 0x00</w:t>
            </w:r>
          </w:p>
          <w:p w14:paraId="33C7BF6F" w14:textId="77777777" w:rsidR="0045733B" w:rsidRPr="00AA699A" w:rsidRDefault="008760D1" w:rsidP="008760D1">
            <w:pPr>
              <w:jc w:val="both"/>
            </w:pPr>
            <w:r w:rsidRPr="00AA699A">
              <w:t>支持最长</w:t>
            </w:r>
            <w:r w:rsidRPr="00AA699A">
              <w:rPr>
                <w:rFonts w:hint="eastAsia"/>
              </w:rPr>
              <w:t>10</w:t>
            </w:r>
            <w:r w:rsidRPr="00AA699A">
              <w:rPr>
                <w:rFonts w:hint="eastAsia"/>
              </w:rPr>
              <w:t>位</w:t>
            </w:r>
            <w:r w:rsidRPr="00AA699A">
              <w:rPr>
                <w:rFonts w:hint="eastAsia"/>
              </w:rPr>
              <w:t>ASCII</w:t>
            </w:r>
            <w:r w:rsidRPr="00AA699A">
              <w:rPr>
                <w:rFonts w:hint="eastAsia"/>
              </w:rPr>
              <w:t>字符，不足</w:t>
            </w:r>
            <w:r w:rsidRPr="00AA699A">
              <w:rPr>
                <w:rFonts w:hint="eastAsia"/>
              </w:rPr>
              <w:t>10</w:t>
            </w:r>
            <w:r w:rsidRPr="00AA699A">
              <w:rPr>
                <w:rFonts w:hint="eastAsia"/>
              </w:rPr>
              <w:t>位时补</w:t>
            </w:r>
            <w:r w:rsidRPr="00AA699A">
              <w:rPr>
                <w:rFonts w:hint="eastAsia"/>
              </w:rPr>
              <w:t>0x00</w:t>
            </w:r>
          </w:p>
        </w:tc>
      </w:tr>
      <w:tr w:rsidR="00703701" w:rsidRPr="00AA699A" w14:paraId="0959AB49" w14:textId="77777777" w:rsidTr="003845C5">
        <w:tc>
          <w:tcPr>
            <w:tcW w:w="1645" w:type="dxa"/>
          </w:tcPr>
          <w:p w14:paraId="76A738D0" w14:textId="77777777" w:rsidR="0045733B" w:rsidRPr="00AA699A" w:rsidRDefault="0045733B" w:rsidP="00F25777">
            <w:r w:rsidRPr="00AA699A">
              <w:t>0x1</w:t>
            </w:r>
            <w:r w:rsidRPr="00AA699A">
              <w:rPr>
                <w:rFonts w:hint="eastAsia"/>
              </w:rPr>
              <w:t>006</w:t>
            </w:r>
          </w:p>
        </w:tc>
        <w:tc>
          <w:tcPr>
            <w:tcW w:w="1606" w:type="dxa"/>
            <w:vMerge/>
          </w:tcPr>
          <w:p w14:paraId="083B86D7" w14:textId="77777777" w:rsidR="0045733B" w:rsidRPr="00AA699A" w:rsidRDefault="0045733B" w:rsidP="00EC71E4"/>
        </w:tc>
        <w:tc>
          <w:tcPr>
            <w:tcW w:w="5929" w:type="dxa"/>
            <w:vMerge/>
            <w:vAlign w:val="center"/>
          </w:tcPr>
          <w:p w14:paraId="6EB0A292" w14:textId="77777777" w:rsidR="0045733B" w:rsidRPr="00AA699A" w:rsidRDefault="0045733B" w:rsidP="00EC71E4">
            <w:pPr>
              <w:jc w:val="both"/>
            </w:pPr>
          </w:p>
        </w:tc>
      </w:tr>
      <w:tr w:rsidR="00703701" w:rsidRPr="00AA699A" w14:paraId="36718D20" w14:textId="77777777" w:rsidTr="003845C5">
        <w:tc>
          <w:tcPr>
            <w:tcW w:w="1645" w:type="dxa"/>
          </w:tcPr>
          <w:p w14:paraId="500CC6E4" w14:textId="77777777" w:rsidR="0045733B" w:rsidRPr="00AA699A" w:rsidRDefault="0045733B" w:rsidP="00F25777">
            <w:r w:rsidRPr="00AA699A">
              <w:t>0x1</w:t>
            </w:r>
            <w:r w:rsidRPr="00AA699A">
              <w:rPr>
                <w:rFonts w:hint="eastAsia"/>
              </w:rPr>
              <w:t>007</w:t>
            </w:r>
          </w:p>
        </w:tc>
        <w:tc>
          <w:tcPr>
            <w:tcW w:w="1606" w:type="dxa"/>
            <w:vMerge/>
          </w:tcPr>
          <w:p w14:paraId="1536FB96" w14:textId="77777777" w:rsidR="0045733B" w:rsidRPr="00AA699A" w:rsidRDefault="0045733B" w:rsidP="003E4EB1"/>
        </w:tc>
        <w:tc>
          <w:tcPr>
            <w:tcW w:w="5929" w:type="dxa"/>
            <w:vMerge/>
          </w:tcPr>
          <w:p w14:paraId="795E6C66" w14:textId="77777777" w:rsidR="0045733B" w:rsidRPr="00AA699A" w:rsidRDefault="0045733B" w:rsidP="003E4EB1"/>
        </w:tc>
      </w:tr>
      <w:tr w:rsidR="00703701" w:rsidRPr="00AA699A" w14:paraId="70D7FD53" w14:textId="77777777" w:rsidTr="003845C5">
        <w:tc>
          <w:tcPr>
            <w:tcW w:w="1645" w:type="dxa"/>
          </w:tcPr>
          <w:p w14:paraId="3D3FD912" w14:textId="77777777" w:rsidR="0045733B" w:rsidRPr="00AA699A" w:rsidRDefault="0045733B" w:rsidP="00F25777">
            <w:r w:rsidRPr="00AA699A">
              <w:t>0x1</w:t>
            </w:r>
            <w:r w:rsidRPr="00AA699A">
              <w:rPr>
                <w:rFonts w:hint="eastAsia"/>
              </w:rPr>
              <w:t>008</w:t>
            </w:r>
          </w:p>
        </w:tc>
        <w:tc>
          <w:tcPr>
            <w:tcW w:w="1606" w:type="dxa"/>
            <w:vMerge/>
          </w:tcPr>
          <w:p w14:paraId="55775636" w14:textId="77777777" w:rsidR="0045733B" w:rsidRPr="00AA699A" w:rsidRDefault="0045733B" w:rsidP="003E4EB1"/>
        </w:tc>
        <w:tc>
          <w:tcPr>
            <w:tcW w:w="5929" w:type="dxa"/>
            <w:vMerge/>
          </w:tcPr>
          <w:p w14:paraId="5E334B2E" w14:textId="77777777" w:rsidR="0045733B" w:rsidRPr="00AA699A" w:rsidRDefault="0045733B" w:rsidP="003E4EB1"/>
        </w:tc>
      </w:tr>
      <w:tr w:rsidR="00703701" w:rsidRPr="00AA699A" w14:paraId="3231ED99" w14:textId="77777777" w:rsidTr="003845C5">
        <w:tc>
          <w:tcPr>
            <w:tcW w:w="1645" w:type="dxa"/>
          </w:tcPr>
          <w:p w14:paraId="291E3C49" w14:textId="77777777" w:rsidR="0045733B" w:rsidRPr="00AA699A" w:rsidRDefault="0045733B" w:rsidP="00F25777">
            <w:r w:rsidRPr="00AA699A">
              <w:t>0x1</w:t>
            </w:r>
            <w:r w:rsidRPr="00AA699A">
              <w:rPr>
                <w:rFonts w:hint="eastAsia"/>
              </w:rPr>
              <w:t>009</w:t>
            </w:r>
          </w:p>
        </w:tc>
        <w:tc>
          <w:tcPr>
            <w:tcW w:w="1606" w:type="dxa"/>
            <w:vMerge/>
          </w:tcPr>
          <w:p w14:paraId="07FB7BFD" w14:textId="77777777" w:rsidR="0045733B" w:rsidRPr="00AA699A" w:rsidRDefault="0045733B" w:rsidP="00EC71E4"/>
        </w:tc>
        <w:tc>
          <w:tcPr>
            <w:tcW w:w="5929" w:type="dxa"/>
            <w:vMerge/>
          </w:tcPr>
          <w:p w14:paraId="55D0469E" w14:textId="77777777" w:rsidR="0045733B" w:rsidRPr="00AA699A" w:rsidRDefault="0045733B" w:rsidP="003E4EB1"/>
        </w:tc>
      </w:tr>
      <w:tr w:rsidR="00703701" w:rsidRPr="00AA699A" w14:paraId="0ED340DD" w14:textId="77777777" w:rsidTr="003845C5">
        <w:tc>
          <w:tcPr>
            <w:tcW w:w="1645" w:type="dxa"/>
          </w:tcPr>
          <w:p w14:paraId="4074C406" w14:textId="77777777" w:rsidR="0045733B" w:rsidRPr="00AA699A" w:rsidRDefault="0045733B" w:rsidP="00F25777">
            <w:r w:rsidRPr="00AA699A">
              <w:t>0x1</w:t>
            </w:r>
            <w:r w:rsidRPr="00AA699A">
              <w:rPr>
                <w:rFonts w:hint="eastAsia"/>
              </w:rPr>
              <w:t>00A</w:t>
            </w:r>
          </w:p>
        </w:tc>
        <w:tc>
          <w:tcPr>
            <w:tcW w:w="1606" w:type="dxa"/>
          </w:tcPr>
          <w:p w14:paraId="5A90F1EB" w14:textId="77777777" w:rsidR="0045733B" w:rsidRPr="00AA699A" w:rsidRDefault="0045733B" w:rsidP="003E4EB1">
            <w:r w:rsidRPr="00AA699A">
              <w:rPr>
                <w:rFonts w:hint="eastAsia"/>
              </w:rPr>
              <w:t>0x0106</w:t>
            </w:r>
          </w:p>
        </w:tc>
        <w:tc>
          <w:tcPr>
            <w:tcW w:w="5929" w:type="dxa"/>
          </w:tcPr>
          <w:p w14:paraId="059DB91D" w14:textId="77777777" w:rsidR="0045733B" w:rsidRPr="00AA699A" w:rsidRDefault="007C0BBC" w:rsidP="003E4EB1">
            <w:r w:rsidRPr="00AA699A">
              <w:t>Main version 01; subversion 06, then V1.6</w:t>
            </w:r>
          </w:p>
        </w:tc>
      </w:tr>
      <w:tr w:rsidR="00703701" w:rsidRPr="00AA699A" w14:paraId="1692E869" w14:textId="77777777" w:rsidTr="003845C5">
        <w:tc>
          <w:tcPr>
            <w:tcW w:w="1645" w:type="dxa"/>
          </w:tcPr>
          <w:p w14:paraId="596C2205" w14:textId="77777777" w:rsidR="0045733B" w:rsidRPr="00AA699A" w:rsidRDefault="0045733B" w:rsidP="00C31DB9">
            <w:r w:rsidRPr="00AA699A">
              <w:t>0x1</w:t>
            </w:r>
            <w:r w:rsidRPr="00AA699A">
              <w:rPr>
                <w:rFonts w:hint="eastAsia"/>
              </w:rPr>
              <w:t>00B</w:t>
            </w:r>
          </w:p>
        </w:tc>
        <w:tc>
          <w:tcPr>
            <w:tcW w:w="1606" w:type="dxa"/>
          </w:tcPr>
          <w:p w14:paraId="2461FB73" w14:textId="77777777" w:rsidR="0045733B" w:rsidRPr="00AA699A" w:rsidRDefault="0045733B" w:rsidP="003E4EB1">
            <w:r w:rsidRPr="00AA699A">
              <w:rPr>
                <w:rFonts w:hint="eastAsia"/>
              </w:rPr>
              <w:t>58</w:t>
            </w:r>
          </w:p>
        </w:tc>
        <w:tc>
          <w:tcPr>
            <w:tcW w:w="5929" w:type="dxa"/>
          </w:tcPr>
          <w:p w14:paraId="5DF83840" w14:textId="77777777" w:rsidR="0045733B" w:rsidRPr="00AA699A" w:rsidRDefault="005A1C2D" w:rsidP="003E4EB1">
            <w:r w:rsidRPr="00AA699A">
              <w:t xml:space="preserve">Internal version number of Pylontech </w:t>
            </w:r>
            <w:r w:rsidR="0045733B" w:rsidRPr="00AA699A">
              <w:rPr>
                <w:rFonts w:hint="eastAsia"/>
              </w:rPr>
              <w:t>B58</w:t>
            </w:r>
          </w:p>
        </w:tc>
      </w:tr>
      <w:tr w:rsidR="00703701" w:rsidRPr="00AA699A" w14:paraId="4A8E01EE" w14:textId="77777777" w:rsidTr="003845C5">
        <w:tc>
          <w:tcPr>
            <w:tcW w:w="1645" w:type="dxa"/>
          </w:tcPr>
          <w:p w14:paraId="1CEAD2F9" w14:textId="77777777" w:rsidR="0045733B" w:rsidRPr="00AA699A" w:rsidRDefault="0045733B" w:rsidP="00C31DB9">
            <w:r w:rsidRPr="00AA699A">
              <w:t>0x1</w:t>
            </w:r>
            <w:r w:rsidRPr="00AA699A">
              <w:rPr>
                <w:rFonts w:hint="eastAsia"/>
              </w:rPr>
              <w:t>00C</w:t>
            </w:r>
          </w:p>
        </w:tc>
        <w:tc>
          <w:tcPr>
            <w:tcW w:w="1606" w:type="dxa"/>
          </w:tcPr>
          <w:p w14:paraId="77AC513A" w14:textId="77777777" w:rsidR="0045733B" w:rsidRPr="00AA699A" w:rsidRDefault="0045733B" w:rsidP="003E4EB1">
            <w:r w:rsidRPr="00AA699A">
              <w:rPr>
                <w:rFonts w:hint="eastAsia"/>
              </w:rPr>
              <w:t>1~</w:t>
            </w:r>
            <w:r w:rsidR="00215846" w:rsidRPr="00AA699A">
              <w:t>32</w:t>
            </w:r>
          </w:p>
        </w:tc>
        <w:tc>
          <w:tcPr>
            <w:tcW w:w="5929" w:type="dxa"/>
          </w:tcPr>
          <w:p w14:paraId="28B515CF" w14:textId="77777777" w:rsidR="00E37BBB" w:rsidRPr="00AA699A" w:rsidRDefault="00E37BBB" w:rsidP="008607C5">
            <w:r w:rsidRPr="00AA699A">
              <w:rPr>
                <w:rFonts w:hint="eastAsia"/>
              </w:rPr>
              <w:t xml:space="preserve">Parallel </w:t>
            </w:r>
            <w:r w:rsidR="003F17A7" w:rsidRPr="00AA699A">
              <w:rPr>
                <w:rFonts w:hint="eastAsia"/>
              </w:rPr>
              <w:t>piles</w:t>
            </w:r>
            <w:r w:rsidRPr="00AA699A">
              <w:rPr>
                <w:rFonts w:hint="eastAsia"/>
              </w:rPr>
              <w:t xml:space="preserve"> Qty.  </w:t>
            </w:r>
          </w:p>
          <w:p w14:paraId="461263DD" w14:textId="77777777" w:rsidR="0045733B" w:rsidRPr="00AA699A" w:rsidRDefault="0045733B" w:rsidP="008607C5">
            <w:r w:rsidRPr="00AA699A">
              <w:rPr>
                <w:rFonts w:hint="eastAsia"/>
              </w:rPr>
              <w:t>并联</w:t>
            </w:r>
            <w:r w:rsidR="00483E1E" w:rsidRPr="00AA699A">
              <w:rPr>
                <w:rFonts w:hint="eastAsia"/>
              </w:rPr>
              <w:t>电池组</w:t>
            </w:r>
            <w:r w:rsidRPr="00AA699A">
              <w:rPr>
                <w:rFonts w:hint="eastAsia"/>
              </w:rPr>
              <w:t>数量</w:t>
            </w:r>
          </w:p>
        </w:tc>
      </w:tr>
      <w:tr w:rsidR="003745EA" w:rsidRPr="00AA699A" w14:paraId="75FDCDFD" w14:textId="77777777" w:rsidTr="003845C5">
        <w:tc>
          <w:tcPr>
            <w:tcW w:w="1645" w:type="dxa"/>
          </w:tcPr>
          <w:p w14:paraId="39128F62" w14:textId="5079B9DA" w:rsidR="003745EA" w:rsidRPr="00AA699A" w:rsidRDefault="00F07402" w:rsidP="00C31DB9">
            <w:r w:rsidRPr="00AA699A">
              <w:t>0x100D</w:t>
            </w:r>
          </w:p>
        </w:tc>
        <w:tc>
          <w:tcPr>
            <w:tcW w:w="1606" w:type="dxa"/>
          </w:tcPr>
          <w:p w14:paraId="181383B6" w14:textId="40172AE6" w:rsidR="003745EA" w:rsidRPr="00AA699A" w:rsidRDefault="00431364" w:rsidP="003E4EB1">
            <w:r w:rsidRPr="00AA699A">
              <w:rPr>
                <w:rFonts w:hint="eastAsia"/>
              </w:rPr>
              <w:t>并柜</w:t>
            </w:r>
            <w:r w:rsidR="00BE6A41" w:rsidRPr="00AA699A">
              <w:rPr>
                <w:rFonts w:hint="eastAsia"/>
              </w:rPr>
              <w:t>地址</w:t>
            </w:r>
          </w:p>
        </w:tc>
        <w:tc>
          <w:tcPr>
            <w:tcW w:w="5929" w:type="dxa"/>
          </w:tcPr>
          <w:p w14:paraId="3FB0A02E" w14:textId="66903763" w:rsidR="003745EA" w:rsidRPr="00AA699A" w:rsidRDefault="003745EA" w:rsidP="008607C5">
            <w:r w:rsidRPr="00AA699A">
              <w:rPr>
                <w:rFonts w:hint="eastAsia"/>
              </w:rPr>
              <w:t>本机地址</w:t>
            </w:r>
            <w:r w:rsidR="006F30A6" w:rsidRPr="00AA699A">
              <w:t xml:space="preserve"> </w:t>
            </w:r>
            <w:r w:rsidR="006F30A6" w:rsidRPr="00AA699A">
              <w:rPr>
                <w:rFonts w:hint="eastAsia"/>
              </w:rPr>
              <w:t>，主机地址为</w:t>
            </w:r>
            <w:r w:rsidR="006F30A6" w:rsidRPr="00AA699A">
              <w:t>1</w:t>
            </w:r>
            <w:r w:rsidR="00F07402" w:rsidRPr="00AA699A">
              <w:rPr>
                <w:rFonts w:hint="eastAsia"/>
              </w:rPr>
              <w:t>。</w:t>
            </w:r>
          </w:p>
        </w:tc>
      </w:tr>
      <w:tr w:rsidR="00F07402" w:rsidRPr="00AA699A" w14:paraId="4A83448B" w14:textId="77777777" w:rsidTr="003845C5">
        <w:tc>
          <w:tcPr>
            <w:tcW w:w="1645" w:type="dxa"/>
          </w:tcPr>
          <w:p w14:paraId="0DF5FC02" w14:textId="64802AE8" w:rsidR="00F07402" w:rsidRPr="00AA699A" w:rsidRDefault="00F07402" w:rsidP="006D0EC2">
            <w:r w:rsidRPr="00AA699A">
              <w:t>0x100E~0x101</w:t>
            </w:r>
            <w:r w:rsidR="00431364" w:rsidRPr="00AA699A">
              <w:rPr>
                <w:rFonts w:hint="eastAsia"/>
              </w:rPr>
              <w:t>D</w:t>
            </w:r>
          </w:p>
        </w:tc>
        <w:tc>
          <w:tcPr>
            <w:tcW w:w="1606" w:type="dxa"/>
          </w:tcPr>
          <w:p w14:paraId="30D18A41" w14:textId="52DAABF1" w:rsidR="00F07402" w:rsidRPr="00AA699A" w:rsidRDefault="00F07402" w:rsidP="006D0EC2">
            <w:r w:rsidRPr="00AA699A">
              <w:rPr>
                <w:rFonts w:hint="eastAsia"/>
              </w:rPr>
              <w:t>产品型号</w:t>
            </w:r>
          </w:p>
        </w:tc>
        <w:tc>
          <w:tcPr>
            <w:tcW w:w="5929" w:type="dxa"/>
          </w:tcPr>
          <w:p w14:paraId="71B1BBEC" w14:textId="11590FE2" w:rsidR="00F07402" w:rsidRPr="00AA699A" w:rsidRDefault="00F07402" w:rsidP="006D0EC2">
            <w:r w:rsidRPr="00AA699A">
              <w:rPr>
                <w:rFonts w:hint="eastAsia"/>
              </w:rPr>
              <w:t>支持最长</w:t>
            </w:r>
            <w:r w:rsidRPr="00AA699A">
              <w:t>32</w:t>
            </w:r>
            <w:r w:rsidRPr="00AA699A">
              <w:rPr>
                <w:rFonts w:hint="eastAsia"/>
              </w:rPr>
              <w:t>位</w:t>
            </w:r>
            <w:r w:rsidRPr="00AA699A">
              <w:t>ASCII</w:t>
            </w:r>
            <w:r w:rsidRPr="00AA699A">
              <w:rPr>
                <w:rFonts w:hint="eastAsia"/>
              </w:rPr>
              <w:t>字符，不足</w:t>
            </w:r>
            <w:r w:rsidRPr="00AA699A">
              <w:t>32</w:t>
            </w:r>
            <w:r w:rsidRPr="00AA699A">
              <w:rPr>
                <w:rFonts w:hint="eastAsia"/>
              </w:rPr>
              <w:t>位时补</w:t>
            </w:r>
            <w:r w:rsidRPr="00AA699A">
              <w:t>0x00</w:t>
            </w:r>
          </w:p>
        </w:tc>
      </w:tr>
      <w:tr w:rsidR="00641D24" w:rsidRPr="00AA699A" w14:paraId="1BE1C58D" w14:textId="77777777" w:rsidTr="003845C5">
        <w:tc>
          <w:tcPr>
            <w:tcW w:w="1645" w:type="dxa"/>
          </w:tcPr>
          <w:p w14:paraId="1B60236E" w14:textId="13F090AF" w:rsidR="00641D24" w:rsidRPr="00AA699A" w:rsidDel="00F07402" w:rsidRDefault="00212478" w:rsidP="006D0EC2">
            <w:r w:rsidRPr="00AA699A">
              <w:rPr>
                <w:rFonts w:hint="eastAsia"/>
              </w:rPr>
              <w:t>0x101E</w:t>
            </w:r>
          </w:p>
        </w:tc>
        <w:tc>
          <w:tcPr>
            <w:tcW w:w="1606" w:type="dxa"/>
          </w:tcPr>
          <w:p w14:paraId="523BEE27" w14:textId="2F351EB8" w:rsidR="00641D24" w:rsidRPr="00AA699A" w:rsidRDefault="00212478" w:rsidP="006D0EC2">
            <w:r w:rsidRPr="00AA699A">
              <w:rPr>
                <w:rFonts w:hint="eastAsia"/>
              </w:rPr>
              <w:t>0x0101</w:t>
            </w:r>
          </w:p>
        </w:tc>
        <w:tc>
          <w:tcPr>
            <w:tcW w:w="5929" w:type="dxa"/>
          </w:tcPr>
          <w:p w14:paraId="602C3B0A" w14:textId="4D573115" w:rsidR="00641D24" w:rsidRPr="00AA699A" w:rsidRDefault="00212478" w:rsidP="006D0EC2">
            <w:r w:rsidRPr="00AA699A">
              <w:rPr>
                <w:rFonts w:hint="eastAsia"/>
              </w:rPr>
              <w:t>HMI version</w:t>
            </w:r>
            <w:r w:rsidR="008F34F0" w:rsidRPr="00AA699A">
              <w:rPr>
                <w:rFonts w:hint="eastAsia"/>
              </w:rPr>
              <w:t>；</w:t>
            </w:r>
            <w:r w:rsidR="008F34F0" w:rsidRPr="00AA699A">
              <w:rPr>
                <w:rFonts w:hint="eastAsia"/>
              </w:rPr>
              <w:t>V1.1</w:t>
            </w:r>
          </w:p>
        </w:tc>
      </w:tr>
      <w:tr w:rsidR="006D0EC2" w:rsidRPr="00AA699A" w14:paraId="0D1D9172" w14:textId="77777777" w:rsidTr="003845C5">
        <w:tc>
          <w:tcPr>
            <w:tcW w:w="1645" w:type="dxa"/>
          </w:tcPr>
          <w:p w14:paraId="44ECEFD6" w14:textId="45A9D058" w:rsidR="006D0EC2" w:rsidRPr="00AA699A" w:rsidRDefault="00F07402" w:rsidP="006D0EC2">
            <w:r w:rsidRPr="00AA699A">
              <w:t>0x101</w:t>
            </w:r>
            <w:r w:rsidR="00212478" w:rsidRPr="00AA699A">
              <w:rPr>
                <w:rFonts w:hint="eastAsia"/>
              </w:rPr>
              <w:t>F</w:t>
            </w:r>
            <w:r w:rsidR="006D0EC2" w:rsidRPr="00AA699A">
              <w:rPr>
                <w:rFonts w:hint="eastAsia"/>
              </w:rPr>
              <w:t>~0x108F</w:t>
            </w:r>
          </w:p>
        </w:tc>
        <w:tc>
          <w:tcPr>
            <w:tcW w:w="1606" w:type="dxa"/>
          </w:tcPr>
          <w:p w14:paraId="50B9BF8E" w14:textId="77777777" w:rsidR="006D0EC2" w:rsidRPr="00AA699A" w:rsidRDefault="006D0EC2" w:rsidP="006D0EC2">
            <w:r w:rsidRPr="00AA699A">
              <w:t>保留</w:t>
            </w:r>
          </w:p>
        </w:tc>
        <w:tc>
          <w:tcPr>
            <w:tcW w:w="5929" w:type="dxa"/>
          </w:tcPr>
          <w:p w14:paraId="00F68A20" w14:textId="77777777" w:rsidR="006D0EC2" w:rsidRPr="00AA699A" w:rsidRDefault="006D0EC2" w:rsidP="006D0EC2"/>
        </w:tc>
      </w:tr>
    </w:tbl>
    <w:p w14:paraId="42616F26" w14:textId="77777777" w:rsidR="00F869FB" w:rsidRPr="00AA699A" w:rsidRDefault="00F869FB" w:rsidP="00C2754F"/>
    <w:p w14:paraId="2EF1D4A4" w14:textId="77777777" w:rsidR="00870B9F" w:rsidRPr="00AA699A" w:rsidRDefault="003B7A9F" w:rsidP="0021643A">
      <w:pPr>
        <w:pStyle w:val="3"/>
        <w:numPr>
          <w:ilvl w:val="1"/>
          <w:numId w:val="20"/>
        </w:numPr>
        <w:rPr>
          <w:sz w:val="22"/>
        </w:rPr>
      </w:pPr>
      <w:bookmarkStart w:id="173" w:name="_Toc204328304"/>
      <w:r w:rsidRPr="00AA699A">
        <w:rPr>
          <w:rFonts w:hint="eastAsia"/>
          <w:sz w:val="22"/>
        </w:rPr>
        <w:t xml:space="preserve">Remote Control Information </w:t>
      </w:r>
      <w:r w:rsidR="00876D37" w:rsidRPr="00AA699A">
        <w:rPr>
          <w:rFonts w:hint="eastAsia"/>
          <w:sz w:val="22"/>
        </w:rPr>
        <w:t>/</w:t>
      </w:r>
      <w:r w:rsidR="00082D27" w:rsidRPr="00AA699A">
        <w:rPr>
          <w:rFonts w:hint="eastAsia"/>
          <w:sz w:val="22"/>
        </w:rPr>
        <w:t>遥控信息：</w:t>
      </w:r>
      <w:bookmarkEnd w:id="17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1701"/>
        <w:gridCol w:w="5811"/>
      </w:tblGrid>
      <w:tr w:rsidR="00703701" w:rsidRPr="00AA699A" w14:paraId="1A8B804A" w14:textId="77777777" w:rsidTr="003845C5">
        <w:tc>
          <w:tcPr>
            <w:tcW w:w="1668" w:type="dxa"/>
            <w:shd w:val="clear" w:color="auto" w:fill="BFBFBF" w:themeFill="background1" w:themeFillShade="BF"/>
            <w:vAlign w:val="center"/>
          </w:tcPr>
          <w:p w14:paraId="0E7772D8" w14:textId="77777777" w:rsidR="003B7A9F" w:rsidRPr="00AA699A" w:rsidRDefault="003B7A9F" w:rsidP="00F25777">
            <w:r w:rsidRPr="00AA699A">
              <w:rPr>
                <w:rFonts w:hint="eastAsia"/>
              </w:rPr>
              <w:t>Register</w:t>
            </w:r>
          </w:p>
          <w:p w14:paraId="177D8517" w14:textId="77777777" w:rsidR="00082D27" w:rsidRPr="00AA699A" w:rsidRDefault="00082D27" w:rsidP="00F25777">
            <w:r w:rsidRPr="00AA699A">
              <w:rPr>
                <w:rFonts w:hint="eastAsia"/>
              </w:rPr>
              <w:t>寄存器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56774CF" w14:textId="77777777" w:rsidR="003B7A9F" w:rsidRPr="00AA699A" w:rsidRDefault="003B7A9F" w:rsidP="00F25777">
            <w:r w:rsidRPr="00AA699A">
              <w:rPr>
                <w:rFonts w:hint="eastAsia"/>
              </w:rPr>
              <w:t>Content</w:t>
            </w:r>
          </w:p>
          <w:p w14:paraId="2CF8FE8B" w14:textId="77777777" w:rsidR="00082D27" w:rsidRPr="00AA699A" w:rsidRDefault="00082D27" w:rsidP="00F25777">
            <w:r w:rsidRPr="00AA699A">
              <w:rPr>
                <w:rFonts w:hint="eastAsia"/>
              </w:rPr>
              <w:t>内容</w:t>
            </w:r>
          </w:p>
        </w:tc>
        <w:tc>
          <w:tcPr>
            <w:tcW w:w="5811" w:type="dxa"/>
            <w:shd w:val="clear" w:color="auto" w:fill="BFBFBF" w:themeFill="background1" w:themeFillShade="BF"/>
          </w:tcPr>
          <w:p w14:paraId="6749F010" w14:textId="77777777" w:rsidR="00082D27" w:rsidRPr="00AA699A" w:rsidRDefault="00082D27" w:rsidP="00F25777">
            <w:r w:rsidRPr="00AA699A">
              <w:rPr>
                <w:rFonts w:hint="eastAsia"/>
              </w:rPr>
              <w:t>备注</w:t>
            </w:r>
          </w:p>
        </w:tc>
      </w:tr>
      <w:tr w:rsidR="00703701" w:rsidRPr="00AA699A" w14:paraId="582C7CC2" w14:textId="77777777" w:rsidTr="003845C5">
        <w:tc>
          <w:tcPr>
            <w:tcW w:w="1668" w:type="dxa"/>
          </w:tcPr>
          <w:p w14:paraId="74C54EA0" w14:textId="77777777" w:rsidR="00082D27" w:rsidRPr="00AA699A" w:rsidRDefault="00082D27" w:rsidP="00E54B72">
            <w:r w:rsidRPr="00AA699A">
              <w:rPr>
                <w:rFonts w:hint="eastAsia"/>
              </w:rPr>
              <w:t>0x10</w:t>
            </w:r>
            <w:r w:rsidR="00E54B72" w:rsidRPr="00AA699A">
              <w:rPr>
                <w:rFonts w:hint="eastAsia"/>
              </w:rPr>
              <w:t>9</w:t>
            </w:r>
            <w:r w:rsidRPr="00AA699A"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506655B9" w14:textId="77777777" w:rsidR="003B7A9F" w:rsidRPr="00AA699A" w:rsidRDefault="003B7A9F" w:rsidP="00F25777">
            <w:r w:rsidRPr="00AA699A">
              <w:rPr>
                <w:rFonts w:hint="eastAsia"/>
              </w:rPr>
              <w:t>Sleep Control</w:t>
            </w:r>
          </w:p>
          <w:p w14:paraId="00F36EF5" w14:textId="77777777" w:rsidR="00082D27" w:rsidRPr="00AA699A" w:rsidRDefault="00082D27" w:rsidP="00F25777">
            <w:r w:rsidRPr="00AA699A">
              <w:rPr>
                <w:rFonts w:hint="eastAsia"/>
              </w:rPr>
              <w:t>休眠控制</w:t>
            </w:r>
          </w:p>
        </w:tc>
        <w:tc>
          <w:tcPr>
            <w:tcW w:w="5811" w:type="dxa"/>
          </w:tcPr>
          <w:p w14:paraId="15F44AD4" w14:textId="77777777" w:rsidR="00082D27" w:rsidRPr="00AA699A" w:rsidRDefault="00082D27" w:rsidP="00F25777">
            <w:r w:rsidRPr="00AA699A">
              <w:rPr>
                <w:rFonts w:hint="eastAsia"/>
              </w:rPr>
              <w:t>写入</w:t>
            </w:r>
            <w:r w:rsidRPr="00AA699A">
              <w:rPr>
                <w:rFonts w:hint="eastAsia"/>
              </w:rPr>
              <w:t>0xAA</w:t>
            </w:r>
            <w:r w:rsidRPr="00AA699A">
              <w:rPr>
                <w:rFonts w:hint="eastAsia"/>
              </w:rPr>
              <w:t>，设备进入休眠状态</w:t>
            </w:r>
          </w:p>
          <w:p w14:paraId="57E765BB" w14:textId="77777777" w:rsidR="003F17A7" w:rsidRPr="00AA699A" w:rsidRDefault="003F17A7" w:rsidP="00F25777">
            <w:r w:rsidRPr="00AA699A">
              <w:rPr>
                <w:rFonts w:hint="eastAsia"/>
              </w:rPr>
              <w:t xml:space="preserve">0xAA: command the </w:t>
            </w:r>
            <w:r w:rsidR="001C63E6" w:rsidRPr="00AA699A">
              <w:rPr>
                <w:rFonts w:hint="eastAsia"/>
              </w:rPr>
              <w:t>battery</w:t>
            </w:r>
            <w:r w:rsidR="001C63E6" w:rsidRPr="00AA699A">
              <w:t xml:space="preserve"> </w:t>
            </w:r>
            <w:r w:rsidR="001C63E6" w:rsidRPr="00AA699A">
              <w:rPr>
                <w:rFonts w:hint="eastAsia"/>
              </w:rPr>
              <w:t>system</w:t>
            </w:r>
            <w:r w:rsidR="001C63E6" w:rsidRPr="00AA699A">
              <w:t xml:space="preserve"> </w:t>
            </w:r>
            <w:r w:rsidRPr="00AA699A">
              <w:rPr>
                <w:rFonts w:hint="eastAsia"/>
              </w:rPr>
              <w:t>to enter sleep status</w:t>
            </w:r>
          </w:p>
          <w:p w14:paraId="63369D8C" w14:textId="77777777" w:rsidR="00F04649" w:rsidRPr="00AA699A" w:rsidRDefault="00F04649" w:rsidP="00F25777">
            <w:r w:rsidRPr="00AA699A">
              <w:rPr>
                <w:rFonts w:hint="eastAsia"/>
              </w:rPr>
              <w:t>写入</w:t>
            </w:r>
            <w:r w:rsidRPr="00AA699A">
              <w:rPr>
                <w:rFonts w:hint="eastAsia"/>
              </w:rPr>
              <w:t>0x55</w:t>
            </w:r>
            <w:r w:rsidRPr="00AA699A">
              <w:rPr>
                <w:rFonts w:hint="eastAsia"/>
              </w:rPr>
              <w:t>，设备从休眠状态唤醒</w:t>
            </w:r>
          </w:p>
          <w:p w14:paraId="4146E784" w14:textId="77777777" w:rsidR="003F17A7" w:rsidRPr="00AA699A" w:rsidRDefault="003F17A7" w:rsidP="00F25777">
            <w:r w:rsidRPr="00AA699A">
              <w:rPr>
                <w:rFonts w:hint="eastAsia"/>
              </w:rPr>
              <w:t>0x55: wake up from sleep status</w:t>
            </w:r>
          </w:p>
        </w:tc>
      </w:tr>
      <w:tr w:rsidR="00703701" w:rsidRPr="00AA699A" w14:paraId="7E6FD196" w14:textId="77777777" w:rsidTr="003845C5">
        <w:tc>
          <w:tcPr>
            <w:tcW w:w="1668" w:type="dxa"/>
          </w:tcPr>
          <w:p w14:paraId="3DBAF518" w14:textId="77777777" w:rsidR="00FD5C96" w:rsidRPr="00AA699A" w:rsidRDefault="00FD5C96" w:rsidP="00E54B72">
            <w:r w:rsidRPr="00AA699A">
              <w:rPr>
                <w:rFonts w:hint="eastAsia"/>
              </w:rPr>
              <w:t>0x1091</w:t>
            </w:r>
          </w:p>
        </w:tc>
        <w:tc>
          <w:tcPr>
            <w:tcW w:w="1701" w:type="dxa"/>
          </w:tcPr>
          <w:p w14:paraId="485972A9" w14:textId="77777777" w:rsidR="003B7A9F" w:rsidRPr="00AA699A" w:rsidRDefault="003B7A9F" w:rsidP="00F25777">
            <w:r w:rsidRPr="00AA699A">
              <w:rPr>
                <w:rFonts w:hint="eastAsia"/>
              </w:rPr>
              <w:t xml:space="preserve">Charge </w:t>
            </w:r>
            <w:r w:rsidR="00D448C8" w:rsidRPr="00AA699A">
              <w:rPr>
                <w:rFonts w:hint="eastAsia"/>
              </w:rPr>
              <w:t>Command</w:t>
            </w:r>
          </w:p>
          <w:p w14:paraId="2A90882D" w14:textId="77777777" w:rsidR="00FD5C96" w:rsidRPr="00AA699A" w:rsidRDefault="00FD5C96" w:rsidP="00F25777">
            <w:r w:rsidRPr="00AA699A">
              <w:rPr>
                <w:rFonts w:hint="eastAsia"/>
              </w:rPr>
              <w:t>充电命令</w:t>
            </w:r>
          </w:p>
        </w:tc>
        <w:tc>
          <w:tcPr>
            <w:tcW w:w="5811" w:type="dxa"/>
          </w:tcPr>
          <w:p w14:paraId="05C4E478" w14:textId="77777777" w:rsidR="00FD5C96" w:rsidRPr="00AA699A" w:rsidRDefault="00FD5C96" w:rsidP="00F25777">
            <w:bookmarkStart w:id="174" w:name="OLE_LINK46"/>
            <w:bookmarkStart w:id="175" w:name="OLE_LINK47"/>
            <w:r w:rsidRPr="00AA699A">
              <w:rPr>
                <w:rFonts w:hint="eastAsia"/>
              </w:rPr>
              <w:t>0xAA:</w:t>
            </w:r>
            <w:r w:rsidR="003B7A9F" w:rsidRPr="00AA699A">
              <w:rPr>
                <w:rFonts w:hint="eastAsia"/>
              </w:rPr>
              <w:t xml:space="preserve"> effective  </w:t>
            </w:r>
            <w:r w:rsidRPr="00AA699A">
              <w:rPr>
                <w:rFonts w:hint="eastAsia"/>
              </w:rPr>
              <w:t>有效</w:t>
            </w:r>
          </w:p>
          <w:p w14:paraId="6D7D72F5" w14:textId="77777777" w:rsidR="00FD5C96" w:rsidRPr="00AA699A" w:rsidRDefault="003B7A9F" w:rsidP="0073163B">
            <w:r w:rsidRPr="00AA699A">
              <w:rPr>
                <w:rFonts w:hint="eastAsia"/>
              </w:rPr>
              <w:t xml:space="preserve">Others: </w:t>
            </w:r>
            <w:r w:rsidR="0073163B" w:rsidRPr="00AA699A">
              <w:rPr>
                <w:rFonts w:hint="eastAsia"/>
              </w:rPr>
              <w:t>NULL</w:t>
            </w:r>
            <w:r w:rsidRPr="00AA699A">
              <w:rPr>
                <w:rFonts w:hint="eastAsia"/>
              </w:rPr>
              <w:t xml:space="preserve">  </w:t>
            </w:r>
            <w:r w:rsidR="00FD5C96" w:rsidRPr="00AA699A">
              <w:rPr>
                <w:rFonts w:hint="eastAsia"/>
              </w:rPr>
              <w:t>其他：无效</w:t>
            </w:r>
            <w:bookmarkEnd w:id="174"/>
            <w:bookmarkEnd w:id="175"/>
          </w:p>
          <w:p w14:paraId="00B01705" w14:textId="77777777" w:rsidR="007E421B" w:rsidRPr="00AA699A" w:rsidRDefault="007E421B" w:rsidP="0073163B">
            <w:r w:rsidRPr="00AA699A">
              <w:rPr>
                <w:rFonts w:hint="eastAsia"/>
              </w:rPr>
              <w:t>P</w:t>
            </w:r>
            <w:r w:rsidRPr="00AA699A">
              <w:t>lease check NOTE below</w:t>
            </w:r>
          </w:p>
        </w:tc>
      </w:tr>
      <w:tr w:rsidR="00703701" w:rsidRPr="00AA699A" w14:paraId="5D13D72C" w14:textId="77777777" w:rsidTr="003845C5">
        <w:tc>
          <w:tcPr>
            <w:tcW w:w="1668" w:type="dxa"/>
          </w:tcPr>
          <w:p w14:paraId="22C85F3B" w14:textId="77777777" w:rsidR="00FD5C96" w:rsidRPr="00AA699A" w:rsidRDefault="00FD5C96" w:rsidP="00FD5C96">
            <w:r w:rsidRPr="00AA699A">
              <w:rPr>
                <w:rFonts w:hint="eastAsia"/>
              </w:rPr>
              <w:t>0x1092</w:t>
            </w:r>
          </w:p>
        </w:tc>
        <w:tc>
          <w:tcPr>
            <w:tcW w:w="1701" w:type="dxa"/>
          </w:tcPr>
          <w:p w14:paraId="7BFA237C" w14:textId="77777777" w:rsidR="003B7A9F" w:rsidRPr="00AA699A" w:rsidRDefault="003B7A9F" w:rsidP="0037129D">
            <w:r w:rsidRPr="00AA699A">
              <w:rPr>
                <w:rFonts w:hint="eastAsia"/>
              </w:rPr>
              <w:t xml:space="preserve">Discharge </w:t>
            </w:r>
            <w:r w:rsidR="00D448C8" w:rsidRPr="00AA699A">
              <w:t>Command</w:t>
            </w:r>
          </w:p>
          <w:p w14:paraId="46305012" w14:textId="77777777" w:rsidR="00FD5C96" w:rsidRPr="00AA699A" w:rsidRDefault="00FD5C96" w:rsidP="0037129D">
            <w:r w:rsidRPr="00AA699A">
              <w:rPr>
                <w:rFonts w:hint="eastAsia"/>
              </w:rPr>
              <w:t>放电命令</w:t>
            </w:r>
          </w:p>
        </w:tc>
        <w:tc>
          <w:tcPr>
            <w:tcW w:w="5811" w:type="dxa"/>
          </w:tcPr>
          <w:p w14:paraId="467C9E7A" w14:textId="77777777" w:rsidR="003B7A9F" w:rsidRPr="00AA699A" w:rsidRDefault="003B7A9F" w:rsidP="003B7A9F">
            <w:r w:rsidRPr="00AA699A">
              <w:t xml:space="preserve">0xAA: effective  </w:t>
            </w:r>
            <w:r w:rsidRPr="00AA699A">
              <w:rPr>
                <w:rFonts w:hint="eastAsia"/>
              </w:rPr>
              <w:t>有效</w:t>
            </w:r>
          </w:p>
          <w:p w14:paraId="35D8834A" w14:textId="77777777" w:rsidR="00FD5C96" w:rsidRPr="00AA699A" w:rsidRDefault="003B7A9F" w:rsidP="0073163B">
            <w:r w:rsidRPr="00AA699A">
              <w:t xml:space="preserve">Others: </w:t>
            </w:r>
            <w:r w:rsidR="0073163B" w:rsidRPr="00AA699A">
              <w:rPr>
                <w:rFonts w:hint="eastAsia"/>
              </w:rPr>
              <w:t>NULL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其他：无效</w:t>
            </w:r>
          </w:p>
          <w:p w14:paraId="4E3186F9" w14:textId="77777777" w:rsidR="00643C03" w:rsidRPr="00AA699A" w:rsidRDefault="00643C03" w:rsidP="0073163B">
            <w:r w:rsidRPr="00AA699A">
              <w:rPr>
                <w:rFonts w:hint="eastAsia"/>
              </w:rPr>
              <w:t>P</w:t>
            </w:r>
            <w:r w:rsidRPr="00AA699A">
              <w:t>lease check NOTE below</w:t>
            </w:r>
          </w:p>
        </w:tc>
      </w:tr>
      <w:tr w:rsidR="00703701" w:rsidRPr="00AA699A" w14:paraId="0BB18E00" w14:textId="77777777" w:rsidTr="003845C5">
        <w:tc>
          <w:tcPr>
            <w:tcW w:w="1668" w:type="dxa"/>
          </w:tcPr>
          <w:p w14:paraId="5D328F38" w14:textId="77777777" w:rsidR="004723BC" w:rsidRPr="00AA699A" w:rsidRDefault="004723BC" w:rsidP="00FD5C96">
            <w:r w:rsidRPr="00AA699A">
              <w:rPr>
                <w:rFonts w:hint="eastAsia"/>
              </w:rPr>
              <w:t>0x1093</w:t>
            </w:r>
          </w:p>
        </w:tc>
        <w:tc>
          <w:tcPr>
            <w:tcW w:w="1701" w:type="dxa"/>
          </w:tcPr>
          <w:p w14:paraId="77AD482F" w14:textId="77777777" w:rsidR="0021643A" w:rsidRPr="00AA699A" w:rsidRDefault="00406E0F" w:rsidP="0037129D">
            <w:r w:rsidRPr="00AA699A">
              <w:rPr>
                <w:rFonts w:hint="eastAsia"/>
              </w:rPr>
              <w:t>临时屏蔽“无通信时切离继电器</w:t>
            </w:r>
            <w:r w:rsidR="00B33B05" w:rsidRPr="00AA699A">
              <w:rPr>
                <w:rFonts w:hint="eastAsia"/>
              </w:rPr>
              <w:t>功能</w:t>
            </w:r>
            <w:r w:rsidRPr="00AA699A">
              <w:rPr>
                <w:rFonts w:hint="eastAsia"/>
              </w:rPr>
              <w:t>”</w:t>
            </w:r>
            <w:r w:rsidR="00B33B05" w:rsidRPr="00AA699A">
              <w:rPr>
                <w:rFonts w:hint="eastAsia"/>
              </w:rPr>
              <w:t>的请求</w:t>
            </w:r>
            <w:r w:rsidR="003845C5" w:rsidRPr="00AA699A">
              <w:rPr>
                <w:rFonts w:hint="eastAsia"/>
              </w:rPr>
              <w:t>（警示：不正当使用会</w:t>
            </w:r>
            <w:r w:rsidR="003845C5" w:rsidRPr="00AA699A">
              <w:rPr>
                <w:rFonts w:hint="eastAsia"/>
              </w:rPr>
              <w:lastRenderedPageBreak/>
              <w:t>造成系统严重安全风险）</w:t>
            </w:r>
          </w:p>
          <w:p w14:paraId="4DB7220B" w14:textId="77777777" w:rsidR="003845C5" w:rsidRPr="00AA699A" w:rsidRDefault="00F13F3A" w:rsidP="0037129D">
            <w:r w:rsidRPr="00AA699A">
              <w:t>Temporary masking “external communication error” command</w:t>
            </w:r>
            <w:r w:rsidR="007E421B" w:rsidRPr="00AA699A">
              <w:t xml:space="preserve"> </w:t>
            </w:r>
            <w:r w:rsidR="003845C5" w:rsidRPr="00AA699A">
              <w:t>(</w:t>
            </w:r>
            <w:r w:rsidR="000226B8" w:rsidRPr="00AA699A">
              <w:t>Danger: High Safety Risk from improper use)</w:t>
            </w:r>
          </w:p>
        </w:tc>
        <w:tc>
          <w:tcPr>
            <w:tcW w:w="5811" w:type="dxa"/>
          </w:tcPr>
          <w:p w14:paraId="05A1DA4A" w14:textId="77777777" w:rsidR="004723BC" w:rsidRPr="00AA699A" w:rsidRDefault="004723BC" w:rsidP="004723BC">
            <w:r w:rsidRPr="00AA699A">
              <w:lastRenderedPageBreak/>
              <w:t xml:space="preserve">0xAA: effective  </w:t>
            </w:r>
            <w:r w:rsidRPr="00AA699A">
              <w:rPr>
                <w:rFonts w:hint="eastAsia"/>
              </w:rPr>
              <w:t>有效</w:t>
            </w:r>
          </w:p>
          <w:p w14:paraId="2D3FF7A4" w14:textId="77777777" w:rsidR="004723BC" w:rsidRPr="00AA699A" w:rsidRDefault="004723BC" w:rsidP="004723BC">
            <w:r w:rsidRPr="00AA699A">
              <w:t xml:space="preserve">Others: </w:t>
            </w:r>
            <w:r w:rsidRPr="00AA699A">
              <w:rPr>
                <w:rFonts w:hint="eastAsia"/>
              </w:rPr>
              <w:t>NULL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其他：无效</w:t>
            </w:r>
          </w:p>
          <w:p w14:paraId="0A0C0F3F" w14:textId="77777777" w:rsidR="00377AC0" w:rsidRPr="00AA699A" w:rsidRDefault="00377AC0" w:rsidP="004723BC">
            <w:r w:rsidRPr="00AA699A">
              <w:rPr>
                <w:rFonts w:hint="eastAsia"/>
              </w:rPr>
              <w:t>P</w:t>
            </w:r>
            <w:r w:rsidRPr="00AA699A">
              <w:t>lease check NOTE below</w:t>
            </w:r>
          </w:p>
        </w:tc>
      </w:tr>
      <w:tr w:rsidR="004D478F" w:rsidRPr="00AA699A" w14:paraId="44D3392F" w14:textId="77777777" w:rsidTr="003845C5">
        <w:tc>
          <w:tcPr>
            <w:tcW w:w="1668" w:type="dxa"/>
          </w:tcPr>
          <w:p w14:paraId="397F5425" w14:textId="641391E0" w:rsidR="004D478F" w:rsidRPr="00AA699A" w:rsidRDefault="004D478F" w:rsidP="004D478F">
            <w:r w:rsidRPr="00AA699A">
              <w:rPr>
                <w:rFonts w:hint="eastAsia"/>
              </w:rPr>
              <w:lastRenderedPageBreak/>
              <w:t>0x</w:t>
            </w:r>
            <w:r w:rsidRPr="00AA699A">
              <w:t>1094</w:t>
            </w:r>
          </w:p>
        </w:tc>
        <w:tc>
          <w:tcPr>
            <w:tcW w:w="1701" w:type="dxa"/>
          </w:tcPr>
          <w:p w14:paraId="0A8B05AC" w14:textId="69B01BDA" w:rsidR="004D478F" w:rsidRPr="00AA699A" w:rsidRDefault="005D0149" w:rsidP="004D478F">
            <w:r w:rsidRPr="00AA699A">
              <w:rPr>
                <w:rFonts w:hint="eastAsia"/>
              </w:rPr>
              <w:t>‘</w:t>
            </w:r>
            <w:r w:rsidRPr="00AA699A">
              <w:t xml:space="preserve">Run’ flag 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 xml:space="preserve"> inf</w:t>
            </w:r>
            <w:r w:rsidRPr="00AA699A">
              <w:t>orm system to close relay.</w:t>
            </w:r>
            <w:r w:rsidRPr="00AA699A">
              <w:rPr>
                <w:rFonts w:hint="eastAsia"/>
              </w:rPr>
              <w:t xml:space="preserve"> </w:t>
            </w:r>
            <w:r w:rsidR="004D478F" w:rsidRPr="00AA699A">
              <w:rPr>
                <w:rFonts w:hint="eastAsia"/>
              </w:rPr>
              <w:t>“运行”指令，通知系统开始并柜</w:t>
            </w:r>
          </w:p>
          <w:p w14:paraId="64CBE4A2" w14:textId="41B0AF9B" w:rsidR="005D0149" w:rsidRPr="00AA699A" w:rsidRDefault="005D0149" w:rsidP="004D478F"/>
        </w:tc>
        <w:tc>
          <w:tcPr>
            <w:tcW w:w="5811" w:type="dxa"/>
          </w:tcPr>
          <w:p w14:paraId="1C43762E" w14:textId="77777777" w:rsidR="004D478F" w:rsidRPr="00AA699A" w:rsidRDefault="004D478F" w:rsidP="004D478F">
            <w:r w:rsidRPr="00AA699A">
              <w:rPr>
                <w:rFonts w:hint="eastAsia"/>
              </w:rPr>
              <w:t xml:space="preserve">0xAA: effective  </w:t>
            </w:r>
            <w:r w:rsidRPr="00AA699A">
              <w:rPr>
                <w:rFonts w:hint="eastAsia"/>
              </w:rPr>
              <w:t>有效，</w:t>
            </w:r>
          </w:p>
          <w:p w14:paraId="63198AA4" w14:textId="77777777" w:rsidR="004D478F" w:rsidRPr="00AA699A" w:rsidRDefault="004D478F" w:rsidP="004D478F">
            <w:r w:rsidRPr="00AA699A">
              <w:t xml:space="preserve">Others: </w:t>
            </w:r>
            <w:r w:rsidRPr="00AA699A">
              <w:rPr>
                <w:rFonts w:hint="eastAsia"/>
              </w:rPr>
              <w:t>NULL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其他：无效</w:t>
            </w:r>
          </w:p>
          <w:p w14:paraId="7D0F08D8" w14:textId="65E89DCD" w:rsidR="004D478F" w:rsidRPr="00AA699A" w:rsidRDefault="004D478F" w:rsidP="004D478F">
            <w:r w:rsidRPr="00AA699A">
              <w:rPr>
                <w:rFonts w:hint="eastAsia"/>
              </w:rPr>
              <w:t>P</w:t>
            </w:r>
            <w:r w:rsidRPr="00AA699A">
              <w:t>lease check NOTE below</w:t>
            </w:r>
            <w:r w:rsidRPr="00AA699A" w:rsidDel="00B6092A">
              <w:t xml:space="preserve"> </w:t>
            </w:r>
          </w:p>
        </w:tc>
      </w:tr>
      <w:tr w:rsidR="004F7992" w:rsidRPr="00AA699A" w14:paraId="6D2EE19D" w14:textId="77777777" w:rsidTr="003845C5">
        <w:tc>
          <w:tcPr>
            <w:tcW w:w="1668" w:type="dxa"/>
          </w:tcPr>
          <w:p w14:paraId="2D6A980F" w14:textId="4B769E65" w:rsidR="004F7992" w:rsidRPr="00AA699A" w:rsidRDefault="004F7992" w:rsidP="003B64F1">
            <w:r w:rsidRPr="00AA699A">
              <w:rPr>
                <w:rFonts w:hint="eastAsia"/>
              </w:rPr>
              <w:t>0x1095</w:t>
            </w:r>
          </w:p>
        </w:tc>
        <w:tc>
          <w:tcPr>
            <w:tcW w:w="1701" w:type="dxa"/>
          </w:tcPr>
          <w:p w14:paraId="6D583BB5" w14:textId="55FD32FD" w:rsidR="004F7992" w:rsidRPr="00AA699A" w:rsidRDefault="004F7992" w:rsidP="003B64F1">
            <w:r w:rsidRPr="00AA699A">
              <w:rPr>
                <w:rFonts w:hint="eastAsia"/>
              </w:rPr>
              <w:t>解除故障锁死状态</w:t>
            </w:r>
          </w:p>
        </w:tc>
        <w:tc>
          <w:tcPr>
            <w:tcW w:w="5811" w:type="dxa"/>
          </w:tcPr>
          <w:p w14:paraId="2AF46841" w14:textId="77777777" w:rsidR="004F7992" w:rsidRPr="00AA699A" w:rsidRDefault="004F7992" w:rsidP="004F7992">
            <w:r w:rsidRPr="00AA699A">
              <w:rPr>
                <w:rFonts w:hint="eastAsia"/>
              </w:rPr>
              <w:t xml:space="preserve">0xAA: effective  </w:t>
            </w:r>
            <w:r w:rsidRPr="00AA699A">
              <w:rPr>
                <w:rFonts w:hint="eastAsia"/>
              </w:rPr>
              <w:t>有效，</w:t>
            </w:r>
          </w:p>
          <w:p w14:paraId="6CF77ACC" w14:textId="19589D56" w:rsidR="004F7992" w:rsidRPr="00AA699A" w:rsidRDefault="004F7992" w:rsidP="003B64F1">
            <w:r w:rsidRPr="00AA699A">
              <w:t xml:space="preserve">Others: </w:t>
            </w:r>
            <w:r w:rsidRPr="00AA699A">
              <w:rPr>
                <w:rFonts w:hint="eastAsia"/>
              </w:rPr>
              <w:t>NULL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其他：无效</w:t>
            </w:r>
          </w:p>
        </w:tc>
      </w:tr>
      <w:tr w:rsidR="003B64F1" w:rsidRPr="00AA699A" w14:paraId="1799EF60" w14:textId="77777777" w:rsidTr="003845C5">
        <w:tc>
          <w:tcPr>
            <w:tcW w:w="1668" w:type="dxa"/>
          </w:tcPr>
          <w:p w14:paraId="51B166E5" w14:textId="386D0925" w:rsidR="003B64F1" w:rsidRPr="00AA699A" w:rsidRDefault="004D478F" w:rsidP="003B64F1">
            <w:r w:rsidRPr="00AA699A">
              <w:rPr>
                <w:rFonts w:hint="eastAsia"/>
              </w:rPr>
              <w:t>0</w:t>
            </w:r>
            <w:r w:rsidRPr="00AA699A">
              <w:t>x109</w:t>
            </w:r>
            <w:r w:rsidR="004F7992" w:rsidRPr="00AA699A">
              <w:rPr>
                <w:rFonts w:hint="eastAsia"/>
              </w:rPr>
              <w:t>6</w:t>
            </w:r>
          </w:p>
        </w:tc>
        <w:tc>
          <w:tcPr>
            <w:tcW w:w="1701" w:type="dxa"/>
          </w:tcPr>
          <w:p w14:paraId="54D98115" w14:textId="77777777" w:rsidR="00CD3F6F" w:rsidRPr="00AA699A" w:rsidRDefault="00CD3F6F" w:rsidP="00CD3F6F">
            <w:pPr>
              <w:rPr>
                <w:rFonts w:cstheme="minorHAnsi"/>
              </w:rPr>
            </w:pPr>
            <w:r w:rsidRPr="00AA699A">
              <w:rPr>
                <w:rFonts w:cstheme="minorHAnsi"/>
              </w:rPr>
              <w:t>Reset BMS statistics and recalibrate SOC values</w:t>
            </w:r>
          </w:p>
          <w:p w14:paraId="3739DBDF" w14:textId="77777777" w:rsidR="00CD3F6F" w:rsidRPr="00AA699A" w:rsidRDefault="00CD3F6F" w:rsidP="00CD3F6F">
            <w:pPr>
              <w:rPr>
                <w:rFonts w:cstheme="minorHAnsi"/>
              </w:rPr>
            </w:pPr>
          </w:p>
          <w:p w14:paraId="1DC53416" w14:textId="41B4BA4D" w:rsidR="003B64F1" w:rsidRPr="00AA699A" w:rsidRDefault="00CD3F6F" w:rsidP="00CD3F6F">
            <w:pPr>
              <w:rPr>
                <w:rFonts w:cstheme="minorHAnsi"/>
              </w:rPr>
            </w:pPr>
            <w:r w:rsidRPr="00AA699A">
              <w:rPr>
                <w:rFonts w:cstheme="minorHAnsi" w:hint="eastAsia"/>
              </w:rPr>
              <w:t>清除</w:t>
            </w:r>
            <w:r w:rsidRPr="00AA699A">
              <w:rPr>
                <w:rFonts w:cstheme="minorHAnsi" w:hint="eastAsia"/>
              </w:rPr>
              <w:t>BMS</w:t>
            </w:r>
            <w:r w:rsidRPr="00AA699A">
              <w:rPr>
                <w:rFonts w:cstheme="minorHAnsi" w:hint="eastAsia"/>
              </w:rPr>
              <w:t>统计数据，重新标定</w:t>
            </w:r>
            <w:r w:rsidRPr="00AA699A">
              <w:rPr>
                <w:rFonts w:cstheme="minorHAnsi" w:hint="eastAsia"/>
              </w:rPr>
              <w:t>SOC</w:t>
            </w:r>
            <w:r w:rsidRPr="00AA699A">
              <w:rPr>
                <w:rFonts w:cstheme="minorHAnsi" w:hint="eastAsia"/>
              </w:rPr>
              <w:t>值</w:t>
            </w:r>
          </w:p>
        </w:tc>
        <w:tc>
          <w:tcPr>
            <w:tcW w:w="5811" w:type="dxa"/>
          </w:tcPr>
          <w:p w14:paraId="5C81C0EE" w14:textId="77777777" w:rsidR="00CD3F6F" w:rsidRPr="00AA699A" w:rsidRDefault="00CD3F6F" w:rsidP="00CD3F6F">
            <w:pPr>
              <w:rPr>
                <w:rFonts w:cstheme="minorHAnsi"/>
              </w:rPr>
            </w:pPr>
            <w:r w:rsidRPr="00AA699A">
              <w:rPr>
                <w:rFonts w:cstheme="minorHAnsi" w:hint="eastAsia"/>
              </w:rPr>
              <w:t xml:space="preserve">0xAA: effective  </w:t>
            </w:r>
            <w:r w:rsidRPr="00AA699A">
              <w:rPr>
                <w:rFonts w:cstheme="minorHAnsi" w:hint="eastAsia"/>
              </w:rPr>
              <w:t>有效，</w:t>
            </w:r>
          </w:p>
          <w:p w14:paraId="78D34845" w14:textId="77777777" w:rsidR="00CD3F6F" w:rsidRPr="00AA699A" w:rsidRDefault="00CD3F6F" w:rsidP="00CD3F6F">
            <w:pPr>
              <w:rPr>
                <w:rFonts w:cstheme="minorHAnsi"/>
              </w:rPr>
            </w:pPr>
            <w:r w:rsidRPr="00AA699A">
              <w:rPr>
                <w:rFonts w:cstheme="minorHAnsi"/>
              </w:rPr>
              <w:t xml:space="preserve">Others: </w:t>
            </w:r>
            <w:r w:rsidRPr="00AA699A">
              <w:rPr>
                <w:rFonts w:cstheme="minorHAnsi" w:hint="eastAsia"/>
              </w:rPr>
              <w:t>NULL</w:t>
            </w:r>
            <w:r w:rsidRPr="00AA699A">
              <w:rPr>
                <w:rFonts w:cstheme="minorHAnsi"/>
              </w:rPr>
              <w:t xml:space="preserve">  </w:t>
            </w:r>
            <w:r w:rsidRPr="00AA699A">
              <w:rPr>
                <w:rFonts w:cstheme="minorHAnsi" w:hint="eastAsia"/>
              </w:rPr>
              <w:t>其他：无效</w:t>
            </w:r>
          </w:p>
          <w:p w14:paraId="5C8868CA" w14:textId="77777777" w:rsidR="00CD3F6F" w:rsidRPr="00AA699A" w:rsidRDefault="00CD3F6F" w:rsidP="00CD3F6F">
            <w:pPr>
              <w:rPr>
                <w:rFonts w:cstheme="minorHAnsi"/>
              </w:rPr>
            </w:pPr>
          </w:p>
          <w:p w14:paraId="4C766276" w14:textId="77777777" w:rsidR="00CD3F6F" w:rsidRPr="00AA699A" w:rsidRDefault="00CD3F6F" w:rsidP="00CD3F6F">
            <w:pPr>
              <w:rPr>
                <w:rFonts w:cstheme="minorHAnsi"/>
              </w:rPr>
            </w:pPr>
            <w:r w:rsidRPr="00AA699A">
              <w:rPr>
                <w:rFonts w:cstheme="minorHAnsi"/>
              </w:rPr>
              <w:t xml:space="preserve">Execute once only during initial power-on at new site deployment </w:t>
            </w:r>
          </w:p>
          <w:p w14:paraId="0F9F5849" w14:textId="77777777" w:rsidR="00CD3F6F" w:rsidRPr="00AA699A" w:rsidRDefault="00CD3F6F" w:rsidP="00CD3F6F">
            <w:pPr>
              <w:rPr>
                <w:rFonts w:cstheme="minorHAnsi"/>
              </w:rPr>
            </w:pPr>
          </w:p>
          <w:p w14:paraId="316C021D" w14:textId="7828F29C" w:rsidR="003B64F1" w:rsidRPr="00AA699A" w:rsidRDefault="00CD3F6F" w:rsidP="00CD3F6F">
            <w:pPr>
              <w:rPr>
                <w:rFonts w:cstheme="minorHAnsi"/>
              </w:rPr>
            </w:pPr>
            <w:r w:rsidRPr="00AA699A">
              <w:rPr>
                <w:rFonts w:cstheme="minorHAnsi" w:hint="eastAsia"/>
              </w:rPr>
              <w:t>仅在新建站点时，机器第一次上电开机的时候下发一次即可。</w:t>
            </w:r>
          </w:p>
        </w:tc>
      </w:tr>
      <w:tr w:rsidR="00DA0D00" w:rsidRPr="00AA699A" w14:paraId="35FD40C6" w14:textId="77777777" w:rsidTr="003845C5">
        <w:tc>
          <w:tcPr>
            <w:tcW w:w="1668" w:type="dxa"/>
          </w:tcPr>
          <w:p w14:paraId="6B1DC4AB" w14:textId="6215986A" w:rsidR="00DA0D00" w:rsidRPr="00AA699A" w:rsidRDefault="00DA0D00" w:rsidP="003B64F1">
            <w:r w:rsidRPr="00AA699A">
              <w:rPr>
                <w:rFonts w:hint="eastAsia"/>
              </w:rPr>
              <w:t>0x1097</w:t>
            </w:r>
          </w:p>
        </w:tc>
        <w:tc>
          <w:tcPr>
            <w:tcW w:w="1701" w:type="dxa"/>
          </w:tcPr>
          <w:p w14:paraId="700EC290" w14:textId="6174C8E7" w:rsidR="00DA0D00" w:rsidRPr="00AA699A" w:rsidRDefault="008A2EEA" w:rsidP="00CD3F6F">
            <w:pPr>
              <w:rPr>
                <w:rFonts w:cstheme="minorHAnsi"/>
              </w:rPr>
            </w:pPr>
            <w:r w:rsidRPr="00AA699A">
              <w:rPr>
                <w:rFonts w:cstheme="minorHAnsi" w:hint="eastAsia"/>
              </w:rPr>
              <w:t>0x1096</w:t>
            </w:r>
            <w:r w:rsidR="00846BAF" w:rsidRPr="00AA699A">
              <w:rPr>
                <w:rFonts w:cstheme="minorHAnsi" w:hint="eastAsia"/>
              </w:rPr>
              <w:t>清除指令</w:t>
            </w:r>
            <w:r w:rsidRPr="00AA699A">
              <w:rPr>
                <w:rFonts w:cstheme="minorHAnsi" w:hint="eastAsia"/>
              </w:rPr>
              <w:t>执行</w:t>
            </w:r>
            <w:r w:rsidR="00846BAF" w:rsidRPr="00AA699A">
              <w:rPr>
                <w:rFonts w:cstheme="minorHAnsi" w:hint="eastAsia"/>
              </w:rPr>
              <w:t>状态</w:t>
            </w:r>
          </w:p>
        </w:tc>
        <w:tc>
          <w:tcPr>
            <w:tcW w:w="5811" w:type="dxa"/>
          </w:tcPr>
          <w:p w14:paraId="64AEA17D" w14:textId="158561DE" w:rsidR="006A21C9" w:rsidRPr="00AA699A" w:rsidRDefault="006A21C9" w:rsidP="006A21C9">
            <w:r w:rsidRPr="00AA699A">
              <w:rPr>
                <w:rFonts w:hint="eastAsia"/>
              </w:rPr>
              <w:t xml:space="preserve">0xAA: </w:t>
            </w:r>
            <w:r w:rsidRPr="00AA699A">
              <w:rPr>
                <w:rFonts w:hint="eastAsia"/>
              </w:rPr>
              <w:t>清除中</w:t>
            </w:r>
          </w:p>
          <w:p w14:paraId="1A7637DE" w14:textId="298B525F" w:rsidR="006A21C9" w:rsidRPr="00AA699A" w:rsidRDefault="006A21C9" w:rsidP="006A21C9">
            <w:r w:rsidRPr="00AA699A">
              <w:rPr>
                <w:rFonts w:hint="eastAsia"/>
              </w:rPr>
              <w:t>0x55</w:t>
            </w:r>
            <w:r w:rsidRPr="00AA699A">
              <w:rPr>
                <w:rFonts w:hint="eastAsia"/>
              </w:rPr>
              <w:t>：清除成功</w:t>
            </w:r>
          </w:p>
          <w:p w14:paraId="014B04A1" w14:textId="06FE13CF" w:rsidR="00DA0D00" w:rsidRPr="00AA699A" w:rsidRDefault="006A21C9" w:rsidP="006A21C9">
            <w:pPr>
              <w:rPr>
                <w:rFonts w:cstheme="minorHAnsi"/>
              </w:rPr>
            </w:pPr>
            <w:r w:rsidRPr="00AA699A">
              <w:rPr>
                <w:rFonts w:hint="eastAsia"/>
              </w:rPr>
              <w:t>Others</w:t>
            </w:r>
            <w:r w:rsidRPr="00AA699A">
              <w:rPr>
                <w:rFonts w:hint="eastAsia"/>
              </w:rPr>
              <w:t>：清除失败</w:t>
            </w:r>
          </w:p>
        </w:tc>
      </w:tr>
      <w:tr w:rsidR="00EE0823" w:rsidRPr="00AA699A" w14:paraId="5C4B1D6F" w14:textId="77777777" w:rsidTr="003845C5">
        <w:trPr>
          <w:ins w:id="176" w:author="Pylon" w:date="2026-07-21T18:36:00Z"/>
        </w:trPr>
        <w:tc>
          <w:tcPr>
            <w:tcW w:w="1668" w:type="dxa"/>
          </w:tcPr>
          <w:p w14:paraId="1FAA3818" w14:textId="35D98BEC" w:rsidR="00EE0823" w:rsidRPr="00AA699A" w:rsidRDefault="00EE0823" w:rsidP="003B64F1">
            <w:pPr>
              <w:rPr>
                <w:ins w:id="177" w:author="Pylon" w:date="2026-07-21T18:36:00Z"/>
              </w:rPr>
            </w:pPr>
            <w:ins w:id="178" w:author="Pylon" w:date="2026-07-21T18:36:00Z">
              <w:r>
                <w:rPr>
                  <w:rFonts w:hint="eastAsia"/>
                </w:rPr>
                <w:t>0</w:t>
              </w:r>
            </w:ins>
            <w:ins w:id="179" w:author="Pylon" w:date="2026-07-21T18:37:00Z">
              <w:r>
                <w:rPr>
                  <w:rFonts w:hint="eastAsia"/>
                </w:rPr>
                <w:t>x</w:t>
              </w:r>
              <w:r>
                <w:t>1098</w:t>
              </w:r>
            </w:ins>
          </w:p>
        </w:tc>
        <w:tc>
          <w:tcPr>
            <w:tcW w:w="1701" w:type="dxa"/>
          </w:tcPr>
          <w:p w14:paraId="6036B101" w14:textId="12473923" w:rsidR="00EE0823" w:rsidRPr="00AA699A" w:rsidRDefault="00EE0823" w:rsidP="00CD3F6F">
            <w:pPr>
              <w:rPr>
                <w:ins w:id="180" w:author="Pylon" w:date="2026-07-21T18:36:00Z"/>
                <w:rFonts w:cstheme="minorHAnsi"/>
              </w:rPr>
            </w:pPr>
            <w:ins w:id="181" w:author="Pylon" w:date="2026-07-21T18:37:00Z">
              <w:r>
                <w:rPr>
                  <w:rFonts w:cstheme="minorHAnsi" w:hint="eastAsia"/>
                </w:rPr>
                <w:t>清除</w:t>
              </w:r>
              <w:r>
                <w:rPr>
                  <w:rFonts w:cstheme="minorHAnsi" w:hint="eastAsia"/>
                </w:rPr>
                <w:t>BMS</w:t>
              </w:r>
              <w:r>
                <w:rPr>
                  <w:rFonts w:cstheme="minorHAnsi" w:hint="eastAsia"/>
                </w:rPr>
                <w:t>并机系统取电网电量及馈电网电量</w:t>
              </w:r>
            </w:ins>
          </w:p>
        </w:tc>
        <w:tc>
          <w:tcPr>
            <w:tcW w:w="5811" w:type="dxa"/>
          </w:tcPr>
          <w:p w14:paraId="037539FD" w14:textId="77777777" w:rsidR="00DC0D35" w:rsidRPr="00AA699A" w:rsidRDefault="00DC0D35" w:rsidP="00DC0D35">
            <w:pPr>
              <w:rPr>
                <w:ins w:id="182" w:author="Pylon" w:date="2026-07-21T18:37:00Z"/>
                <w:rFonts w:cstheme="minorHAnsi"/>
              </w:rPr>
            </w:pPr>
            <w:ins w:id="183" w:author="Pylon" w:date="2026-07-21T18:37:00Z">
              <w:r w:rsidRPr="00AA699A">
                <w:rPr>
                  <w:rFonts w:cstheme="minorHAnsi" w:hint="eastAsia"/>
                </w:rPr>
                <w:t xml:space="preserve">0xAA: effective  </w:t>
              </w:r>
              <w:r w:rsidRPr="00AA699A">
                <w:rPr>
                  <w:rFonts w:cstheme="minorHAnsi" w:hint="eastAsia"/>
                </w:rPr>
                <w:t>有效，</w:t>
              </w:r>
            </w:ins>
          </w:p>
          <w:p w14:paraId="433E615F" w14:textId="77777777" w:rsidR="00DC0D35" w:rsidRPr="00AA699A" w:rsidRDefault="00DC0D35" w:rsidP="00DC0D35">
            <w:pPr>
              <w:rPr>
                <w:ins w:id="184" w:author="Pylon" w:date="2026-07-21T18:37:00Z"/>
                <w:rFonts w:cstheme="minorHAnsi"/>
              </w:rPr>
            </w:pPr>
            <w:ins w:id="185" w:author="Pylon" w:date="2026-07-21T18:37:00Z">
              <w:r w:rsidRPr="00AA699A">
                <w:rPr>
                  <w:rFonts w:cstheme="minorHAnsi"/>
                </w:rPr>
                <w:t xml:space="preserve">Others: </w:t>
              </w:r>
              <w:r w:rsidRPr="00AA699A">
                <w:rPr>
                  <w:rFonts w:cstheme="minorHAnsi" w:hint="eastAsia"/>
                </w:rPr>
                <w:t>NULL</w:t>
              </w:r>
              <w:r w:rsidRPr="00AA699A">
                <w:rPr>
                  <w:rFonts w:cstheme="minorHAnsi"/>
                </w:rPr>
                <w:t xml:space="preserve">  </w:t>
              </w:r>
              <w:r w:rsidRPr="00AA699A">
                <w:rPr>
                  <w:rFonts w:cstheme="minorHAnsi" w:hint="eastAsia"/>
                </w:rPr>
                <w:t>其他：无效</w:t>
              </w:r>
            </w:ins>
          </w:p>
          <w:p w14:paraId="2D316DB9" w14:textId="77777777" w:rsidR="00EE0823" w:rsidRPr="00AA699A" w:rsidRDefault="00EE0823" w:rsidP="006A21C9">
            <w:pPr>
              <w:rPr>
                <w:ins w:id="186" w:author="Pylon" w:date="2026-07-21T18:36:00Z"/>
              </w:rPr>
            </w:pPr>
          </w:p>
        </w:tc>
      </w:tr>
      <w:tr w:rsidR="000F17EE" w:rsidRPr="00AA699A" w14:paraId="67371785" w14:textId="77777777" w:rsidTr="003845C5">
        <w:tc>
          <w:tcPr>
            <w:tcW w:w="1668" w:type="dxa"/>
          </w:tcPr>
          <w:p w14:paraId="010C8FD8" w14:textId="7B28B44E" w:rsidR="000F17EE" w:rsidRPr="00AA699A" w:rsidRDefault="000F17EE" w:rsidP="003B64F1">
            <w:r w:rsidRPr="00AA699A">
              <w:rPr>
                <w:rFonts w:hint="eastAsia"/>
              </w:rPr>
              <w:t>0</w:t>
            </w:r>
            <w:r w:rsidRPr="00AA699A">
              <w:t>x109</w:t>
            </w:r>
            <w:r w:rsidR="00DA0D00" w:rsidRPr="00AA699A">
              <w:rPr>
                <w:rFonts w:hint="eastAsia"/>
              </w:rPr>
              <w:t>8</w:t>
            </w:r>
            <w:r w:rsidRPr="00AA699A">
              <w:t>~0x10DF</w:t>
            </w:r>
          </w:p>
        </w:tc>
        <w:tc>
          <w:tcPr>
            <w:tcW w:w="1701" w:type="dxa"/>
          </w:tcPr>
          <w:p w14:paraId="59F70C5C" w14:textId="31EAAD46" w:rsidR="000F17EE" w:rsidRPr="00AA699A" w:rsidRDefault="000F17EE" w:rsidP="003B64F1">
            <w:r w:rsidRPr="00AA699A">
              <w:rPr>
                <w:rFonts w:hint="eastAsia"/>
              </w:rPr>
              <w:t xml:space="preserve">Reserved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5811" w:type="dxa"/>
          </w:tcPr>
          <w:p w14:paraId="75A21CC8" w14:textId="77777777" w:rsidR="000F17EE" w:rsidRPr="00AA699A" w:rsidRDefault="000F17EE" w:rsidP="003B64F1"/>
        </w:tc>
      </w:tr>
    </w:tbl>
    <w:p w14:paraId="19F57875" w14:textId="4C9E1379" w:rsidR="003B64F1" w:rsidRPr="00AA699A" w:rsidRDefault="003B64F1" w:rsidP="00870B9F"/>
    <w:p w14:paraId="4034B6CC" w14:textId="6B50E887" w:rsidR="00082D27" w:rsidRPr="00AA699A" w:rsidRDefault="003B7A9F" w:rsidP="00870B9F">
      <w:r w:rsidRPr="00AA699A">
        <w:rPr>
          <w:rFonts w:hint="eastAsia"/>
        </w:rPr>
        <w:t xml:space="preserve">Note: </w:t>
      </w:r>
    </w:p>
    <w:p w14:paraId="41558D05" w14:textId="77777777" w:rsidR="003845C5" w:rsidRPr="00AA699A" w:rsidRDefault="003845C5" w:rsidP="00C56974">
      <w:pPr>
        <w:pStyle w:val="a4"/>
        <w:numPr>
          <w:ilvl w:val="0"/>
          <w:numId w:val="6"/>
        </w:numPr>
      </w:pPr>
      <w:r w:rsidRPr="00AA699A">
        <w:t>0x1091</w:t>
      </w:r>
    </w:p>
    <w:p w14:paraId="0A0FDBA7" w14:textId="77777777" w:rsidR="00C56974" w:rsidRPr="00AA699A" w:rsidRDefault="00C56974" w:rsidP="003845C5">
      <w:pPr>
        <w:pStyle w:val="a4"/>
        <w:ind w:left="360"/>
      </w:pPr>
      <w:r w:rsidRPr="00AA699A">
        <w:rPr>
          <w:rFonts w:hint="eastAsia"/>
        </w:rPr>
        <w:t xml:space="preserve">Charge Instruction: When battery is </w:t>
      </w:r>
      <w:r w:rsidR="00266470" w:rsidRPr="00AA699A">
        <w:t xml:space="preserve">in </w:t>
      </w:r>
      <w:r w:rsidRPr="00AA699A">
        <w:rPr>
          <w:rFonts w:hint="eastAsia"/>
        </w:rPr>
        <w:t>low voltage protection, relay is OFF</w:t>
      </w:r>
      <w:r w:rsidR="00266470" w:rsidRPr="00AA699A">
        <w:t xml:space="preserve">. </w:t>
      </w:r>
      <w:r w:rsidRPr="00AA699A">
        <w:rPr>
          <w:rFonts w:hint="eastAsia"/>
        </w:rPr>
        <w:t>at th</w:t>
      </w:r>
      <w:r w:rsidR="00266470" w:rsidRPr="00AA699A">
        <w:t xml:space="preserve">is time if the </w:t>
      </w:r>
      <w:r w:rsidRPr="00AA699A">
        <w:rPr>
          <w:rFonts w:hint="eastAsia"/>
        </w:rPr>
        <w:t xml:space="preserve">EMS or PCS is sure </w:t>
      </w:r>
      <w:r w:rsidR="00F66878" w:rsidRPr="00AA699A">
        <w:rPr>
          <w:rFonts w:hint="eastAsia"/>
        </w:rPr>
        <w:t xml:space="preserve">to charge </w:t>
      </w:r>
      <w:r w:rsidRPr="00AA699A">
        <w:rPr>
          <w:rFonts w:hint="eastAsia"/>
        </w:rPr>
        <w:t xml:space="preserve">this battery, it </w:t>
      </w:r>
      <w:r w:rsidR="001B193E" w:rsidRPr="00AA699A">
        <w:rPr>
          <w:rFonts w:hint="eastAsia"/>
        </w:rPr>
        <w:t xml:space="preserve">should </w:t>
      </w:r>
      <w:r w:rsidRPr="00AA699A">
        <w:rPr>
          <w:rFonts w:hint="eastAsia"/>
        </w:rPr>
        <w:t xml:space="preserve">send this </w:t>
      </w:r>
      <w:r w:rsidR="00266470" w:rsidRPr="00AA699A">
        <w:t>command</w:t>
      </w:r>
      <w:r w:rsidRPr="00AA699A">
        <w:rPr>
          <w:rFonts w:hint="eastAsia"/>
        </w:rPr>
        <w:t>, this battery will turn the main relay ON. If the battery is</w:t>
      </w:r>
      <w:r w:rsidR="00F66878" w:rsidRPr="00AA699A">
        <w:rPr>
          <w:rFonts w:hint="eastAsia"/>
        </w:rPr>
        <w:t xml:space="preserve"> already in</w:t>
      </w:r>
      <w:r w:rsidRPr="00AA699A">
        <w:rPr>
          <w:rFonts w:hint="eastAsia"/>
        </w:rPr>
        <w:t xml:space="preserve"> SLEEP</w:t>
      </w:r>
      <w:r w:rsidR="00F66878" w:rsidRPr="00AA699A">
        <w:rPr>
          <w:rFonts w:hint="eastAsia"/>
        </w:rPr>
        <w:t xml:space="preserve"> status</w:t>
      </w:r>
      <w:r w:rsidRPr="00AA699A">
        <w:rPr>
          <w:rFonts w:hint="eastAsia"/>
        </w:rPr>
        <w:t xml:space="preserve">, </w:t>
      </w:r>
      <w:r w:rsidR="00F66878" w:rsidRPr="00AA699A">
        <w:rPr>
          <w:rFonts w:hint="eastAsia"/>
        </w:rPr>
        <w:t xml:space="preserve">the master should send the wakeup </w:t>
      </w:r>
      <w:r w:rsidR="00F30F5F" w:rsidRPr="00AA699A">
        <w:t>command</w:t>
      </w:r>
      <w:r w:rsidR="00BC2060" w:rsidRPr="00AA699A">
        <w:rPr>
          <w:rFonts w:hint="eastAsia"/>
        </w:rPr>
        <w:t xml:space="preserve"> first</w:t>
      </w:r>
      <w:r w:rsidRPr="00AA699A">
        <w:rPr>
          <w:rFonts w:hint="eastAsia"/>
        </w:rPr>
        <w:t>.</w:t>
      </w:r>
    </w:p>
    <w:p w14:paraId="1D6A3930" w14:textId="77777777" w:rsidR="00FD5C96" w:rsidRPr="00AA699A" w:rsidRDefault="00FD5C96" w:rsidP="00C56974">
      <w:pPr>
        <w:pStyle w:val="a4"/>
        <w:ind w:left="360"/>
      </w:pPr>
      <w:r w:rsidRPr="00AA699A">
        <w:rPr>
          <w:rFonts w:hint="eastAsia"/>
        </w:rPr>
        <w:lastRenderedPageBreak/>
        <w:t>充电命令：当电池处于欠压保护状态时，继电器断开，此时</w:t>
      </w:r>
      <w:r w:rsidRPr="00AA699A">
        <w:rPr>
          <w:rFonts w:hint="eastAsia"/>
        </w:rPr>
        <w:t>EMS</w:t>
      </w:r>
      <w:r w:rsidRPr="00AA699A">
        <w:rPr>
          <w:rFonts w:hint="eastAsia"/>
        </w:rPr>
        <w:t>或</w:t>
      </w:r>
      <w:r w:rsidRPr="00AA699A">
        <w:rPr>
          <w:rFonts w:hint="eastAsia"/>
        </w:rPr>
        <w:t>PCS</w:t>
      </w:r>
      <w:r w:rsidRPr="00AA699A">
        <w:rPr>
          <w:rFonts w:hint="eastAsia"/>
        </w:rPr>
        <w:t>确定要对电池进行充电时，发送此命令，电池会闭合主继电器</w:t>
      </w:r>
      <w:r w:rsidR="005A7EB5" w:rsidRPr="00AA699A">
        <w:rPr>
          <w:rFonts w:hint="eastAsia"/>
        </w:rPr>
        <w:t>。若电池已休眠，则需先唤醒。</w:t>
      </w:r>
    </w:p>
    <w:p w14:paraId="0F209DAA" w14:textId="77777777" w:rsidR="003845C5" w:rsidRPr="00AA699A" w:rsidRDefault="003845C5" w:rsidP="00C56974">
      <w:pPr>
        <w:pStyle w:val="a4"/>
        <w:ind w:left="360"/>
      </w:pPr>
    </w:p>
    <w:p w14:paraId="714D3136" w14:textId="77777777" w:rsidR="003845C5" w:rsidRPr="00AA699A" w:rsidRDefault="003845C5" w:rsidP="007230B7">
      <w:pPr>
        <w:pStyle w:val="a4"/>
        <w:numPr>
          <w:ilvl w:val="0"/>
          <w:numId w:val="6"/>
        </w:numPr>
      </w:pPr>
      <w:r w:rsidRPr="00AA699A">
        <w:rPr>
          <w:rFonts w:hint="eastAsia"/>
        </w:rPr>
        <w:t>0</w:t>
      </w:r>
      <w:r w:rsidRPr="00AA699A">
        <w:t>x1092</w:t>
      </w:r>
    </w:p>
    <w:p w14:paraId="3965D622" w14:textId="77777777" w:rsidR="007230B7" w:rsidRPr="00AA699A" w:rsidRDefault="007230B7" w:rsidP="003845C5">
      <w:pPr>
        <w:pStyle w:val="a4"/>
        <w:ind w:left="360"/>
      </w:pPr>
      <w:r w:rsidRPr="00AA699A">
        <w:rPr>
          <w:rFonts w:hint="eastAsia"/>
        </w:rPr>
        <w:t xml:space="preserve">Discharge Instruction: </w:t>
      </w:r>
      <w:r w:rsidR="00BC2060" w:rsidRPr="00AA699A">
        <w:rPr>
          <w:rFonts w:hint="eastAsia"/>
        </w:rPr>
        <w:t>When the battery is</w:t>
      </w:r>
      <w:r w:rsidR="00687111" w:rsidRPr="00AA699A">
        <w:t xml:space="preserve"> in</w:t>
      </w:r>
      <w:r w:rsidR="00BC2060" w:rsidRPr="00AA699A">
        <w:rPr>
          <w:rFonts w:hint="eastAsia"/>
        </w:rPr>
        <w:t xml:space="preserve"> Over Voltage Protection, the relay is OFF, at </w:t>
      </w:r>
      <w:r w:rsidR="00185D66" w:rsidRPr="00AA699A">
        <w:t xml:space="preserve">this </w:t>
      </w:r>
      <w:r w:rsidR="00BC2060" w:rsidRPr="00AA699A">
        <w:rPr>
          <w:rFonts w:hint="eastAsia"/>
        </w:rPr>
        <w:t xml:space="preserve">time EMS or PCS is sure to discharge this battery, it </w:t>
      </w:r>
      <w:r w:rsidR="00F66878" w:rsidRPr="00AA699A">
        <w:rPr>
          <w:rFonts w:hint="eastAsia"/>
        </w:rPr>
        <w:t xml:space="preserve">should </w:t>
      </w:r>
      <w:r w:rsidR="00BC2060" w:rsidRPr="00AA699A">
        <w:rPr>
          <w:rFonts w:hint="eastAsia"/>
        </w:rPr>
        <w:t xml:space="preserve">send this instruction, this battery will turn the main relay ON. If the battery is </w:t>
      </w:r>
      <w:r w:rsidR="00F66878" w:rsidRPr="00AA699A">
        <w:rPr>
          <w:rFonts w:hint="eastAsia"/>
        </w:rPr>
        <w:t xml:space="preserve">already in </w:t>
      </w:r>
      <w:r w:rsidR="00BC2060" w:rsidRPr="00AA699A">
        <w:rPr>
          <w:rFonts w:hint="eastAsia"/>
        </w:rPr>
        <w:t>SLEEP</w:t>
      </w:r>
      <w:r w:rsidR="00F66878" w:rsidRPr="00AA699A">
        <w:rPr>
          <w:rFonts w:hint="eastAsia"/>
        </w:rPr>
        <w:t xml:space="preserve"> status</w:t>
      </w:r>
      <w:r w:rsidR="00BC2060" w:rsidRPr="00AA699A">
        <w:rPr>
          <w:rFonts w:hint="eastAsia"/>
        </w:rPr>
        <w:t>,</w:t>
      </w:r>
      <w:r w:rsidR="008701CB" w:rsidRPr="00AA699A">
        <w:rPr>
          <w:rFonts w:hint="eastAsia"/>
        </w:rPr>
        <w:t xml:space="preserve"> </w:t>
      </w:r>
      <w:r w:rsidR="00F66878" w:rsidRPr="00AA699A">
        <w:rPr>
          <w:rFonts w:hint="eastAsia"/>
        </w:rPr>
        <w:t>the master should send the wakeup instruction first</w:t>
      </w:r>
      <w:r w:rsidR="00BC2060" w:rsidRPr="00AA699A">
        <w:rPr>
          <w:rFonts w:hint="eastAsia"/>
        </w:rPr>
        <w:t>.</w:t>
      </w:r>
    </w:p>
    <w:p w14:paraId="12D4B763" w14:textId="77777777" w:rsidR="00FD5C96" w:rsidRPr="00AA699A" w:rsidRDefault="00FD5C96" w:rsidP="00BC2060">
      <w:pPr>
        <w:pStyle w:val="a4"/>
        <w:ind w:left="360"/>
      </w:pPr>
      <w:r w:rsidRPr="00AA699A">
        <w:rPr>
          <w:rFonts w:hint="eastAsia"/>
        </w:rPr>
        <w:t>放电命令：当电池处于过压保护状态时，继电器断开，此时</w:t>
      </w:r>
      <w:r w:rsidRPr="00AA699A">
        <w:rPr>
          <w:rFonts w:hint="eastAsia"/>
        </w:rPr>
        <w:t>EMS</w:t>
      </w:r>
      <w:r w:rsidRPr="00AA699A">
        <w:rPr>
          <w:rFonts w:hint="eastAsia"/>
        </w:rPr>
        <w:t>或</w:t>
      </w:r>
      <w:r w:rsidRPr="00AA699A">
        <w:rPr>
          <w:rFonts w:hint="eastAsia"/>
        </w:rPr>
        <w:t>PCS</w:t>
      </w:r>
      <w:r w:rsidRPr="00AA699A">
        <w:rPr>
          <w:rFonts w:hint="eastAsia"/>
        </w:rPr>
        <w:t>确定要对电池进行放电时，发送此命令，电池会闭合主继电器</w:t>
      </w:r>
      <w:r w:rsidR="005A7EB5" w:rsidRPr="00AA699A">
        <w:rPr>
          <w:rFonts w:hint="eastAsia"/>
        </w:rPr>
        <w:t>。若电池已休眠，则需先唤醒。</w:t>
      </w:r>
    </w:p>
    <w:p w14:paraId="058C0D10" w14:textId="77777777" w:rsidR="004723BC" w:rsidRPr="00AA699A" w:rsidRDefault="004723BC" w:rsidP="00BC2060">
      <w:pPr>
        <w:pStyle w:val="a4"/>
        <w:ind w:left="360"/>
      </w:pPr>
    </w:p>
    <w:p w14:paraId="68DDC5D9" w14:textId="77777777" w:rsidR="006E3FE8" w:rsidRPr="00AA699A" w:rsidRDefault="003845C5" w:rsidP="004723BC">
      <w:pPr>
        <w:pStyle w:val="a4"/>
        <w:numPr>
          <w:ilvl w:val="0"/>
          <w:numId w:val="6"/>
        </w:numPr>
      </w:pPr>
      <w:r w:rsidRPr="00AA699A">
        <w:rPr>
          <w:rFonts w:hint="eastAsia"/>
        </w:rPr>
        <w:t>0</w:t>
      </w:r>
      <w:r w:rsidRPr="00AA699A">
        <w:t>x1093</w:t>
      </w:r>
    </w:p>
    <w:p w14:paraId="1EFC0806" w14:textId="77777777" w:rsidR="00491D2B" w:rsidRPr="00AA699A" w:rsidRDefault="00491D2B" w:rsidP="00491D2B">
      <w:pPr>
        <w:pStyle w:val="a4"/>
        <w:ind w:left="360"/>
      </w:pPr>
      <w:r w:rsidRPr="00AA699A">
        <w:rPr>
          <w:rFonts w:hint="eastAsia"/>
        </w:rPr>
        <w:t>Risk warning:  This function is only for the update of inverter. Inverter can ask for battery to t</w:t>
      </w:r>
      <w:r w:rsidRPr="00AA699A">
        <w:t xml:space="preserve">emporary </w:t>
      </w:r>
      <w:r w:rsidRPr="00AA699A">
        <w:rPr>
          <w:rFonts w:hint="eastAsia"/>
        </w:rPr>
        <w:t xml:space="preserve">block </w:t>
      </w:r>
      <w:r w:rsidR="00302222" w:rsidRPr="00AA699A">
        <w:t>the “</w:t>
      </w:r>
      <w:r w:rsidRPr="00AA699A">
        <w:rPr>
          <w:rFonts w:hint="eastAsia"/>
        </w:rPr>
        <w:t>E</w:t>
      </w:r>
      <w:r w:rsidRPr="00AA699A">
        <w:t xml:space="preserve">xternal </w:t>
      </w:r>
      <w:r w:rsidRPr="00AA699A">
        <w:rPr>
          <w:rFonts w:hint="eastAsia"/>
        </w:rPr>
        <w:t>C</w:t>
      </w:r>
      <w:r w:rsidRPr="00AA699A">
        <w:t xml:space="preserve">ommunication Interrupt </w:t>
      </w:r>
      <w:r w:rsidRPr="00AA699A">
        <w:rPr>
          <w:rFonts w:hint="eastAsia"/>
        </w:rPr>
        <w:t>protection fuction</w:t>
      </w:r>
      <w:r w:rsidRPr="00AA699A">
        <w:t>” command</w:t>
      </w:r>
      <w:r w:rsidR="00302222" w:rsidRPr="00AA699A">
        <w:rPr>
          <w:rFonts w:hint="eastAsia"/>
        </w:rPr>
        <w:t xml:space="preserve">. </w:t>
      </w:r>
    </w:p>
    <w:p w14:paraId="45CCA120" w14:textId="77777777" w:rsidR="00F70F53" w:rsidRPr="00AA699A" w:rsidRDefault="00377AD5" w:rsidP="00F70F53">
      <w:pPr>
        <w:pStyle w:val="a4"/>
        <w:ind w:left="360"/>
      </w:pPr>
      <w:r w:rsidRPr="00AA699A">
        <w:rPr>
          <w:rFonts w:hint="eastAsia"/>
        </w:rPr>
        <w:t>A</w:t>
      </w:r>
      <w:r w:rsidRPr="00AA699A">
        <w:t xml:space="preserve">fter receive this command, BMS will </w:t>
      </w:r>
      <w:r w:rsidR="003D538E" w:rsidRPr="00AA699A">
        <w:t>estimate</w:t>
      </w:r>
      <w:r w:rsidR="002D438B" w:rsidRPr="00AA699A">
        <w:t xml:space="preserve"> the condition and give reply.</w:t>
      </w:r>
    </w:p>
    <w:p w14:paraId="564E2563" w14:textId="77777777" w:rsidR="002D438B" w:rsidRPr="00AA699A" w:rsidRDefault="002D438B" w:rsidP="00F70F53">
      <w:pPr>
        <w:pStyle w:val="a4"/>
        <w:ind w:left="360"/>
      </w:pPr>
      <w:r w:rsidRPr="00AA699A">
        <w:t>If meet the condition, in 5 minutes, BMS will ignore the “external communication fail” alarm, which means relay will keep ON while no communication between BMS and EMS/PCS.</w:t>
      </w:r>
    </w:p>
    <w:p w14:paraId="0EFD1BDD" w14:textId="77777777" w:rsidR="002D438B" w:rsidRPr="00AA699A" w:rsidRDefault="002D438B" w:rsidP="00F70F53">
      <w:pPr>
        <w:pStyle w:val="a4"/>
        <w:ind w:left="360"/>
      </w:pPr>
      <w:r w:rsidRPr="00AA699A">
        <w:rPr>
          <w:rFonts w:hint="eastAsia"/>
        </w:rPr>
        <w:t>I</w:t>
      </w:r>
      <w:r w:rsidRPr="00AA699A">
        <w:t xml:space="preserve">f not, BMS will reply error code “00”. </w:t>
      </w:r>
    </w:p>
    <w:p w14:paraId="1F22990C" w14:textId="77777777" w:rsidR="002D438B" w:rsidRPr="00AA699A" w:rsidRDefault="002D438B" w:rsidP="00F70F53">
      <w:pPr>
        <w:pStyle w:val="a4"/>
        <w:ind w:left="360"/>
      </w:pPr>
    </w:p>
    <w:p w14:paraId="0D5617D6" w14:textId="77777777" w:rsidR="002D438B" w:rsidRPr="00AA699A" w:rsidRDefault="002D438B" w:rsidP="00F70F53">
      <w:pPr>
        <w:pStyle w:val="a4"/>
        <w:ind w:left="360"/>
      </w:pPr>
      <w:r w:rsidRPr="00AA699A">
        <w:t>In this 5 minutes, if there is a protection alarm, BMS will cut off the relay as normal.</w:t>
      </w:r>
    </w:p>
    <w:p w14:paraId="3ADD223E" w14:textId="77777777" w:rsidR="002D438B" w:rsidRPr="00AA699A" w:rsidRDefault="002D438B" w:rsidP="00F70F53">
      <w:pPr>
        <w:pStyle w:val="a4"/>
        <w:ind w:left="360"/>
      </w:pPr>
    </w:p>
    <w:p w14:paraId="50777286" w14:textId="77777777" w:rsidR="00491D2B" w:rsidRPr="00AA699A" w:rsidRDefault="00491D2B" w:rsidP="00491D2B">
      <w:pPr>
        <w:pStyle w:val="a4"/>
        <w:ind w:left="360"/>
      </w:pPr>
      <w:r w:rsidRPr="00AA699A">
        <w:rPr>
          <w:rFonts w:hint="eastAsia"/>
        </w:rPr>
        <w:t>风险提示：该功能仅用于外部逆变器升级时，请求在外部设备升级时间内临时屏蔽电池的通讯中断保护功能。若在正常充放电时使用该功能存在风险；</w:t>
      </w:r>
    </w:p>
    <w:p w14:paraId="11715BE5" w14:textId="678FEDC5" w:rsidR="005D50B8" w:rsidRPr="00AA699A" w:rsidRDefault="004723BC" w:rsidP="006E3FE8">
      <w:pPr>
        <w:pStyle w:val="a4"/>
        <w:ind w:left="360"/>
      </w:pPr>
      <w:r w:rsidRPr="00AA699A">
        <w:rPr>
          <w:rFonts w:hint="eastAsia"/>
        </w:rPr>
        <w:t>当外部设备写入此寄存器时，</w:t>
      </w:r>
      <w:r w:rsidR="005D50B8" w:rsidRPr="00AA699A">
        <w:rPr>
          <w:rFonts w:hint="eastAsia"/>
        </w:rPr>
        <w:t>如电池系统允许执行此动作，</w:t>
      </w:r>
      <w:r w:rsidRPr="00AA699A">
        <w:rPr>
          <w:rFonts w:hint="eastAsia"/>
        </w:rPr>
        <w:t>则返回正常报文</w:t>
      </w:r>
      <w:r w:rsidR="00150DED" w:rsidRPr="00AA699A">
        <w:rPr>
          <w:rFonts w:hint="eastAsia"/>
        </w:rPr>
        <w:t>，</w:t>
      </w:r>
      <w:r w:rsidR="0094706D" w:rsidRPr="00AA699A">
        <w:rPr>
          <w:rFonts w:hint="eastAsia"/>
        </w:rPr>
        <w:t>并且</w:t>
      </w:r>
      <w:r w:rsidR="00150DED" w:rsidRPr="00AA699A">
        <w:rPr>
          <w:rFonts w:hint="eastAsia"/>
        </w:rPr>
        <w:t>系统将屏蔽</w:t>
      </w:r>
      <w:r w:rsidR="00150DED" w:rsidRPr="00AA699A">
        <w:rPr>
          <w:rFonts w:hint="eastAsia"/>
        </w:rPr>
        <w:t>5</w:t>
      </w:r>
      <w:r w:rsidR="00150DED" w:rsidRPr="00AA699A">
        <w:rPr>
          <w:rFonts w:hint="eastAsia"/>
        </w:rPr>
        <w:t>分钟</w:t>
      </w:r>
      <w:r w:rsidR="005D50B8" w:rsidRPr="00AA699A">
        <w:rPr>
          <w:rFonts w:hint="eastAsia"/>
        </w:rPr>
        <w:t>“</w:t>
      </w:r>
      <w:r w:rsidR="00150DED" w:rsidRPr="00AA699A">
        <w:rPr>
          <w:rFonts w:hint="eastAsia"/>
        </w:rPr>
        <w:t>外部通讯故障</w:t>
      </w:r>
      <w:r w:rsidR="005D50B8" w:rsidRPr="00AA699A">
        <w:rPr>
          <w:rFonts w:hint="eastAsia"/>
        </w:rPr>
        <w:t>”功能。在</w:t>
      </w:r>
      <w:r w:rsidR="00ED101C" w:rsidRPr="00AA699A">
        <w:t>10</w:t>
      </w:r>
      <w:r w:rsidR="005D50B8" w:rsidRPr="00AA699A">
        <w:rPr>
          <w:rFonts w:hint="eastAsia"/>
        </w:rPr>
        <w:t>分钟内，继电器将保持闭合。但，当</w:t>
      </w:r>
      <w:r w:rsidR="00ED101C" w:rsidRPr="00AA699A">
        <w:t>10</w:t>
      </w:r>
      <w:r w:rsidR="005D50B8" w:rsidRPr="00AA699A">
        <w:rPr>
          <w:rFonts w:hint="eastAsia"/>
        </w:rPr>
        <w:t>分钟内</w:t>
      </w:r>
      <w:r w:rsidR="002D438B" w:rsidRPr="00AA699A">
        <w:rPr>
          <w:rFonts w:hint="eastAsia"/>
        </w:rPr>
        <w:t>发生</w:t>
      </w:r>
      <w:r w:rsidR="005D50B8" w:rsidRPr="00AA699A">
        <w:rPr>
          <w:rFonts w:hint="eastAsia"/>
        </w:rPr>
        <w:t>保护时，系统将正常执行保护功能。</w:t>
      </w:r>
    </w:p>
    <w:p w14:paraId="44DF122B" w14:textId="3441FC47" w:rsidR="004723BC" w:rsidRPr="00AA699A" w:rsidRDefault="00192B05" w:rsidP="006E3FE8">
      <w:pPr>
        <w:pStyle w:val="a4"/>
        <w:ind w:left="360"/>
      </w:pPr>
      <w:r w:rsidRPr="00AA699A">
        <w:rPr>
          <w:rFonts w:hint="eastAsia"/>
        </w:rPr>
        <w:t>如</w:t>
      </w:r>
      <w:r w:rsidR="005D50B8" w:rsidRPr="00AA699A">
        <w:rPr>
          <w:rFonts w:hint="eastAsia"/>
        </w:rPr>
        <w:t>当前电池系统不具备执行条件</w:t>
      </w:r>
      <w:r w:rsidRPr="00AA699A">
        <w:rPr>
          <w:rFonts w:hint="eastAsia"/>
        </w:rPr>
        <w:t>，则返回错误码为</w:t>
      </w:r>
      <w:r w:rsidRPr="00AA699A">
        <w:rPr>
          <w:rFonts w:hint="eastAsia"/>
        </w:rPr>
        <w:t>00</w:t>
      </w:r>
      <w:r w:rsidRPr="00AA699A">
        <w:rPr>
          <w:rFonts w:hint="eastAsia"/>
        </w:rPr>
        <w:t>的错误报文</w:t>
      </w:r>
      <w:r w:rsidR="005D50B8" w:rsidRPr="00AA699A">
        <w:rPr>
          <w:rFonts w:hint="eastAsia"/>
        </w:rPr>
        <w:t>。</w:t>
      </w:r>
    </w:p>
    <w:p w14:paraId="62A5F9DF" w14:textId="77777777" w:rsidR="004D478F" w:rsidRPr="00AA699A" w:rsidRDefault="004D478F" w:rsidP="004D478F">
      <w:pPr>
        <w:pStyle w:val="a4"/>
        <w:numPr>
          <w:ilvl w:val="0"/>
          <w:numId w:val="6"/>
        </w:numPr>
      </w:pPr>
      <w:r w:rsidRPr="00AA699A">
        <w:t>0x1094</w:t>
      </w:r>
    </w:p>
    <w:p w14:paraId="146FCAB6" w14:textId="242967F8" w:rsidR="004D478F" w:rsidRPr="00AA699A" w:rsidRDefault="004D478F" w:rsidP="004D478F">
      <w:pPr>
        <w:pStyle w:val="a4"/>
        <w:ind w:left="360"/>
      </w:pPr>
      <w:r w:rsidRPr="00AA699A">
        <w:rPr>
          <w:rFonts w:hint="eastAsia"/>
        </w:rPr>
        <w:t>当系统运行</w:t>
      </w:r>
      <w:r w:rsidR="008D1B86" w:rsidRPr="00AA699A">
        <w:rPr>
          <w:rFonts w:hint="eastAsia"/>
        </w:rPr>
        <w:t>模式</w:t>
      </w:r>
      <w:r w:rsidRPr="00AA699A">
        <w:rPr>
          <w:rFonts w:hint="eastAsia"/>
        </w:rPr>
        <w:t>处于“待机”时，需要下发“运行”指令，三级主控才开始并柜输出，该指令只在三级主控系统</w:t>
      </w:r>
      <w:r w:rsidR="008D1B86" w:rsidRPr="00AA699A">
        <w:rPr>
          <w:rFonts w:hint="eastAsia"/>
        </w:rPr>
        <w:t>模式</w:t>
      </w:r>
      <w:r w:rsidRPr="00AA699A">
        <w:rPr>
          <w:rFonts w:hint="eastAsia"/>
        </w:rPr>
        <w:t>处于“待机”</w:t>
      </w:r>
      <w:r w:rsidR="008D1B86" w:rsidRPr="00AA699A">
        <w:rPr>
          <w:rFonts w:hint="eastAsia"/>
        </w:rPr>
        <w:t>（上电之后不自动并柜输出）</w:t>
      </w:r>
      <w:r w:rsidRPr="00AA699A">
        <w:rPr>
          <w:rFonts w:hint="eastAsia"/>
        </w:rPr>
        <w:t>时有效。</w:t>
      </w:r>
    </w:p>
    <w:p w14:paraId="63864C8A" w14:textId="321B1DEE" w:rsidR="005D0149" w:rsidRPr="00AA699A" w:rsidRDefault="005D0149" w:rsidP="004D478F">
      <w:pPr>
        <w:pStyle w:val="a4"/>
        <w:ind w:left="360"/>
      </w:pPr>
      <w:r w:rsidRPr="00AA699A">
        <w:rPr>
          <w:rFonts w:hint="eastAsia"/>
        </w:rPr>
        <w:t>F</w:t>
      </w:r>
      <w:r w:rsidRPr="00AA699A">
        <w:t xml:space="preserve">or special firmware version of MBMS ONLY. </w:t>
      </w:r>
      <w:r w:rsidR="00EA76B1" w:rsidRPr="00AA699A">
        <w:t>S</w:t>
      </w:r>
      <w:r w:rsidRPr="00AA699A">
        <w:t>tandard MBMS donot support such function</w:t>
      </w:r>
      <w:r w:rsidR="00EA76B1" w:rsidRPr="00AA699A">
        <w:t>.</w:t>
      </w:r>
    </w:p>
    <w:p w14:paraId="0D409056" w14:textId="1030FC8D" w:rsidR="005D0149" w:rsidRPr="00AA699A" w:rsidRDefault="00EA76B1" w:rsidP="004D478F">
      <w:pPr>
        <w:pStyle w:val="a4"/>
        <w:ind w:left="360"/>
      </w:pPr>
      <w:r w:rsidRPr="00AA699A">
        <w:t>With</w:t>
      </w:r>
      <w:r w:rsidR="005D0149" w:rsidRPr="00AA699A">
        <w:t xml:space="preserve"> special firmware of MBMS, the system after self-inspection</w:t>
      </w:r>
      <w:r w:rsidRPr="00AA699A">
        <w:t xml:space="preserve"> </w:t>
      </w:r>
      <w:r w:rsidR="005D0149" w:rsidRPr="00AA699A">
        <w:t>will n</w:t>
      </w:r>
      <w:r w:rsidRPr="00AA699A">
        <w:t>ot close relay by itself. Request upper controller to send 0xAA then MBMS will base on the real condition of each string to close the relay.</w:t>
      </w:r>
    </w:p>
    <w:p w14:paraId="62780F7A" w14:textId="074C677D" w:rsidR="00735D7A" w:rsidRPr="00AA699A" w:rsidRDefault="00735D7A" w:rsidP="006E3FE8">
      <w:pPr>
        <w:pStyle w:val="a4"/>
        <w:ind w:left="360"/>
      </w:pPr>
    </w:p>
    <w:p w14:paraId="627D35B1" w14:textId="77777777" w:rsidR="00735D7A" w:rsidRPr="00AA699A" w:rsidRDefault="00735D7A" w:rsidP="00735D7A">
      <w:r w:rsidRPr="00AA699A">
        <w:rPr>
          <w:rFonts w:hint="eastAsia"/>
        </w:rPr>
        <w:t>时间设置功能：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1701"/>
        <w:gridCol w:w="5811"/>
      </w:tblGrid>
      <w:tr w:rsidR="00735D7A" w:rsidRPr="00AA699A" w14:paraId="1352C2D0" w14:textId="77777777" w:rsidTr="002E06E4">
        <w:tc>
          <w:tcPr>
            <w:tcW w:w="1668" w:type="dxa"/>
            <w:shd w:val="clear" w:color="auto" w:fill="BFBFBF" w:themeFill="background1" w:themeFillShade="BF"/>
          </w:tcPr>
          <w:p w14:paraId="7881B5BE" w14:textId="77777777" w:rsidR="00735D7A" w:rsidRPr="00AA699A" w:rsidRDefault="00735D7A" w:rsidP="002E06E4">
            <w:r w:rsidRPr="00AA699A">
              <w:rPr>
                <w:rFonts w:hint="eastAsia"/>
              </w:rPr>
              <w:t>Register</w:t>
            </w:r>
          </w:p>
          <w:p w14:paraId="23263030" w14:textId="77777777" w:rsidR="00735D7A" w:rsidRPr="00AA699A" w:rsidRDefault="00735D7A" w:rsidP="002E06E4">
            <w:r w:rsidRPr="00AA699A">
              <w:rPr>
                <w:rFonts w:hint="eastAsia"/>
              </w:rPr>
              <w:t>寄存器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B136626" w14:textId="77777777" w:rsidR="00735D7A" w:rsidRPr="00AA699A" w:rsidRDefault="00735D7A" w:rsidP="002E06E4">
            <w:r w:rsidRPr="00AA699A">
              <w:rPr>
                <w:rFonts w:hint="eastAsia"/>
              </w:rPr>
              <w:t>Content</w:t>
            </w:r>
          </w:p>
          <w:p w14:paraId="024288F0" w14:textId="77777777" w:rsidR="00735D7A" w:rsidRPr="00AA699A" w:rsidRDefault="00735D7A" w:rsidP="002E06E4">
            <w:r w:rsidRPr="00AA699A">
              <w:rPr>
                <w:rFonts w:hint="eastAsia"/>
              </w:rPr>
              <w:t>内容</w:t>
            </w:r>
          </w:p>
        </w:tc>
        <w:tc>
          <w:tcPr>
            <w:tcW w:w="5811" w:type="dxa"/>
            <w:shd w:val="clear" w:color="auto" w:fill="BFBFBF" w:themeFill="background1" w:themeFillShade="BF"/>
          </w:tcPr>
          <w:p w14:paraId="4D8C1D74" w14:textId="77777777" w:rsidR="00735D7A" w:rsidRPr="00AA699A" w:rsidRDefault="00735D7A" w:rsidP="002E06E4">
            <w:r w:rsidRPr="00AA699A">
              <w:rPr>
                <w:rFonts w:hint="eastAsia"/>
              </w:rPr>
              <w:t>备注</w:t>
            </w:r>
          </w:p>
        </w:tc>
      </w:tr>
      <w:tr w:rsidR="00735D7A" w:rsidRPr="00AA699A" w14:paraId="0D53E52B" w14:textId="77777777" w:rsidTr="002E06E4">
        <w:tc>
          <w:tcPr>
            <w:tcW w:w="1668" w:type="dxa"/>
          </w:tcPr>
          <w:p w14:paraId="69085D9B" w14:textId="77777777" w:rsidR="00735D7A" w:rsidRPr="00AA699A" w:rsidRDefault="00735D7A" w:rsidP="002E06E4">
            <w:r w:rsidRPr="00AA699A">
              <w:rPr>
                <w:rFonts w:hint="eastAsia"/>
              </w:rPr>
              <w:t>0</w:t>
            </w:r>
            <w:r w:rsidRPr="00AA699A">
              <w:t>x10E0</w:t>
            </w:r>
          </w:p>
        </w:tc>
        <w:tc>
          <w:tcPr>
            <w:tcW w:w="1701" w:type="dxa"/>
          </w:tcPr>
          <w:p w14:paraId="00FBFE6C" w14:textId="77777777" w:rsidR="00735D7A" w:rsidRPr="00AA699A" w:rsidRDefault="00735D7A" w:rsidP="002E06E4">
            <w:r w:rsidRPr="00AA699A">
              <w:rPr>
                <w:rFonts w:hint="eastAsia"/>
              </w:rPr>
              <w:t>设置时钟</w:t>
            </w:r>
            <w:r w:rsidRPr="00AA699A">
              <w:rPr>
                <w:rFonts w:hint="eastAsia"/>
              </w:rPr>
              <w:t>-</w:t>
            </w:r>
            <w:r w:rsidRPr="00AA699A">
              <w:rPr>
                <w:rFonts w:hint="eastAsia"/>
              </w:rPr>
              <w:t>年</w:t>
            </w:r>
          </w:p>
        </w:tc>
        <w:tc>
          <w:tcPr>
            <w:tcW w:w="5811" w:type="dxa"/>
          </w:tcPr>
          <w:p w14:paraId="5E5C130E" w14:textId="76806182" w:rsidR="00735D7A" w:rsidRPr="00AA699A" w:rsidRDefault="00735D7A" w:rsidP="002E06E4">
            <w:r w:rsidRPr="00AA699A">
              <w:t>00~99</w:t>
            </w:r>
            <w:r w:rsidRPr="00AA699A">
              <w:rPr>
                <w:rFonts w:hint="eastAsia"/>
              </w:rPr>
              <w:t>（表示</w:t>
            </w:r>
            <w:r w:rsidRPr="00AA699A">
              <w:rPr>
                <w:rFonts w:hint="eastAsia"/>
              </w:rPr>
              <w:t>2</w:t>
            </w:r>
            <w:r w:rsidRPr="00AA699A">
              <w:t>000~2099</w:t>
            </w:r>
            <w:r w:rsidRPr="00AA699A">
              <w:rPr>
                <w:rFonts w:hint="eastAsia"/>
              </w:rPr>
              <w:t>）</w:t>
            </w:r>
          </w:p>
        </w:tc>
      </w:tr>
      <w:tr w:rsidR="00735D7A" w:rsidRPr="00AA699A" w14:paraId="0571B490" w14:textId="77777777" w:rsidTr="002E06E4">
        <w:tc>
          <w:tcPr>
            <w:tcW w:w="1668" w:type="dxa"/>
          </w:tcPr>
          <w:p w14:paraId="668B62D5" w14:textId="77777777" w:rsidR="00735D7A" w:rsidRPr="00AA699A" w:rsidRDefault="00735D7A" w:rsidP="002E06E4">
            <w:r w:rsidRPr="00AA699A">
              <w:rPr>
                <w:rFonts w:hint="eastAsia"/>
              </w:rPr>
              <w:lastRenderedPageBreak/>
              <w:t>0</w:t>
            </w:r>
            <w:r w:rsidRPr="00AA699A">
              <w:t>x10E1</w:t>
            </w:r>
          </w:p>
        </w:tc>
        <w:tc>
          <w:tcPr>
            <w:tcW w:w="1701" w:type="dxa"/>
          </w:tcPr>
          <w:p w14:paraId="0C5B78C6" w14:textId="77777777" w:rsidR="00735D7A" w:rsidRPr="00AA699A" w:rsidRDefault="00735D7A" w:rsidP="002E06E4">
            <w:r w:rsidRPr="00AA699A">
              <w:rPr>
                <w:rFonts w:hint="eastAsia"/>
              </w:rPr>
              <w:t>设置时钟</w:t>
            </w:r>
            <w:r w:rsidRPr="00AA699A">
              <w:rPr>
                <w:rFonts w:hint="eastAsia"/>
              </w:rPr>
              <w:t>-</w:t>
            </w:r>
            <w:r w:rsidRPr="00AA699A">
              <w:rPr>
                <w:rFonts w:hint="eastAsia"/>
              </w:rPr>
              <w:t>月</w:t>
            </w:r>
          </w:p>
        </w:tc>
        <w:tc>
          <w:tcPr>
            <w:tcW w:w="5811" w:type="dxa"/>
          </w:tcPr>
          <w:p w14:paraId="2C34ECEB" w14:textId="77777777" w:rsidR="00735D7A" w:rsidRPr="00AA699A" w:rsidRDefault="00735D7A" w:rsidP="002E06E4">
            <w:r w:rsidRPr="00AA699A">
              <w:rPr>
                <w:rFonts w:hint="eastAsia"/>
              </w:rPr>
              <w:t>1</w:t>
            </w:r>
            <w:r w:rsidRPr="00AA699A">
              <w:t>~12</w:t>
            </w:r>
          </w:p>
        </w:tc>
      </w:tr>
      <w:tr w:rsidR="00735D7A" w:rsidRPr="00AA699A" w14:paraId="28D8C963" w14:textId="77777777" w:rsidTr="002E06E4">
        <w:tc>
          <w:tcPr>
            <w:tcW w:w="1668" w:type="dxa"/>
          </w:tcPr>
          <w:p w14:paraId="7628ACD6" w14:textId="77777777" w:rsidR="00735D7A" w:rsidRPr="00AA699A" w:rsidRDefault="00735D7A" w:rsidP="002E06E4">
            <w:r w:rsidRPr="00AA699A">
              <w:rPr>
                <w:rFonts w:hint="eastAsia"/>
              </w:rPr>
              <w:t>0</w:t>
            </w:r>
            <w:r w:rsidRPr="00AA699A">
              <w:t>x10E2</w:t>
            </w:r>
          </w:p>
        </w:tc>
        <w:tc>
          <w:tcPr>
            <w:tcW w:w="1701" w:type="dxa"/>
          </w:tcPr>
          <w:p w14:paraId="117B743F" w14:textId="77777777" w:rsidR="00735D7A" w:rsidRPr="00AA699A" w:rsidRDefault="00735D7A" w:rsidP="002E06E4">
            <w:r w:rsidRPr="00AA699A">
              <w:rPr>
                <w:rFonts w:hint="eastAsia"/>
              </w:rPr>
              <w:t>设置时钟</w:t>
            </w:r>
            <w:r w:rsidRPr="00AA699A">
              <w:rPr>
                <w:rFonts w:hint="eastAsia"/>
              </w:rPr>
              <w:t>-</w:t>
            </w:r>
            <w:r w:rsidRPr="00AA699A">
              <w:rPr>
                <w:rFonts w:hint="eastAsia"/>
              </w:rPr>
              <w:t>日</w:t>
            </w:r>
          </w:p>
        </w:tc>
        <w:tc>
          <w:tcPr>
            <w:tcW w:w="5811" w:type="dxa"/>
          </w:tcPr>
          <w:p w14:paraId="48275AF2" w14:textId="77777777" w:rsidR="00735D7A" w:rsidRPr="00AA699A" w:rsidRDefault="00735D7A" w:rsidP="002E06E4">
            <w:r w:rsidRPr="00AA699A">
              <w:rPr>
                <w:rFonts w:hint="eastAsia"/>
              </w:rPr>
              <w:t>1</w:t>
            </w:r>
            <w:r w:rsidRPr="00AA699A">
              <w:t>~31</w:t>
            </w:r>
          </w:p>
        </w:tc>
      </w:tr>
      <w:tr w:rsidR="00735D7A" w:rsidRPr="00AA699A" w14:paraId="72250FE6" w14:textId="77777777" w:rsidTr="002E06E4">
        <w:tc>
          <w:tcPr>
            <w:tcW w:w="1668" w:type="dxa"/>
          </w:tcPr>
          <w:p w14:paraId="1FB29BC8" w14:textId="77777777" w:rsidR="00735D7A" w:rsidRPr="00AA699A" w:rsidRDefault="00735D7A" w:rsidP="002E06E4">
            <w:r w:rsidRPr="00AA699A">
              <w:rPr>
                <w:rFonts w:hint="eastAsia"/>
              </w:rPr>
              <w:t>0</w:t>
            </w:r>
            <w:r w:rsidRPr="00AA699A">
              <w:t>x10E3</w:t>
            </w:r>
          </w:p>
        </w:tc>
        <w:tc>
          <w:tcPr>
            <w:tcW w:w="1701" w:type="dxa"/>
          </w:tcPr>
          <w:p w14:paraId="220EFFB4" w14:textId="77777777" w:rsidR="00735D7A" w:rsidRPr="00AA699A" w:rsidRDefault="00735D7A" w:rsidP="002E06E4">
            <w:r w:rsidRPr="00AA699A">
              <w:rPr>
                <w:rFonts w:hint="eastAsia"/>
              </w:rPr>
              <w:t>设置时钟</w:t>
            </w:r>
            <w:r w:rsidRPr="00AA699A">
              <w:rPr>
                <w:rFonts w:hint="eastAsia"/>
              </w:rPr>
              <w:t>-</w:t>
            </w:r>
            <w:r w:rsidRPr="00AA699A">
              <w:rPr>
                <w:rFonts w:hint="eastAsia"/>
              </w:rPr>
              <w:t>时</w:t>
            </w:r>
          </w:p>
        </w:tc>
        <w:tc>
          <w:tcPr>
            <w:tcW w:w="5811" w:type="dxa"/>
          </w:tcPr>
          <w:p w14:paraId="34747123" w14:textId="77777777" w:rsidR="00735D7A" w:rsidRPr="00AA699A" w:rsidRDefault="00735D7A" w:rsidP="002E06E4">
            <w:r w:rsidRPr="00AA699A">
              <w:rPr>
                <w:rFonts w:hint="eastAsia"/>
              </w:rPr>
              <w:t>0</w:t>
            </w:r>
            <w:r w:rsidRPr="00AA699A">
              <w:t>~23</w:t>
            </w:r>
          </w:p>
        </w:tc>
      </w:tr>
      <w:tr w:rsidR="00735D7A" w:rsidRPr="00AA699A" w14:paraId="7E3761E0" w14:textId="77777777" w:rsidTr="002E06E4">
        <w:tc>
          <w:tcPr>
            <w:tcW w:w="1668" w:type="dxa"/>
          </w:tcPr>
          <w:p w14:paraId="12DFCFA3" w14:textId="77777777" w:rsidR="00735D7A" w:rsidRPr="00AA699A" w:rsidRDefault="00735D7A" w:rsidP="002E06E4">
            <w:r w:rsidRPr="00AA699A">
              <w:rPr>
                <w:rFonts w:hint="eastAsia"/>
              </w:rPr>
              <w:t>0</w:t>
            </w:r>
            <w:r w:rsidRPr="00AA699A">
              <w:t>x10E4</w:t>
            </w:r>
          </w:p>
        </w:tc>
        <w:tc>
          <w:tcPr>
            <w:tcW w:w="1701" w:type="dxa"/>
          </w:tcPr>
          <w:p w14:paraId="2F2D550A" w14:textId="77777777" w:rsidR="00735D7A" w:rsidRPr="00AA699A" w:rsidRDefault="00735D7A" w:rsidP="002E06E4">
            <w:r w:rsidRPr="00AA699A">
              <w:rPr>
                <w:rFonts w:hint="eastAsia"/>
              </w:rPr>
              <w:t>设置时钟</w:t>
            </w:r>
            <w:r w:rsidRPr="00AA699A">
              <w:rPr>
                <w:rFonts w:hint="eastAsia"/>
              </w:rPr>
              <w:t>-</w:t>
            </w:r>
            <w:r w:rsidRPr="00AA699A">
              <w:rPr>
                <w:rFonts w:hint="eastAsia"/>
              </w:rPr>
              <w:t>分</w:t>
            </w:r>
          </w:p>
        </w:tc>
        <w:tc>
          <w:tcPr>
            <w:tcW w:w="5811" w:type="dxa"/>
          </w:tcPr>
          <w:p w14:paraId="79243CA4" w14:textId="77777777" w:rsidR="00735D7A" w:rsidRPr="00AA699A" w:rsidRDefault="00735D7A" w:rsidP="002E06E4">
            <w:r w:rsidRPr="00AA699A">
              <w:rPr>
                <w:rFonts w:hint="eastAsia"/>
              </w:rPr>
              <w:t>0</w:t>
            </w:r>
            <w:r w:rsidRPr="00AA699A">
              <w:t>~59</w:t>
            </w:r>
          </w:p>
        </w:tc>
      </w:tr>
      <w:tr w:rsidR="00735D7A" w:rsidRPr="00AA699A" w14:paraId="3B3D4168" w14:textId="77777777" w:rsidTr="002E06E4">
        <w:tc>
          <w:tcPr>
            <w:tcW w:w="1668" w:type="dxa"/>
          </w:tcPr>
          <w:p w14:paraId="2DB2C9C9" w14:textId="77777777" w:rsidR="00735D7A" w:rsidRPr="00AA699A" w:rsidRDefault="00735D7A" w:rsidP="002E06E4">
            <w:r w:rsidRPr="00AA699A">
              <w:rPr>
                <w:rFonts w:hint="eastAsia"/>
              </w:rPr>
              <w:t>0</w:t>
            </w:r>
            <w:r w:rsidRPr="00AA699A">
              <w:t>x10E5</w:t>
            </w:r>
          </w:p>
        </w:tc>
        <w:tc>
          <w:tcPr>
            <w:tcW w:w="1701" w:type="dxa"/>
          </w:tcPr>
          <w:p w14:paraId="3EF3DDCA" w14:textId="77777777" w:rsidR="00735D7A" w:rsidRPr="00AA699A" w:rsidRDefault="00735D7A" w:rsidP="002E06E4">
            <w:r w:rsidRPr="00AA699A">
              <w:rPr>
                <w:rFonts w:hint="eastAsia"/>
              </w:rPr>
              <w:t>设置时钟</w:t>
            </w:r>
            <w:r w:rsidRPr="00AA699A">
              <w:rPr>
                <w:rFonts w:hint="eastAsia"/>
              </w:rPr>
              <w:t>-</w:t>
            </w:r>
            <w:r w:rsidRPr="00AA699A">
              <w:rPr>
                <w:rFonts w:hint="eastAsia"/>
              </w:rPr>
              <w:t>秒</w:t>
            </w:r>
          </w:p>
        </w:tc>
        <w:tc>
          <w:tcPr>
            <w:tcW w:w="5811" w:type="dxa"/>
          </w:tcPr>
          <w:p w14:paraId="2C9069F2" w14:textId="77777777" w:rsidR="00735D7A" w:rsidRPr="00AA699A" w:rsidRDefault="00735D7A" w:rsidP="002E06E4">
            <w:r w:rsidRPr="00AA699A">
              <w:rPr>
                <w:rFonts w:hint="eastAsia"/>
              </w:rPr>
              <w:t>0</w:t>
            </w:r>
            <w:r w:rsidRPr="00AA699A">
              <w:t>~59</w:t>
            </w:r>
          </w:p>
        </w:tc>
      </w:tr>
      <w:tr w:rsidR="00D40820" w:rsidRPr="00AA699A" w14:paraId="38E93359" w14:textId="77777777" w:rsidTr="00764E6C">
        <w:tc>
          <w:tcPr>
            <w:tcW w:w="1668" w:type="dxa"/>
          </w:tcPr>
          <w:p w14:paraId="5993402F" w14:textId="716ADCBF" w:rsidR="00D40820" w:rsidRPr="00764E6C" w:rsidRDefault="00D40820" w:rsidP="00D40820">
            <w:pPr>
              <w:rPr>
                <w:highlight w:val="yellow"/>
              </w:rPr>
            </w:pPr>
            <w:r w:rsidRPr="00764E6C">
              <w:rPr>
                <w:highlight w:val="yellow"/>
              </w:rPr>
              <w:t>0x10E6</w:t>
            </w:r>
          </w:p>
        </w:tc>
        <w:tc>
          <w:tcPr>
            <w:tcW w:w="1701" w:type="dxa"/>
            <w:vAlign w:val="center"/>
          </w:tcPr>
          <w:p w14:paraId="01121EEC" w14:textId="651036B5" w:rsidR="00D40820" w:rsidRPr="00764E6C" w:rsidRDefault="00D40820" w:rsidP="00D40820">
            <w:pPr>
              <w:rPr>
                <w:highlight w:val="yellow"/>
              </w:rPr>
            </w:pPr>
            <w:r w:rsidRPr="00764E6C">
              <w:rPr>
                <w:rFonts w:hint="eastAsia"/>
                <w:highlight w:val="yellow"/>
              </w:rPr>
              <w:t>时区设置</w:t>
            </w:r>
          </w:p>
        </w:tc>
        <w:tc>
          <w:tcPr>
            <w:tcW w:w="5811" w:type="dxa"/>
            <w:vAlign w:val="center"/>
          </w:tcPr>
          <w:p w14:paraId="4279815F" w14:textId="626613C6" w:rsidR="00D40820" w:rsidRPr="00764E6C" w:rsidRDefault="00D40820" w:rsidP="00D40820">
            <w:pPr>
              <w:rPr>
                <w:highlight w:val="yellow"/>
              </w:rPr>
            </w:pPr>
            <w:r w:rsidRPr="00764E6C">
              <w:rPr>
                <w:highlight w:val="yellow"/>
              </w:rPr>
              <w:t>S16,</w:t>
            </w:r>
          </w:p>
          <w:p w14:paraId="43305D20" w14:textId="25D39EA2" w:rsidR="00D40820" w:rsidRPr="00764E6C" w:rsidRDefault="00D40820" w:rsidP="00D40820">
            <w:pPr>
              <w:rPr>
                <w:highlight w:val="yellow"/>
              </w:rPr>
            </w:pPr>
            <w:r w:rsidRPr="00764E6C">
              <w:rPr>
                <w:highlight w:val="yellow"/>
              </w:rPr>
              <w:t>1000</w:t>
            </w:r>
            <w:r w:rsidRPr="00764E6C">
              <w:rPr>
                <w:rFonts w:hint="eastAsia"/>
                <w:highlight w:val="yellow"/>
              </w:rPr>
              <w:t>代表</w:t>
            </w:r>
            <w:r w:rsidRPr="00764E6C">
              <w:rPr>
                <w:highlight w:val="yellow"/>
              </w:rPr>
              <w:t>”+10:00”,</w:t>
            </w:r>
          </w:p>
          <w:p w14:paraId="2F390107" w14:textId="21DBC98B" w:rsidR="00D40820" w:rsidRPr="00764E6C" w:rsidRDefault="00D40820" w:rsidP="00D40820">
            <w:pPr>
              <w:rPr>
                <w:highlight w:val="yellow"/>
              </w:rPr>
            </w:pPr>
            <w:r w:rsidRPr="00764E6C">
              <w:rPr>
                <w:highlight w:val="yellow"/>
              </w:rPr>
              <w:t>-630</w:t>
            </w:r>
            <w:r w:rsidRPr="00764E6C">
              <w:rPr>
                <w:rFonts w:hint="eastAsia"/>
                <w:highlight w:val="yellow"/>
              </w:rPr>
              <w:t>代表</w:t>
            </w:r>
            <w:r w:rsidRPr="00764E6C">
              <w:rPr>
                <w:highlight w:val="yellow"/>
              </w:rPr>
              <w:t>”-06:30”</w:t>
            </w:r>
          </w:p>
        </w:tc>
      </w:tr>
      <w:tr w:rsidR="00735D7A" w:rsidRPr="00AA699A" w14:paraId="7C84509E" w14:textId="77777777" w:rsidTr="002E06E4">
        <w:tc>
          <w:tcPr>
            <w:tcW w:w="1668" w:type="dxa"/>
          </w:tcPr>
          <w:p w14:paraId="3802FA1D" w14:textId="4F6BC296" w:rsidR="00735D7A" w:rsidRPr="00AA699A" w:rsidRDefault="00735D7A" w:rsidP="002E06E4">
            <w:r w:rsidRPr="00AA699A">
              <w:t>0x1</w:t>
            </w:r>
            <w:r w:rsidRPr="00AA699A">
              <w:rPr>
                <w:rFonts w:hint="eastAsia"/>
              </w:rPr>
              <w:t>0</w:t>
            </w:r>
            <w:r w:rsidRPr="00AA699A">
              <w:t>E</w:t>
            </w:r>
            <w:r w:rsidR="00D40820">
              <w:t>7</w:t>
            </w:r>
            <w:r w:rsidRPr="00AA699A">
              <w:rPr>
                <w:rFonts w:hint="eastAsia"/>
              </w:rPr>
              <w:t>~</w:t>
            </w:r>
            <w:r w:rsidRPr="00AA699A">
              <w:t>0x1</w:t>
            </w:r>
            <w:r w:rsidRPr="00AA699A">
              <w:rPr>
                <w:rFonts w:hint="eastAsia"/>
              </w:rPr>
              <w:t>0</w:t>
            </w:r>
            <w:r w:rsidR="00825C03" w:rsidRPr="00AA699A">
              <w:rPr>
                <w:rFonts w:hint="eastAsia"/>
              </w:rPr>
              <w:t>E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1701" w:type="dxa"/>
          </w:tcPr>
          <w:p w14:paraId="65420160" w14:textId="77777777" w:rsidR="00735D7A" w:rsidRPr="00AA699A" w:rsidRDefault="00735D7A" w:rsidP="002E06E4">
            <w:r w:rsidRPr="00AA699A">
              <w:rPr>
                <w:rFonts w:hint="eastAsia"/>
              </w:rPr>
              <w:t xml:space="preserve">Reserved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5811" w:type="dxa"/>
          </w:tcPr>
          <w:p w14:paraId="303BADB9" w14:textId="77777777" w:rsidR="00735D7A" w:rsidRPr="00AA699A" w:rsidRDefault="00735D7A" w:rsidP="002E06E4"/>
        </w:tc>
      </w:tr>
    </w:tbl>
    <w:p w14:paraId="3964C035" w14:textId="74E426A8" w:rsidR="001306D9" w:rsidRPr="00AA699A" w:rsidRDefault="00735D7A" w:rsidP="00E32372">
      <w:r w:rsidRPr="00AA699A">
        <w:rPr>
          <w:rFonts w:hint="eastAsia"/>
        </w:rPr>
        <w:t>注：对时功能限制使用</w:t>
      </w:r>
      <w:r w:rsidRPr="00AA699A">
        <w:rPr>
          <w:rFonts w:hint="eastAsia"/>
        </w:rPr>
        <w:t>0</w:t>
      </w:r>
      <w:r w:rsidRPr="00AA699A">
        <w:t>x10</w:t>
      </w:r>
      <w:r w:rsidRPr="00AA699A">
        <w:rPr>
          <w:rFonts w:hint="eastAsia"/>
        </w:rPr>
        <w:t>功能码设置</w:t>
      </w:r>
      <w:r w:rsidR="005F7929" w:rsidRPr="00AA699A">
        <w:rPr>
          <w:rFonts w:hint="eastAsia"/>
        </w:rPr>
        <w:t>,</w:t>
      </w:r>
      <w:r w:rsidR="005F7929" w:rsidRPr="00764E6C">
        <w:rPr>
          <w:rFonts w:hint="eastAsia"/>
          <w:highlight w:val="yellow"/>
        </w:rPr>
        <w:t>一次同时写</w:t>
      </w:r>
      <w:r w:rsidR="005F7929" w:rsidRPr="00764E6C">
        <w:rPr>
          <w:highlight w:val="yellow"/>
        </w:rPr>
        <w:t>6</w:t>
      </w:r>
      <w:r w:rsidR="005F7929" w:rsidRPr="00764E6C">
        <w:rPr>
          <w:rFonts w:hint="eastAsia"/>
          <w:highlight w:val="yellow"/>
        </w:rPr>
        <w:t>个</w:t>
      </w:r>
      <w:r w:rsidR="00C3640B" w:rsidRPr="00764E6C">
        <w:rPr>
          <w:highlight w:val="yellow"/>
        </w:rPr>
        <w:t>(</w:t>
      </w:r>
      <w:r w:rsidR="00C3640B" w:rsidRPr="00764E6C">
        <w:rPr>
          <w:rFonts w:hint="eastAsia"/>
          <w:highlight w:val="yellow"/>
        </w:rPr>
        <w:t>不带时区</w:t>
      </w:r>
      <w:r w:rsidR="00C3640B" w:rsidRPr="00764E6C">
        <w:rPr>
          <w:highlight w:val="yellow"/>
        </w:rPr>
        <w:t>)/7</w:t>
      </w:r>
      <w:r w:rsidR="00C3640B" w:rsidRPr="00764E6C">
        <w:rPr>
          <w:rFonts w:hint="eastAsia"/>
          <w:highlight w:val="yellow"/>
        </w:rPr>
        <w:t>个</w:t>
      </w:r>
      <w:r w:rsidR="00C3640B" w:rsidRPr="00764E6C">
        <w:rPr>
          <w:highlight w:val="yellow"/>
        </w:rPr>
        <w:t>(</w:t>
      </w:r>
      <w:r w:rsidR="00C3640B" w:rsidRPr="00764E6C">
        <w:rPr>
          <w:rFonts w:hint="eastAsia"/>
          <w:highlight w:val="yellow"/>
        </w:rPr>
        <w:t>带时区</w:t>
      </w:r>
      <w:r w:rsidR="00C3640B" w:rsidRPr="00764E6C">
        <w:rPr>
          <w:highlight w:val="yellow"/>
        </w:rPr>
        <w:t>)</w:t>
      </w:r>
      <w:r w:rsidR="005F7929" w:rsidRPr="00764E6C">
        <w:rPr>
          <w:rFonts w:hint="eastAsia"/>
          <w:highlight w:val="yellow"/>
        </w:rPr>
        <w:t>寄存器</w:t>
      </w:r>
      <w:r w:rsidR="005F7929" w:rsidRPr="00AA699A">
        <w:rPr>
          <w:rFonts w:hint="eastAsia"/>
        </w:rPr>
        <w:t>，其它长度不支持。</w:t>
      </w:r>
    </w:p>
    <w:p w14:paraId="473DFA21" w14:textId="77777777" w:rsidR="001306D9" w:rsidRPr="00AA699A" w:rsidRDefault="001306D9" w:rsidP="00E32372">
      <w:pPr>
        <w:rPr>
          <w:color w:val="7030A0"/>
        </w:rPr>
      </w:pPr>
    </w:p>
    <w:p w14:paraId="3CC8DB61" w14:textId="4ACB69AD" w:rsidR="00870B9F" w:rsidRPr="00AA699A" w:rsidRDefault="00253DED" w:rsidP="00E02CE1">
      <w:pPr>
        <w:pStyle w:val="3"/>
        <w:numPr>
          <w:ilvl w:val="1"/>
          <w:numId w:val="20"/>
        </w:numPr>
        <w:rPr>
          <w:sz w:val="22"/>
        </w:rPr>
      </w:pPr>
      <w:r w:rsidRPr="00AA699A">
        <w:rPr>
          <w:sz w:val="22"/>
        </w:rPr>
        <w:t xml:space="preserve"> </w:t>
      </w:r>
      <w:bookmarkStart w:id="187" w:name="_Toc204328305"/>
      <w:r w:rsidR="00F66878" w:rsidRPr="00AA699A">
        <w:rPr>
          <w:rFonts w:hint="eastAsia"/>
          <w:sz w:val="22"/>
        </w:rPr>
        <w:t>S</w:t>
      </w:r>
      <w:r w:rsidR="00F45102" w:rsidRPr="00AA699A">
        <w:rPr>
          <w:rFonts w:hint="eastAsia"/>
          <w:sz w:val="22"/>
        </w:rPr>
        <w:t>ystem information</w:t>
      </w:r>
      <w:r w:rsidR="00876D37" w:rsidRPr="00AA699A">
        <w:rPr>
          <w:rFonts w:hint="eastAsia"/>
          <w:sz w:val="22"/>
        </w:rPr>
        <w:t>/</w:t>
      </w:r>
      <w:r w:rsidR="00870B9F" w:rsidRPr="00AA699A">
        <w:rPr>
          <w:rFonts w:hint="eastAsia"/>
          <w:sz w:val="22"/>
        </w:rPr>
        <w:t>电池组</w:t>
      </w:r>
      <w:r w:rsidR="00A67E9E" w:rsidRPr="00AA699A">
        <w:rPr>
          <w:rFonts w:hint="eastAsia"/>
          <w:sz w:val="22"/>
        </w:rPr>
        <w:t>整体</w:t>
      </w:r>
      <w:r w:rsidR="00870B9F" w:rsidRPr="00AA699A">
        <w:rPr>
          <w:rFonts w:hint="eastAsia"/>
          <w:sz w:val="22"/>
        </w:rPr>
        <w:t>系统信息：</w:t>
      </w:r>
      <w:bookmarkEnd w:id="187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544"/>
        <w:gridCol w:w="964"/>
        <w:gridCol w:w="3402"/>
      </w:tblGrid>
      <w:tr w:rsidR="00703701" w:rsidRPr="00AA699A" w14:paraId="0C42FB18" w14:textId="77777777" w:rsidTr="00BD442D">
        <w:trPr>
          <w:trHeight w:val="286"/>
        </w:trPr>
        <w:tc>
          <w:tcPr>
            <w:tcW w:w="1129" w:type="dxa"/>
            <w:shd w:val="clear" w:color="auto" w:fill="BFBFBF" w:themeFill="background1" w:themeFillShade="BF"/>
            <w:vAlign w:val="center"/>
          </w:tcPr>
          <w:p w14:paraId="0094F754" w14:textId="77777777" w:rsidR="00F45102" w:rsidRPr="00AA699A" w:rsidRDefault="00F45102" w:rsidP="004F48D4">
            <w:r w:rsidRPr="00AA699A">
              <w:rPr>
                <w:rFonts w:hint="eastAsia"/>
              </w:rPr>
              <w:t>Register</w:t>
            </w:r>
          </w:p>
          <w:p w14:paraId="6DE0F1E2" w14:textId="77777777" w:rsidR="003E4EB1" w:rsidRPr="00AA699A" w:rsidRDefault="004F48D4" w:rsidP="004F48D4">
            <w:r w:rsidRPr="00AA699A">
              <w:rPr>
                <w:rFonts w:hint="eastAsia"/>
              </w:rPr>
              <w:t>寄存器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69AC56EC" w14:textId="77777777" w:rsidR="00F45102" w:rsidRPr="00AA699A" w:rsidRDefault="00F45102" w:rsidP="003E4EB1">
            <w:r w:rsidRPr="00AA699A">
              <w:rPr>
                <w:rFonts w:hint="eastAsia"/>
              </w:rPr>
              <w:t>Content</w:t>
            </w:r>
          </w:p>
          <w:p w14:paraId="138F8FCD" w14:textId="77777777" w:rsidR="003E4EB1" w:rsidRPr="00AA699A" w:rsidRDefault="004F48D4" w:rsidP="003E4EB1">
            <w:r w:rsidRPr="00AA699A">
              <w:rPr>
                <w:rFonts w:hint="eastAsia"/>
              </w:rPr>
              <w:t>内容</w:t>
            </w:r>
          </w:p>
        </w:tc>
        <w:tc>
          <w:tcPr>
            <w:tcW w:w="964" w:type="dxa"/>
            <w:shd w:val="clear" w:color="auto" w:fill="BFBFBF" w:themeFill="background1" w:themeFillShade="BF"/>
            <w:vAlign w:val="center"/>
          </w:tcPr>
          <w:p w14:paraId="77372A05" w14:textId="738D30C7" w:rsidR="003E4EB1" w:rsidRPr="00AA699A" w:rsidRDefault="00F45102" w:rsidP="007A0767">
            <w:r w:rsidRPr="00AA699A">
              <w:rPr>
                <w:rFonts w:hint="eastAsia"/>
              </w:rPr>
              <w:t>Unit</w:t>
            </w:r>
            <w:r w:rsidR="004F48D4" w:rsidRPr="00AA699A">
              <w:rPr>
                <w:rFonts w:hint="eastAsia"/>
              </w:rPr>
              <w:t>单位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1A540671" w14:textId="77777777" w:rsidR="00F45102" w:rsidRPr="00AA699A" w:rsidRDefault="00F45102" w:rsidP="003E4EB1">
            <w:r w:rsidRPr="00AA699A">
              <w:rPr>
                <w:rFonts w:hint="eastAsia"/>
              </w:rPr>
              <w:t>Remark</w:t>
            </w:r>
          </w:p>
          <w:p w14:paraId="2487E403" w14:textId="77777777" w:rsidR="003E4EB1" w:rsidRPr="00AA699A" w:rsidRDefault="00F20F21" w:rsidP="003E4EB1">
            <w:r w:rsidRPr="00AA699A">
              <w:rPr>
                <w:rFonts w:hint="eastAsia"/>
              </w:rPr>
              <w:t>备注</w:t>
            </w:r>
          </w:p>
        </w:tc>
      </w:tr>
      <w:tr w:rsidR="00703701" w:rsidRPr="00AA699A" w14:paraId="037379B4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00A77D72" w14:textId="77777777" w:rsidR="004F48D4" w:rsidRPr="00AA699A" w:rsidRDefault="004F48D4" w:rsidP="004041F3">
            <w:r w:rsidRPr="00AA699A">
              <w:rPr>
                <w:rFonts w:hint="eastAsia"/>
              </w:rPr>
              <w:t>0x1100</w:t>
            </w:r>
          </w:p>
        </w:tc>
        <w:tc>
          <w:tcPr>
            <w:tcW w:w="3544" w:type="dxa"/>
            <w:vAlign w:val="center"/>
          </w:tcPr>
          <w:p w14:paraId="34843AF5" w14:textId="77777777" w:rsidR="004F48D4" w:rsidRPr="00AA699A" w:rsidRDefault="00FF6DB4" w:rsidP="00767063">
            <w:pPr>
              <w:ind w:left="2" w:hangingChars="1" w:hanging="2"/>
              <w:jc w:val="both"/>
            </w:pPr>
            <w:r w:rsidRPr="00AA699A">
              <w:rPr>
                <w:rFonts w:hint="eastAsia"/>
              </w:rPr>
              <w:t>Basic Status</w:t>
            </w:r>
            <w:r w:rsidR="004F48D4" w:rsidRPr="00AA699A">
              <w:rPr>
                <w:rFonts w:hint="eastAsia"/>
              </w:rPr>
              <w:t>基本状态</w:t>
            </w:r>
          </w:p>
        </w:tc>
        <w:tc>
          <w:tcPr>
            <w:tcW w:w="964" w:type="dxa"/>
            <w:vAlign w:val="center"/>
          </w:tcPr>
          <w:p w14:paraId="4FD699DA" w14:textId="77777777" w:rsidR="004F48D4" w:rsidRPr="00AA699A" w:rsidRDefault="004F48D4" w:rsidP="00EB3967">
            <w:pPr>
              <w:jc w:val="both"/>
            </w:pPr>
          </w:p>
        </w:tc>
        <w:tc>
          <w:tcPr>
            <w:tcW w:w="3402" w:type="dxa"/>
            <w:vAlign w:val="center"/>
          </w:tcPr>
          <w:p w14:paraId="76D92528" w14:textId="33492532" w:rsidR="004F48D4" w:rsidRPr="00AA699A" w:rsidRDefault="003837B8" w:rsidP="00EB3967">
            <w:pPr>
              <w:jc w:val="both"/>
            </w:pPr>
            <w:r w:rsidRPr="00AA699A">
              <w:rPr>
                <w:rFonts w:hint="eastAsia"/>
              </w:rPr>
              <w:t xml:space="preserve"> </w:t>
            </w:r>
            <w:r w:rsidRPr="00AA699A">
              <w:t xml:space="preserve">See </w:t>
            </w: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="00D86187" w:rsidRPr="00AA699A">
              <w:rPr>
                <w:rFonts w:hint="eastAsia"/>
              </w:rPr>
              <w:t>-</w:t>
            </w:r>
            <w:r w:rsidR="00D86187" w:rsidRPr="00AA699A">
              <w:t>1</w:t>
            </w:r>
          </w:p>
        </w:tc>
      </w:tr>
      <w:tr w:rsidR="00703701" w:rsidRPr="00AA699A" w14:paraId="223D1906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00109FC6" w14:textId="77777777" w:rsidR="004F48D4" w:rsidRPr="00AA699A" w:rsidRDefault="004F48D4" w:rsidP="003E4EB1">
            <w:r w:rsidRPr="00AA699A">
              <w:t>0x1101</w:t>
            </w:r>
          </w:p>
        </w:tc>
        <w:tc>
          <w:tcPr>
            <w:tcW w:w="3544" w:type="dxa"/>
            <w:vAlign w:val="center"/>
          </w:tcPr>
          <w:p w14:paraId="18CE16F2" w14:textId="77777777" w:rsidR="004F48D4" w:rsidRPr="00AA699A" w:rsidRDefault="00FF6DB4" w:rsidP="00767063">
            <w:pPr>
              <w:jc w:val="both"/>
            </w:pPr>
            <w:r w:rsidRPr="00AA699A">
              <w:rPr>
                <w:rFonts w:hint="eastAsia"/>
              </w:rPr>
              <w:t>Protection Status</w:t>
            </w:r>
            <w:r w:rsidR="004F48D4" w:rsidRPr="00AA699A">
              <w:rPr>
                <w:rFonts w:hint="eastAsia"/>
              </w:rPr>
              <w:t>保护状态</w:t>
            </w:r>
          </w:p>
        </w:tc>
        <w:tc>
          <w:tcPr>
            <w:tcW w:w="964" w:type="dxa"/>
            <w:vAlign w:val="center"/>
          </w:tcPr>
          <w:p w14:paraId="3552F53E" w14:textId="77777777" w:rsidR="004F48D4" w:rsidRPr="00AA699A" w:rsidRDefault="004F48D4" w:rsidP="00EB3967">
            <w:pPr>
              <w:jc w:val="both"/>
            </w:pPr>
          </w:p>
        </w:tc>
        <w:tc>
          <w:tcPr>
            <w:tcW w:w="3402" w:type="dxa"/>
            <w:vAlign w:val="center"/>
          </w:tcPr>
          <w:p w14:paraId="4A971CEA" w14:textId="0A9F912F" w:rsidR="004F48D4" w:rsidRPr="00AA699A" w:rsidRDefault="003837B8" w:rsidP="00EB3967">
            <w:pPr>
              <w:jc w:val="both"/>
            </w:pPr>
            <w:r w:rsidRPr="00AA699A">
              <w:t xml:space="preserve">See </w:t>
            </w: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="00D86187" w:rsidRPr="00AA699A">
              <w:rPr>
                <w:rFonts w:hint="eastAsia"/>
              </w:rPr>
              <w:t>-</w:t>
            </w:r>
            <w:r w:rsidR="00D86187" w:rsidRPr="00AA699A">
              <w:t>2</w:t>
            </w:r>
          </w:p>
        </w:tc>
      </w:tr>
      <w:tr w:rsidR="00703701" w:rsidRPr="00AA699A" w14:paraId="40C50C30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1CF5B0C2" w14:textId="77777777" w:rsidR="004F48D4" w:rsidRPr="00AA699A" w:rsidRDefault="004F48D4" w:rsidP="003E4EB1">
            <w:r w:rsidRPr="00AA699A">
              <w:t>0x1102</w:t>
            </w:r>
          </w:p>
        </w:tc>
        <w:tc>
          <w:tcPr>
            <w:tcW w:w="3544" w:type="dxa"/>
            <w:vAlign w:val="center"/>
          </w:tcPr>
          <w:p w14:paraId="188AB116" w14:textId="20B5AD79" w:rsidR="004F48D4" w:rsidRPr="00AA699A" w:rsidRDefault="00FF6DB4" w:rsidP="00EB3967">
            <w:pPr>
              <w:jc w:val="both"/>
            </w:pPr>
            <w:r w:rsidRPr="00AA699A">
              <w:rPr>
                <w:rFonts w:hint="eastAsia"/>
              </w:rPr>
              <w:t>Alarm Status</w:t>
            </w:r>
            <w:r w:rsidR="0051777B" w:rsidRPr="00AA699A">
              <w:t xml:space="preserve"> 1</w:t>
            </w:r>
            <w:r w:rsidR="004F48D4" w:rsidRPr="00AA699A">
              <w:rPr>
                <w:rFonts w:hint="eastAsia"/>
              </w:rPr>
              <w:t>告警状态</w:t>
            </w:r>
            <w:r w:rsidR="00342B97" w:rsidRPr="00AA699A">
              <w:rPr>
                <w:rFonts w:hint="eastAsia"/>
              </w:rPr>
              <w:t>1</w:t>
            </w:r>
          </w:p>
        </w:tc>
        <w:tc>
          <w:tcPr>
            <w:tcW w:w="964" w:type="dxa"/>
            <w:vAlign w:val="center"/>
          </w:tcPr>
          <w:p w14:paraId="1BB84BB9" w14:textId="77777777" w:rsidR="004F48D4" w:rsidRPr="00AA699A" w:rsidRDefault="004F48D4" w:rsidP="00EB3967">
            <w:pPr>
              <w:jc w:val="both"/>
            </w:pPr>
          </w:p>
        </w:tc>
        <w:tc>
          <w:tcPr>
            <w:tcW w:w="3402" w:type="dxa"/>
            <w:vAlign w:val="center"/>
          </w:tcPr>
          <w:p w14:paraId="2EC756F6" w14:textId="0A952CB2" w:rsidR="004F48D4" w:rsidRPr="00AA699A" w:rsidRDefault="00076DE6" w:rsidP="00EB3967">
            <w:pPr>
              <w:jc w:val="both"/>
            </w:pPr>
            <w:r w:rsidRPr="00AA699A">
              <w:t>See</w:t>
            </w: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="00D86187" w:rsidRPr="00AA699A">
              <w:rPr>
                <w:rFonts w:hint="eastAsia"/>
              </w:rPr>
              <w:t>-</w:t>
            </w:r>
            <w:r w:rsidR="00D86187" w:rsidRPr="00AA699A">
              <w:t>3</w:t>
            </w:r>
          </w:p>
          <w:p w14:paraId="6BF0829F" w14:textId="77777777" w:rsidR="00342B97" w:rsidRPr="00AA699A" w:rsidRDefault="00342B97" w:rsidP="00EB3967">
            <w:pPr>
              <w:jc w:val="both"/>
            </w:pPr>
            <w:r w:rsidRPr="00AA699A">
              <w:rPr>
                <w:rFonts w:hint="eastAsia"/>
              </w:rPr>
              <w:t>注意：</w:t>
            </w:r>
            <w:r w:rsidR="00D86187" w:rsidRPr="00AA699A">
              <w:rPr>
                <w:rFonts w:hint="eastAsia"/>
              </w:rPr>
              <w:t>告警状态</w:t>
            </w:r>
            <w:r w:rsidR="00D86187" w:rsidRPr="00AA699A">
              <w:rPr>
                <w:rFonts w:hint="eastAsia"/>
              </w:rPr>
              <w:t>2</w:t>
            </w:r>
            <w:r w:rsidR="00D86187" w:rsidRPr="00AA699A">
              <w:rPr>
                <w:rFonts w:hint="eastAsia"/>
              </w:rPr>
              <w:t>在地址</w:t>
            </w:r>
            <w:r w:rsidR="00D86187" w:rsidRPr="00AA699A">
              <w:t>0x114</w:t>
            </w:r>
            <w:r w:rsidR="00931329" w:rsidRPr="00AA699A">
              <w:rPr>
                <w:rFonts w:hint="eastAsia"/>
              </w:rPr>
              <w:t>E</w:t>
            </w:r>
          </w:p>
          <w:p w14:paraId="083DAA90" w14:textId="513BADFC" w:rsidR="0051777B" w:rsidRPr="00AA699A" w:rsidRDefault="0051777B" w:rsidP="00EB3967">
            <w:pPr>
              <w:jc w:val="both"/>
            </w:pPr>
            <w:r w:rsidRPr="00AA699A">
              <w:rPr>
                <w:rFonts w:hint="eastAsia"/>
              </w:rPr>
              <w:t>A</w:t>
            </w:r>
            <w:r w:rsidRPr="00AA699A">
              <w:t>larm Status 2 is at 0</w:t>
            </w:r>
            <w:r w:rsidR="004D478F" w:rsidRPr="00AA699A">
              <w:t>x</w:t>
            </w:r>
            <w:r w:rsidRPr="00AA699A">
              <w:t>114E</w:t>
            </w:r>
          </w:p>
        </w:tc>
      </w:tr>
      <w:tr w:rsidR="00703701" w:rsidRPr="00AA699A" w14:paraId="050ABA19" w14:textId="77777777" w:rsidTr="00BD442D">
        <w:trPr>
          <w:trHeight w:val="273"/>
        </w:trPr>
        <w:tc>
          <w:tcPr>
            <w:tcW w:w="1129" w:type="dxa"/>
            <w:vAlign w:val="center"/>
          </w:tcPr>
          <w:p w14:paraId="627157EA" w14:textId="77777777" w:rsidR="004F48D4" w:rsidRPr="00AA699A" w:rsidRDefault="004F48D4" w:rsidP="003E4EB1">
            <w:r w:rsidRPr="00AA699A">
              <w:rPr>
                <w:rFonts w:hint="eastAsia"/>
              </w:rPr>
              <w:t>0x1103</w:t>
            </w:r>
          </w:p>
        </w:tc>
        <w:tc>
          <w:tcPr>
            <w:tcW w:w="3544" w:type="dxa"/>
            <w:vAlign w:val="center"/>
          </w:tcPr>
          <w:p w14:paraId="31469AFA" w14:textId="77777777" w:rsidR="004F48D4" w:rsidRPr="00AA699A" w:rsidRDefault="00FF6DB4" w:rsidP="00EB3967">
            <w:pPr>
              <w:jc w:val="both"/>
            </w:pPr>
            <w:r w:rsidRPr="00AA699A">
              <w:rPr>
                <w:rFonts w:hint="eastAsia"/>
              </w:rPr>
              <w:t xml:space="preserve">Total Voltage </w:t>
            </w:r>
            <w:r w:rsidR="004F48D4" w:rsidRPr="00AA699A">
              <w:rPr>
                <w:rFonts w:hint="eastAsia"/>
              </w:rPr>
              <w:t>总电压</w:t>
            </w:r>
          </w:p>
        </w:tc>
        <w:tc>
          <w:tcPr>
            <w:tcW w:w="964" w:type="dxa"/>
            <w:vAlign w:val="center"/>
          </w:tcPr>
          <w:p w14:paraId="7CB44308" w14:textId="77777777" w:rsidR="004F48D4" w:rsidRPr="00AA699A" w:rsidRDefault="004F48D4" w:rsidP="00EB3967">
            <w:pPr>
              <w:jc w:val="both"/>
            </w:pPr>
            <w:r w:rsidRPr="00AA699A">
              <w:t>0.1V</w:t>
            </w:r>
          </w:p>
        </w:tc>
        <w:tc>
          <w:tcPr>
            <w:tcW w:w="3402" w:type="dxa"/>
            <w:vAlign w:val="center"/>
          </w:tcPr>
          <w:p w14:paraId="2A7C7E6C" w14:textId="77777777" w:rsidR="004F48D4" w:rsidRPr="00AA699A" w:rsidRDefault="004F48D4" w:rsidP="00EB3967">
            <w:pPr>
              <w:jc w:val="both"/>
            </w:pPr>
          </w:p>
        </w:tc>
      </w:tr>
      <w:tr w:rsidR="00703701" w:rsidRPr="00AA699A" w14:paraId="5A806FCA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079201CA" w14:textId="77777777" w:rsidR="004F48D4" w:rsidRPr="00AA699A" w:rsidRDefault="004F48D4" w:rsidP="003E4EB1">
            <w:r w:rsidRPr="00AA699A">
              <w:rPr>
                <w:rFonts w:hint="eastAsia"/>
              </w:rPr>
              <w:t>0x1104</w:t>
            </w:r>
            <w:r w:rsidR="004C59CE" w:rsidRPr="00AA699A">
              <w:t>-0x1105</w:t>
            </w:r>
          </w:p>
        </w:tc>
        <w:tc>
          <w:tcPr>
            <w:tcW w:w="3544" w:type="dxa"/>
            <w:vAlign w:val="center"/>
          </w:tcPr>
          <w:p w14:paraId="075B5869" w14:textId="77777777" w:rsidR="004F48D4" w:rsidRPr="00AA699A" w:rsidRDefault="00FF6DB4" w:rsidP="00EB3967">
            <w:pPr>
              <w:jc w:val="both"/>
            </w:pPr>
            <w:r w:rsidRPr="00AA699A">
              <w:rPr>
                <w:rFonts w:hint="eastAsia"/>
              </w:rPr>
              <w:t xml:space="preserve">Current </w:t>
            </w:r>
            <w:r w:rsidR="004F48D4" w:rsidRPr="00AA699A">
              <w:rPr>
                <w:rFonts w:hint="eastAsia"/>
              </w:rPr>
              <w:t>电流</w:t>
            </w:r>
          </w:p>
        </w:tc>
        <w:tc>
          <w:tcPr>
            <w:tcW w:w="964" w:type="dxa"/>
            <w:vAlign w:val="center"/>
          </w:tcPr>
          <w:p w14:paraId="565B6632" w14:textId="77777777" w:rsidR="004F48D4" w:rsidRPr="00AA699A" w:rsidRDefault="004F48D4" w:rsidP="00EB3967">
            <w:pPr>
              <w:jc w:val="both"/>
            </w:pPr>
            <w:r w:rsidRPr="00AA699A">
              <w:t>0.01A</w:t>
            </w:r>
          </w:p>
        </w:tc>
        <w:tc>
          <w:tcPr>
            <w:tcW w:w="3402" w:type="dxa"/>
            <w:vAlign w:val="center"/>
          </w:tcPr>
          <w:p w14:paraId="0B6C72E5" w14:textId="77777777" w:rsidR="004F48D4" w:rsidRPr="00AA699A" w:rsidRDefault="00FF6DB4" w:rsidP="00F66878">
            <w:pPr>
              <w:ind w:leftChars="15" w:left="33"/>
              <w:jc w:val="both"/>
            </w:pPr>
            <w:bookmarkStart w:id="188" w:name="OLE_LINK50"/>
            <w:bookmarkStart w:id="189" w:name="OLE_LINK51"/>
            <w:r w:rsidRPr="00AA699A">
              <w:rPr>
                <w:rFonts w:hint="eastAsia"/>
              </w:rPr>
              <w:t>If it is negative, uses complement to show it,</w:t>
            </w:r>
            <w:bookmarkEnd w:id="188"/>
            <w:bookmarkEnd w:id="189"/>
            <w:r w:rsidRPr="00AA699A">
              <w:rPr>
                <w:rFonts w:hint="eastAsia"/>
              </w:rPr>
              <w:t xml:space="preserve"> totally 4 </w:t>
            </w:r>
            <w:r w:rsidR="00F66878" w:rsidRPr="00AA699A">
              <w:rPr>
                <w:rFonts w:hint="eastAsia"/>
              </w:rPr>
              <w:t>bytes</w:t>
            </w:r>
            <w:r w:rsidRPr="00AA699A">
              <w:rPr>
                <w:rFonts w:hint="eastAsia"/>
              </w:rPr>
              <w:t xml:space="preserve">. </w:t>
            </w:r>
            <w:r w:rsidR="004F48D4" w:rsidRPr="00AA699A">
              <w:rPr>
                <w:rFonts w:hint="eastAsia"/>
              </w:rPr>
              <w:t>为负数时，用补码表示</w:t>
            </w:r>
            <w:r w:rsidR="0060343F" w:rsidRPr="00AA699A">
              <w:rPr>
                <w:rFonts w:hint="eastAsia"/>
              </w:rPr>
              <w:t>，共</w:t>
            </w:r>
            <w:r w:rsidR="0060343F" w:rsidRPr="00AA699A">
              <w:rPr>
                <w:rFonts w:hint="eastAsia"/>
              </w:rPr>
              <w:t>4</w:t>
            </w:r>
            <w:r w:rsidR="0060343F" w:rsidRPr="00AA699A">
              <w:rPr>
                <w:rFonts w:hint="eastAsia"/>
              </w:rPr>
              <w:t>个字节</w:t>
            </w:r>
          </w:p>
        </w:tc>
      </w:tr>
      <w:tr w:rsidR="00703701" w:rsidRPr="00AA699A" w14:paraId="58BFE8E9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0C4D85DB" w14:textId="77777777" w:rsidR="004F48D4" w:rsidRPr="00AA699A" w:rsidRDefault="004F48D4" w:rsidP="004C59CE">
            <w:r w:rsidRPr="00AA699A">
              <w:rPr>
                <w:rFonts w:hint="eastAsia"/>
              </w:rPr>
              <w:t>0x110</w:t>
            </w:r>
            <w:r w:rsidR="004C59CE" w:rsidRPr="00AA699A">
              <w:t>6</w:t>
            </w:r>
          </w:p>
        </w:tc>
        <w:tc>
          <w:tcPr>
            <w:tcW w:w="3544" w:type="dxa"/>
            <w:vAlign w:val="center"/>
          </w:tcPr>
          <w:p w14:paraId="1514E480" w14:textId="77777777" w:rsidR="004F48D4" w:rsidRPr="00AA699A" w:rsidRDefault="00FF6DB4" w:rsidP="00EB3967">
            <w:pPr>
              <w:jc w:val="both"/>
            </w:pPr>
            <w:r w:rsidRPr="00AA699A">
              <w:rPr>
                <w:rFonts w:hint="eastAsia"/>
              </w:rPr>
              <w:t xml:space="preserve">Temperature </w:t>
            </w:r>
            <w:r w:rsidR="004F48D4" w:rsidRPr="00AA699A">
              <w:rPr>
                <w:rFonts w:hint="eastAsia"/>
              </w:rPr>
              <w:t>温度</w:t>
            </w:r>
          </w:p>
        </w:tc>
        <w:tc>
          <w:tcPr>
            <w:tcW w:w="964" w:type="dxa"/>
            <w:vAlign w:val="center"/>
          </w:tcPr>
          <w:p w14:paraId="5D8EAFFB" w14:textId="77777777" w:rsidR="004F48D4" w:rsidRPr="00AA699A" w:rsidRDefault="004F48D4" w:rsidP="00FF6DB4">
            <w:pPr>
              <w:jc w:val="both"/>
            </w:pPr>
            <w:r w:rsidRPr="00AA699A">
              <w:t>0.1</w:t>
            </w:r>
            <w:r w:rsidR="00FF6DB4" w:rsidRPr="00AA699A">
              <w:rPr>
                <w:rFonts w:hint="eastAsia"/>
              </w:rPr>
              <w:t xml:space="preserve"> </w:t>
            </w:r>
            <w:bookmarkStart w:id="190" w:name="OLE_LINK62"/>
            <w:bookmarkStart w:id="191" w:name="OLE_LINK63"/>
            <w:r w:rsidRPr="00AA699A">
              <w:t xml:space="preserve"> </w:t>
            </w:r>
            <w:r w:rsidR="00FF6DB4" w:rsidRPr="00AA699A">
              <w:t>̊</w:t>
            </w:r>
            <w:r w:rsidR="00FF6DB4" w:rsidRPr="00AA699A">
              <w:rPr>
                <w:rFonts w:hint="eastAsia"/>
              </w:rPr>
              <w:t>C</w:t>
            </w:r>
            <w:bookmarkEnd w:id="190"/>
            <w:bookmarkEnd w:id="191"/>
          </w:p>
        </w:tc>
        <w:tc>
          <w:tcPr>
            <w:tcW w:w="3402" w:type="dxa"/>
            <w:vAlign w:val="center"/>
          </w:tcPr>
          <w:p w14:paraId="460213D7" w14:textId="77777777" w:rsidR="004F48D4" w:rsidRPr="00AA699A" w:rsidRDefault="00FF6DB4" w:rsidP="00F66878">
            <w:pPr>
              <w:jc w:val="both"/>
            </w:pPr>
            <w:bookmarkStart w:id="192" w:name="OLE_LINK54"/>
            <w:bookmarkStart w:id="193" w:name="OLE_LINK55"/>
            <w:r w:rsidRPr="00AA699A">
              <w:rPr>
                <w:rFonts w:hint="eastAsia"/>
              </w:rPr>
              <w:t xml:space="preserve">If it is negative, uses complement to show it. </w:t>
            </w:r>
            <w:bookmarkEnd w:id="192"/>
            <w:bookmarkEnd w:id="193"/>
            <w:r w:rsidR="004F48D4" w:rsidRPr="00AA699A">
              <w:rPr>
                <w:rFonts w:hint="eastAsia"/>
              </w:rPr>
              <w:t>为负数时，用补码表示</w:t>
            </w:r>
          </w:p>
        </w:tc>
      </w:tr>
      <w:tr w:rsidR="00703701" w:rsidRPr="00AA699A" w14:paraId="22E73711" w14:textId="77777777" w:rsidTr="00BD442D">
        <w:trPr>
          <w:trHeight w:val="273"/>
        </w:trPr>
        <w:tc>
          <w:tcPr>
            <w:tcW w:w="1129" w:type="dxa"/>
            <w:vAlign w:val="center"/>
          </w:tcPr>
          <w:p w14:paraId="55570943" w14:textId="77777777" w:rsidR="004F48D4" w:rsidRPr="00AA699A" w:rsidRDefault="004F48D4" w:rsidP="004C59CE">
            <w:r w:rsidRPr="00AA699A">
              <w:rPr>
                <w:rFonts w:hint="eastAsia"/>
              </w:rPr>
              <w:t>0x110</w:t>
            </w:r>
            <w:r w:rsidR="004C59CE" w:rsidRPr="00AA699A">
              <w:t>7</w:t>
            </w:r>
          </w:p>
        </w:tc>
        <w:tc>
          <w:tcPr>
            <w:tcW w:w="3544" w:type="dxa"/>
            <w:vAlign w:val="center"/>
          </w:tcPr>
          <w:p w14:paraId="070B2849" w14:textId="77777777" w:rsidR="004F48D4" w:rsidRPr="00AA699A" w:rsidRDefault="004F48D4" w:rsidP="00EB3967">
            <w:pPr>
              <w:jc w:val="both"/>
            </w:pPr>
            <w:r w:rsidRPr="00AA699A">
              <w:rPr>
                <w:rFonts w:hint="eastAsia"/>
              </w:rPr>
              <w:t>SOC</w:t>
            </w:r>
          </w:p>
        </w:tc>
        <w:tc>
          <w:tcPr>
            <w:tcW w:w="964" w:type="dxa"/>
            <w:vAlign w:val="center"/>
          </w:tcPr>
          <w:p w14:paraId="52151CEF" w14:textId="77777777" w:rsidR="004F48D4" w:rsidRPr="00AA699A" w:rsidRDefault="004F48D4" w:rsidP="00EB3967">
            <w:pPr>
              <w:jc w:val="both"/>
            </w:pPr>
            <w:r w:rsidRPr="00AA699A">
              <w:rPr>
                <w:rFonts w:hint="eastAsia"/>
              </w:rPr>
              <w:t>1%</w:t>
            </w:r>
          </w:p>
        </w:tc>
        <w:tc>
          <w:tcPr>
            <w:tcW w:w="3402" w:type="dxa"/>
            <w:vAlign w:val="center"/>
          </w:tcPr>
          <w:p w14:paraId="3995356E" w14:textId="77777777" w:rsidR="004F48D4" w:rsidRPr="00AA699A" w:rsidRDefault="00B85BE6" w:rsidP="00EB3967">
            <w:pPr>
              <w:jc w:val="both"/>
            </w:pPr>
            <w:r w:rsidRPr="00AA699A">
              <w:rPr>
                <w:rFonts w:hint="eastAsia"/>
              </w:rPr>
              <w:t>可放电容量百分比</w:t>
            </w:r>
          </w:p>
          <w:p w14:paraId="0F03E14E" w14:textId="71150C18" w:rsidR="0051777B" w:rsidRPr="00AA699A" w:rsidRDefault="0051777B" w:rsidP="00EB3967">
            <w:pPr>
              <w:jc w:val="both"/>
            </w:pPr>
            <w:r w:rsidRPr="00AA699A">
              <w:rPr>
                <w:rFonts w:hint="eastAsia"/>
              </w:rPr>
              <w:t>S</w:t>
            </w:r>
            <w:r w:rsidRPr="00AA699A">
              <w:t xml:space="preserve">tate of Charge(%, </w:t>
            </w:r>
            <w:r w:rsidR="00275528" w:rsidRPr="00AA699A">
              <w:t>Ah</w:t>
            </w:r>
            <w:r w:rsidRPr="00AA699A">
              <w:t>)</w:t>
            </w:r>
          </w:p>
        </w:tc>
      </w:tr>
      <w:tr w:rsidR="00703701" w:rsidRPr="00AA699A" w14:paraId="0571B4C9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1B3856D4" w14:textId="77777777" w:rsidR="004F48D4" w:rsidRPr="00AA699A" w:rsidRDefault="004F48D4" w:rsidP="004C59CE">
            <w:r w:rsidRPr="00AA699A">
              <w:rPr>
                <w:rFonts w:hint="eastAsia"/>
              </w:rPr>
              <w:t>0x110</w:t>
            </w:r>
            <w:r w:rsidR="004C59CE" w:rsidRPr="00AA699A">
              <w:t>8</w:t>
            </w:r>
          </w:p>
        </w:tc>
        <w:tc>
          <w:tcPr>
            <w:tcW w:w="3544" w:type="dxa"/>
            <w:vAlign w:val="center"/>
          </w:tcPr>
          <w:p w14:paraId="5B67B9B6" w14:textId="77777777" w:rsidR="004F48D4" w:rsidRPr="00AA699A" w:rsidRDefault="00FF6DB4" w:rsidP="00EB3967">
            <w:pPr>
              <w:jc w:val="both"/>
            </w:pPr>
            <w:r w:rsidRPr="00AA699A">
              <w:rPr>
                <w:rFonts w:hint="eastAsia"/>
              </w:rPr>
              <w:t xml:space="preserve">Cycle Times </w:t>
            </w:r>
            <w:r w:rsidR="004F48D4" w:rsidRPr="00AA699A">
              <w:rPr>
                <w:rFonts w:hint="eastAsia"/>
              </w:rPr>
              <w:t>循环次数</w:t>
            </w:r>
          </w:p>
        </w:tc>
        <w:tc>
          <w:tcPr>
            <w:tcW w:w="964" w:type="dxa"/>
            <w:vAlign w:val="center"/>
          </w:tcPr>
          <w:p w14:paraId="354C6BE3" w14:textId="77777777" w:rsidR="004F48D4" w:rsidRPr="00AA699A" w:rsidRDefault="004F48D4" w:rsidP="00EB3967">
            <w:pPr>
              <w:jc w:val="both"/>
            </w:pPr>
          </w:p>
        </w:tc>
        <w:tc>
          <w:tcPr>
            <w:tcW w:w="3402" w:type="dxa"/>
            <w:vAlign w:val="center"/>
          </w:tcPr>
          <w:p w14:paraId="4FD3A51A" w14:textId="77777777" w:rsidR="004F48D4" w:rsidRPr="00AA699A" w:rsidRDefault="004F48D4" w:rsidP="00EB3967">
            <w:pPr>
              <w:jc w:val="both"/>
            </w:pPr>
          </w:p>
        </w:tc>
      </w:tr>
      <w:tr w:rsidR="00703701" w:rsidRPr="00AA699A" w14:paraId="25EDDCDE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76312A6E" w14:textId="77777777" w:rsidR="004F48D4" w:rsidRPr="00AA699A" w:rsidRDefault="004F48D4" w:rsidP="004C59CE">
            <w:r w:rsidRPr="00AA699A">
              <w:rPr>
                <w:rFonts w:hint="eastAsia"/>
              </w:rPr>
              <w:t>0x110</w:t>
            </w:r>
            <w:r w:rsidR="004C59CE" w:rsidRPr="00AA699A">
              <w:t>9</w:t>
            </w:r>
          </w:p>
        </w:tc>
        <w:tc>
          <w:tcPr>
            <w:tcW w:w="3544" w:type="dxa"/>
            <w:vAlign w:val="center"/>
          </w:tcPr>
          <w:p w14:paraId="5735ACA1" w14:textId="77777777" w:rsidR="004F48D4" w:rsidRPr="00AA699A" w:rsidRDefault="00F26619" w:rsidP="00F66878">
            <w:pPr>
              <w:jc w:val="both"/>
            </w:pPr>
            <w:bookmarkStart w:id="194" w:name="OLE_LINK52"/>
            <w:bookmarkStart w:id="195" w:name="OLE_LINK53"/>
            <w:r w:rsidRPr="00AA699A">
              <w:rPr>
                <w:rFonts w:hint="eastAsia"/>
              </w:rPr>
              <w:t>Pile</w:t>
            </w:r>
            <w:r w:rsidR="00FF6DB4" w:rsidRPr="00AA699A">
              <w:rPr>
                <w:rFonts w:hint="eastAsia"/>
              </w:rPr>
              <w:t xml:space="preserve"> Max. Charge Voltage</w:t>
            </w:r>
            <w:bookmarkEnd w:id="194"/>
            <w:bookmarkEnd w:id="195"/>
            <w:r w:rsidR="004F48D4" w:rsidRPr="00AA699A">
              <w:rPr>
                <w:rFonts w:hint="eastAsia"/>
              </w:rPr>
              <w:t>电池组最大充电电压值</w:t>
            </w:r>
          </w:p>
        </w:tc>
        <w:tc>
          <w:tcPr>
            <w:tcW w:w="964" w:type="dxa"/>
            <w:vAlign w:val="center"/>
          </w:tcPr>
          <w:p w14:paraId="412C8144" w14:textId="77777777" w:rsidR="004F48D4" w:rsidRPr="00AA699A" w:rsidRDefault="004F48D4" w:rsidP="00EB3967">
            <w:pPr>
              <w:jc w:val="both"/>
            </w:pPr>
            <w:r w:rsidRPr="00AA699A">
              <w:rPr>
                <w:rFonts w:hint="eastAsia"/>
              </w:rPr>
              <w:t>0.1V</w:t>
            </w:r>
          </w:p>
        </w:tc>
        <w:tc>
          <w:tcPr>
            <w:tcW w:w="3402" w:type="dxa"/>
            <w:vAlign w:val="center"/>
          </w:tcPr>
          <w:p w14:paraId="6367F34E" w14:textId="77777777" w:rsidR="004F48D4" w:rsidRPr="00AA699A" w:rsidRDefault="004F48D4" w:rsidP="00EB3967">
            <w:pPr>
              <w:jc w:val="both"/>
            </w:pPr>
          </w:p>
        </w:tc>
      </w:tr>
      <w:tr w:rsidR="00703701" w:rsidRPr="00AA699A" w14:paraId="580A6D12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313EE8D9" w14:textId="77777777" w:rsidR="004F48D4" w:rsidRPr="00AA699A" w:rsidRDefault="004F48D4" w:rsidP="004C59CE">
            <w:r w:rsidRPr="00AA699A">
              <w:rPr>
                <w:rFonts w:hint="eastAsia"/>
              </w:rPr>
              <w:t>0x110</w:t>
            </w:r>
            <w:r w:rsidR="004C59CE" w:rsidRPr="00AA699A">
              <w:t>A</w:t>
            </w:r>
            <w:r w:rsidR="009E1B21" w:rsidRPr="00AA699A">
              <w:rPr>
                <w:rFonts w:hint="eastAsia"/>
              </w:rPr>
              <w:t>-0x110B</w:t>
            </w:r>
          </w:p>
        </w:tc>
        <w:tc>
          <w:tcPr>
            <w:tcW w:w="3544" w:type="dxa"/>
            <w:vAlign w:val="center"/>
          </w:tcPr>
          <w:p w14:paraId="55778926" w14:textId="77777777" w:rsidR="004F48D4" w:rsidRPr="00AA699A" w:rsidRDefault="00F26619" w:rsidP="00502ABE">
            <w:pPr>
              <w:jc w:val="both"/>
            </w:pPr>
            <w:r w:rsidRPr="00AA699A">
              <w:rPr>
                <w:rFonts w:hint="eastAsia"/>
              </w:rPr>
              <w:t>Pile</w:t>
            </w:r>
            <w:r w:rsidR="00FF6DB4" w:rsidRPr="00AA699A">
              <w:rPr>
                <w:rFonts w:hint="eastAsia"/>
              </w:rPr>
              <w:t xml:space="preserve"> Max. Charge Current</w:t>
            </w:r>
            <w:r w:rsidR="004F48D4" w:rsidRPr="00AA699A">
              <w:rPr>
                <w:rFonts w:hint="eastAsia"/>
              </w:rPr>
              <w:t>电池组最大充电电流值</w:t>
            </w:r>
          </w:p>
        </w:tc>
        <w:tc>
          <w:tcPr>
            <w:tcW w:w="964" w:type="dxa"/>
            <w:vAlign w:val="center"/>
          </w:tcPr>
          <w:p w14:paraId="65D5591C" w14:textId="77777777" w:rsidR="004F48D4" w:rsidRPr="00AA699A" w:rsidRDefault="004F48D4" w:rsidP="00EB3967">
            <w:pPr>
              <w:jc w:val="both"/>
            </w:pPr>
            <w:r w:rsidRPr="00AA699A">
              <w:rPr>
                <w:rFonts w:hint="eastAsia"/>
              </w:rPr>
              <w:t>0.01A</w:t>
            </w:r>
          </w:p>
        </w:tc>
        <w:tc>
          <w:tcPr>
            <w:tcW w:w="3402" w:type="dxa"/>
            <w:vAlign w:val="center"/>
          </w:tcPr>
          <w:p w14:paraId="44C86D00" w14:textId="77777777" w:rsidR="004F48D4" w:rsidRPr="00AA699A" w:rsidRDefault="004F48D4" w:rsidP="00EB3967">
            <w:pPr>
              <w:jc w:val="both"/>
            </w:pPr>
          </w:p>
        </w:tc>
      </w:tr>
      <w:tr w:rsidR="00703701" w:rsidRPr="00AA699A" w14:paraId="69BE0A66" w14:textId="77777777" w:rsidTr="00BD442D">
        <w:trPr>
          <w:trHeight w:val="273"/>
        </w:trPr>
        <w:tc>
          <w:tcPr>
            <w:tcW w:w="1129" w:type="dxa"/>
            <w:vAlign w:val="center"/>
          </w:tcPr>
          <w:p w14:paraId="23071DBD" w14:textId="77777777" w:rsidR="004F48D4" w:rsidRPr="00AA699A" w:rsidRDefault="004F48D4" w:rsidP="009E1B21">
            <w:r w:rsidRPr="00AA699A">
              <w:rPr>
                <w:rFonts w:hint="eastAsia"/>
              </w:rPr>
              <w:t>0x110</w:t>
            </w:r>
            <w:r w:rsidR="009E1B21" w:rsidRPr="00AA699A">
              <w:rPr>
                <w:rFonts w:hint="eastAsia"/>
              </w:rPr>
              <w:t>C</w:t>
            </w:r>
          </w:p>
        </w:tc>
        <w:tc>
          <w:tcPr>
            <w:tcW w:w="3544" w:type="dxa"/>
            <w:vAlign w:val="center"/>
          </w:tcPr>
          <w:p w14:paraId="630C9919" w14:textId="77777777" w:rsidR="004F48D4" w:rsidRPr="00AA699A" w:rsidRDefault="00F26619" w:rsidP="00F66878">
            <w:pPr>
              <w:jc w:val="both"/>
            </w:pPr>
            <w:r w:rsidRPr="00AA699A">
              <w:t>Pile</w:t>
            </w:r>
            <w:r w:rsidR="00FF6DB4" w:rsidRPr="00AA699A">
              <w:t xml:space="preserve"> M</w:t>
            </w:r>
            <w:r w:rsidR="00FF6DB4" w:rsidRPr="00AA699A">
              <w:rPr>
                <w:rFonts w:hint="eastAsia"/>
              </w:rPr>
              <w:t>in</w:t>
            </w:r>
            <w:r w:rsidR="00FF6DB4" w:rsidRPr="00AA699A">
              <w:t xml:space="preserve">. </w:t>
            </w:r>
            <w:r w:rsidR="00FF6DB4" w:rsidRPr="00AA699A">
              <w:rPr>
                <w:rFonts w:hint="eastAsia"/>
              </w:rPr>
              <w:t>Disc</w:t>
            </w:r>
            <w:r w:rsidR="00FF6DB4" w:rsidRPr="00AA699A">
              <w:t>harge Voltage</w:t>
            </w:r>
            <w:r w:rsidR="004F48D4" w:rsidRPr="00AA699A">
              <w:rPr>
                <w:rFonts w:hint="eastAsia"/>
              </w:rPr>
              <w:t>电池组最小放电电压值</w:t>
            </w:r>
          </w:p>
        </w:tc>
        <w:tc>
          <w:tcPr>
            <w:tcW w:w="964" w:type="dxa"/>
            <w:vAlign w:val="center"/>
          </w:tcPr>
          <w:p w14:paraId="755A522F" w14:textId="77777777" w:rsidR="004F48D4" w:rsidRPr="00AA699A" w:rsidRDefault="004F48D4" w:rsidP="00EB3967">
            <w:pPr>
              <w:jc w:val="both"/>
            </w:pPr>
            <w:r w:rsidRPr="00AA699A">
              <w:rPr>
                <w:rFonts w:hint="eastAsia"/>
              </w:rPr>
              <w:t>0.1V</w:t>
            </w:r>
          </w:p>
        </w:tc>
        <w:tc>
          <w:tcPr>
            <w:tcW w:w="3402" w:type="dxa"/>
            <w:vAlign w:val="center"/>
          </w:tcPr>
          <w:p w14:paraId="250FC9D1" w14:textId="77777777" w:rsidR="004F48D4" w:rsidRPr="00AA699A" w:rsidRDefault="004F48D4" w:rsidP="00EB3967">
            <w:pPr>
              <w:jc w:val="both"/>
            </w:pPr>
          </w:p>
        </w:tc>
      </w:tr>
      <w:tr w:rsidR="00703701" w:rsidRPr="00AA699A" w14:paraId="0AF13A5D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3AA1E317" w14:textId="77777777" w:rsidR="004F48D4" w:rsidRPr="00AA699A" w:rsidRDefault="004F48D4" w:rsidP="009E1B21">
            <w:r w:rsidRPr="00AA699A">
              <w:rPr>
                <w:rFonts w:hint="eastAsia"/>
              </w:rPr>
              <w:t>0x110</w:t>
            </w:r>
            <w:r w:rsidR="009E1B21" w:rsidRPr="00AA699A">
              <w:rPr>
                <w:rFonts w:hint="eastAsia"/>
              </w:rPr>
              <w:t>D-0x110E</w:t>
            </w:r>
          </w:p>
        </w:tc>
        <w:tc>
          <w:tcPr>
            <w:tcW w:w="3544" w:type="dxa"/>
            <w:vAlign w:val="center"/>
          </w:tcPr>
          <w:p w14:paraId="6F91C2BE" w14:textId="77777777" w:rsidR="004F48D4" w:rsidRPr="00AA699A" w:rsidRDefault="00F26619" w:rsidP="00F66878">
            <w:pPr>
              <w:jc w:val="both"/>
            </w:pPr>
            <w:r w:rsidRPr="00AA699A">
              <w:t>Pile</w:t>
            </w:r>
            <w:r w:rsidR="00FF6DB4" w:rsidRPr="00AA699A">
              <w:t xml:space="preserve"> Max. </w:t>
            </w:r>
            <w:r w:rsidR="00FF6DB4" w:rsidRPr="00AA699A">
              <w:rPr>
                <w:rFonts w:hint="eastAsia"/>
              </w:rPr>
              <w:t>Disc</w:t>
            </w:r>
            <w:r w:rsidR="00FF6DB4" w:rsidRPr="00AA699A">
              <w:t xml:space="preserve">harge </w:t>
            </w:r>
            <w:r w:rsidR="00FF6DB4" w:rsidRPr="00AA699A">
              <w:rPr>
                <w:rFonts w:hint="eastAsia"/>
              </w:rPr>
              <w:t>Current</w:t>
            </w:r>
            <w:r w:rsidR="004F48D4" w:rsidRPr="00AA699A">
              <w:rPr>
                <w:rFonts w:hint="eastAsia"/>
              </w:rPr>
              <w:t>电池组最大放电电流值</w:t>
            </w:r>
          </w:p>
        </w:tc>
        <w:tc>
          <w:tcPr>
            <w:tcW w:w="964" w:type="dxa"/>
            <w:vAlign w:val="center"/>
          </w:tcPr>
          <w:p w14:paraId="45E8E79D" w14:textId="77777777" w:rsidR="004F48D4" w:rsidRPr="00AA699A" w:rsidRDefault="004F48D4" w:rsidP="00EB3967">
            <w:pPr>
              <w:jc w:val="both"/>
            </w:pPr>
            <w:r w:rsidRPr="00AA699A">
              <w:rPr>
                <w:rFonts w:hint="eastAsia"/>
              </w:rPr>
              <w:t>0.01A</w:t>
            </w:r>
          </w:p>
        </w:tc>
        <w:tc>
          <w:tcPr>
            <w:tcW w:w="3402" w:type="dxa"/>
            <w:vAlign w:val="center"/>
          </w:tcPr>
          <w:p w14:paraId="130A3DCA" w14:textId="77777777" w:rsidR="004F48D4" w:rsidRPr="00AA699A" w:rsidRDefault="00FF6DB4" w:rsidP="00F66878">
            <w:pPr>
              <w:jc w:val="both"/>
            </w:pPr>
            <w:bookmarkStart w:id="196" w:name="OLE_LINK64"/>
            <w:bookmarkStart w:id="197" w:name="OLE_LINK65"/>
            <w:r w:rsidRPr="00AA699A">
              <w:rPr>
                <w:rFonts w:hint="eastAsia"/>
              </w:rPr>
              <w:t xml:space="preserve">If it is negative, uses complement to show it. </w:t>
            </w:r>
            <w:bookmarkEnd w:id="196"/>
            <w:bookmarkEnd w:id="197"/>
            <w:r w:rsidR="004F48D4" w:rsidRPr="00AA699A">
              <w:rPr>
                <w:rFonts w:hint="eastAsia"/>
              </w:rPr>
              <w:t>为负数时，用补码表示</w:t>
            </w:r>
          </w:p>
        </w:tc>
      </w:tr>
      <w:tr w:rsidR="000A0160" w:rsidRPr="00AA699A" w14:paraId="6D9D5415" w14:textId="77777777" w:rsidTr="00BD442D">
        <w:trPr>
          <w:trHeight w:val="859"/>
        </w:trPr>
        <w:tc>
          <w:tcPr>
            <w:tcW w:w="1129" w:type="dxa"/>
            <w:vAlign w:val="center"/>
          </w:tcPr>
          <w:p w14:paraId="6358BC4D" w14:textId="77777777" w:rsidR="000A0160" w:rsidRPr="00AA699A" w:rsidRDefault="000A0160" w:rsidP="000A0160">
            <w:r w:rsidRPr="00AA699A">
              <w:rPr>
                <w:rFonts w:hint="eastAsia"/>
              </w:rPr>
              <w:t>0x110F</w:t>
            </w:r>
          </w:p>
        </w:tc>
        <w:tc>
          <w:tcPr>
            <w:tcW w:w="3544" w:type="dxa"/>
            <w:vAlign w:val="center"/>
          </w:tcPr>
          <w:p w14:paraId="57B419E7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S</w:t>
            </w:r>
            <w:r w:rsidRPr="00AA699A">
              <w:t>witching value</w:t>
            </w:r>
          </w:p>
          <w:p w14:paraId="5E3CD0DB" w14:textId="4D171EBE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开关量指示</w:t>
            </w:r>
          </w:p>
        </w:tc>
        <w:tc>
          <w:tcPr>
            <w:tcW w:w="964" w:type="dxa"/>
            <w:vAlign w:val="center"/>
          </w:tcPr>
          <w:p w14:paraId="5E253733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54C390F8" w14:textId="4DA62451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II</w:t>
            </w:r>
          </w:p>
        </w:tc>
      </w:tr>
      <w:tr w:rsidR="000A0160" w:rsidRPr="00AA699A" w14:paraId="2DE4B315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47AF893D" w14:textId="77777777" w:rsidR="000A0160" w:rsidRPr="00AA699A" w:rsidRDefault="000A0160" w:rsidP="000A0160">
            <w:r w:rsidRPr="00AA699A">
              <w:lastRenderedPageBreak/>
              <w:t>0x1110</w:t>
            </w:r>
          </w:p>
        </w:tc>
        <w:tc>
          <w:tcPr>
            <w:tcW w:w="3544" w:type="dxa"/>
            <w:vAlign w:val="center"/>
          </w:tcPr>
          <w:p w14:paraId="3430BA4F" w14:textId="77777777" w:rsidR="000A0160" w:rsidRPr="00AA699A" w:rsidRDefault="000A0160" w:rsidP="000A0160">
            <w:pPr>
              <w:jc w:val="both"/>
            </w:pPr>
            <w:r w:rsidRPr="00AA699A">
              <w:t xml:space="preserve">Battery Cell Max. Voltage </w:t>
            </w:r>
            <w:r w:rsidRPr="00AA699A">
              <w:rPr>
                <w:rFonts w:hint="eastAsia"/>
              </w:rPr>
              <w:t>电池最高电压</w:t>
            </w:r>
          </w:p>
        </w:tc>
        <w:tc>
          <w:tcPr>
            <w:tcW w:w="964" w:type="dxa"/>
          </w:tcPr>
          <w:p w14:paraId="4C6837AC" w14:textId="77777777" w:rsidR="000A0160" w:rsidRPr="00AA699A" w:rsidRDefault="000A0160" w:rsidP="000A0160">
            <w:r w:rsidRPr="00AA699A">
              <w:t>0.001V</w:t>
            </w:r>
          </w:p>
        </w:tc>
        <w:tc>
          <w:tcPr>
            <w:tcW w:w="3402" w:type="dxa"/>
            <w:vAlign w:val="center"/>
          </w:tcPr>
          <w:p w14:paraId="552CAC8E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262546E1" w14:textId="77777777" w:rsidTr="00BD442D">
        <w:trPr>
          <w:trHeight w:val="273"/>
        </w:trPr>
        <w:tc>
          <w:tcPr>
            <w:tcW w:w="1129" w:type="dxa"/>
            <w:vAlign w:val="center"/>
          </w:tcPr>
          <w:p w14:paraId="39B6EAE5" w14:textId="77777777" w:rsidR="000A0160" w:rsidRPr="00AA699A" w:rsidRDefault="000A0160" w:rsidP="000A0160">
            <w:r w:rsidRPr="00AA699A">
              <w:t>0x1111</w:t>
            </w:r>
          </w:p>
        </w:tc>
        <w:tc>
          <w:tcPr>
            <w:tcW w:w="3544" w:type="dxa"/>
            <w:vAlign w:val="center"/>
          </w:tcPr>
          <w:p w14:paraId="395E2ADC" w14:textId="77777777" w:rsidR="000A0160" w:rsidRPr="00AA699A" w:rsidRDefault="000A0160" w:rsidP="000A0160">
            <w:pPr>
              <w:jc w:val="both"/>
            </w:pPr>
            <w:r w:rsidRPr="00AA699A">
              <w:t xml:space="preserve">Battery Cell Min. Voltage </w:t>
            </w:r>
            <w:r w:rsidRPr="00AA699A">
              <w:rPr>
                <w:rFonts w:hint="eastAsia"/>
              </w:rPr>
              <w:t>电池最低电压</w:t>
            </w:r>
          </w:p>
        </w:tc>
        <w:tc>
          <w:tcPr>
            <w:tcW w:w="964" w:type="dxa"/>
          </w:tcPr>
          <w:p w14:paraId="6C9F0153" w14:textId="77777777" w:rsidR="000A0160" w:rsidRPr="00AA699A" w:rsidRDefault="000A0160" w:rsidP="000A0160">
            <w:r w:rsidRPr="00AA699A">
              <w:t>0.001V</w:t>
            </w:r>
          </w:p>
        </w:tc>
        <w:tc>
          <w:tcPr>
            <w:tcW w:w="3402" w:type="dxa"/>
            <w:vAlign w:val="center"/>
          </w:tcPr>
          <w:p w14:paraId="2B02D154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43CC3836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7F1CE486" w14:textId="77777777" w:rsidR="000A0160" w:rsidRPr="00AA699A" w:rsidRDefault="000A0160" w:rsidP="000A0160">
            <w:r w:rsidRPr="00AA699A">
              <w:t>0x1112</w:t>
            </w:r>
          </w:p>
        </w:tc>
        <w:tc>
          <w:tcPr>
            <w:tcW w:w="3544" w:type="dxa"/>
            <w:vAlign w:val="center"/>
          </w:tcPr>
          <w:p w14:paraId="1277F121" w14:textId="77777777" w:rsidR="000A0160" w:rsidRPr="00AA699A" w:rsidRDefault="000A0160" w:rsidP="000A0160">
            <w:pPr>
              <w:jc w:val="both"/>
            </w:pPr>
            <w:bookmarkStart w:id="198" w:name="OLE_LINK60"/>
            <w:bookmarkStart w:id="199" w:name="OLE_LINK61"/>
            <w:r w:rsidRPr="00AA699A">
              <w:t>Battery Cell</w:t>
            </w:r>
            <w:bookmarkStart w:id="200" w:name="OLE_LINK195"/>
            <w:bookmarkStart w:id="201" w:name="OLE_LINK196"/>
            <w:bookmarkStart w:id="202" w:name="OLE_LINK199"/>
            <w:r w:rsidRPr="00AA699A">
              <w:t xml:space="preserve"> Max. Voltage</w:t>
            </w:r>
            <w:bookmarkEnd w:id="200"/>
            <w:bookmarkEnd w:id="201"/>
            <w:r w:rsidRPr="00AA699A">
              <w:t xml:space="preserve"> Chanel </w:t>
            </w:r>
            <w:bookmarkEnd w:id="198"/>
            <w:bookmarkEnd w:id="199"/>
            <w:bookmarkEnd w:id="202"/>
            <w:r w:rsidRPr="00AA699A">
              <w:rPr>
                <w:rFonts w:hint="eastAsia"/>
              </w:rPr>
              <w:t>电池最高电压通道</w:t>
            </w:r>
          </w:p>
        </w:tc>
        <w:tc>
          <w:tcPr>
            <w:tcW w:w="964" w:type="dxa"/>
            <w:vAlign w:val="center"/>
          </w:tcPr>
          <w:p w14:paraId="1E6A29A0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69CBA029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4F7F553E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0C953800" w14:textId="77777777" w:rsidR="000A0160" w:rsidRPr="00AA699A" w:rsidRDefault="000A0160" w:rsidP="000A0160">
            <w:r w:rsidRPr="00AA699A">
              <w:t>0x1113</w:t>
            </w:r>
          </w:p>
        </w:tc>
        <w:tc>
          <w:tcPr>
            <w:tcW w:w="3544" w:type="dxa"/>
            <w:vAlign w:val="center"/>
          </w:tcPr>
          <w:p w14:paraId="53921D4F" w14:textId="77777777" w:rsidR="000A0160" w:rsidRPr="00AA699A" w:rsidRDefault="000A0160" w:rsidP="000A0160">
            <w:pPr>
              <w:jc w:val="both"/>
            </w:pPr>
            <w:r w:rsidRPr="00AA699A">
              <w:t>Battery Cell Min. Voltage Chanel</w:t>
            </w:r>
            <w:r w:rsidRPr="00AA699A">
              <w:rPr>
                <w:rFonts w:hint="eastAsia"/>
              </w:rPr>
              <w:t>电池最低电压通道</w:t>
            </w:r>
          </w:p>
        </w:tc>
        <w:tc>
          <w:tcPr>
            <w:tcW w:w="964" w:type="dxa"/>
            <w:vAlign w:val="center"/>
          </w:tcPr>
          <w:p w14:paraId="277B3A37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3D7513A4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205A9009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62F5FD1E" w14:textId="77777777" w:rsidR="000A0160" w:rsidRPr="00AA699A" w:rsidRDefault="000A0160" w:rsidP="000A0160">
            <w:r w:rsidRPr="00AA699A">
              <w:t>0x1114</w:t>
            </w:r>
          </w:p>
        </w:tc>
        <w:tc>
          <w:tcPr>
            <w:tcW w:w="3544" w:type="dxa"/>
            <w:vAlign w:val="center"/>
          </w:tcPr>
          <w:p w14:paraId="11FC60B0" w14:textId="77777777" w:rsidR="000A0160" w:rsidRPr="00AA699A" w:rsidRDefault="000A0160" w:rsidP="000A0160">
            <w:pPr>
              <w:jc w:val="both"/>
            </w:pPr>
            <w:bookmarkStart w:id="203" w:name="OLE_LINK66"/>
            <w:bookmarkStart w:id="204" w:name="OLE_LINK67"/>
            <w:r w:rsidRPr="00AA699A">
              <w:t>Battery</w:t>
            </w:r>
            <w:bookmarkStart w:id="205" w:name="OLE_LINK79"/>
            <w:bookmarkStart w:id="206" w:name="OLE_LINK80"/>
            <w:r w:rsidRPr="00AA699A">
              <w:t xml:space="preserve"> Cell</w:t>
            </w:r>
            <w:bookmarkStart w:id="207" w:name="OLE_LINK203"/>
            <w:bookmarkStart w:id="208" w:name="OLE_LINK204"/>
            <w:bookmarkEnd w:id="205"/>
            <w:bookmarkEnd w:id="206"/>
            <w:r w:rsidRPr="00AA699A">
              <w:t xml:space="preserve"> Max. Temperature</w:t>
            </w:r>
            <w:bookmarkEnd w:id="203"/>
            <w:bookmarkEnd w:id="204"/>
            <w:bookmarkEnd w:id="207"/>
            <w:bookmarkEnd w:id="208"/>
            <w:r w:rsidRPr="00AA699A">
              <w:rPr>
                <w:rFonts w:hint="eastAsia"/>
              </w:rPr>
              <w:t>电池最高温度</w:t>
            </w:r>
          </w:p>
        </w:tc>
        <w:tc>
          <w:tcPr>
            <w:tcW w:w="964" w:type="dxa"/>
            <w:vAlign w:val="center"/>
          </w:tcPr>
          <w:p w14:paraId="1A15EBEC" w14:textId="77777777" w:rsidR="000A0160" w:rsidRPr="00AA699A" w:rsidRDefault="000A0160" w:rsidP="000A0160">
            <w:pPr>
              <w:jc w:val="both"/>
            </w:pPr>
            <w:r w:rsidRPr="00AA699A">
              <w:t>0.1</w:t>
            </w:r>
            <w:bookmarkStart w:id="209" w:name="OLE_LINK77"/>
            <w:bookmarkStart w:id="210" w:name="OLE_LINK78"/>
            <w:r w:rsidRPr="00AA699A">
              <w:t xml:space="preserve">  ̊C</w:t>
            </w:r>
            <w:bookmarkEnd w:id="209"/>
            <w:bookmarkEnd w:id="210"/>
          </w:p>
        </w:tc>
        <w:tc>
          <w:tcPr>
            <w:tcW w:w="3402" w:type="dxa"/>
            <w:vAlign w:val="center"/>
          </w:tcPr>
          <w:p w14:paraId="5608881C" w14:textId="77777777" w:rsidR="000A0160" w:rsidRPr="00AA699A" w:rsidRDefault="000A0160" w:rsidP="000A0160">
            <w:pPr>
              <w:jc w:val="both"/>
            </w:pPr>
            <w:bookmarkStart w:id="211" w:name="OLE_LINK70"/>
            <w:r w:rsidRPr="00AA699A">
              <w:t>If it is negative, uses complement to show it.</w:t>
            </w:r>
            <w:bookmarkEnd w:id="211"/>
            <w:r w:rsidRPr="00AA699A">
              <w:rPr>
                <w:rFonts w:hint="eastAsia"/>
              </w:rPr>
              <w:t>为负数时，用补码表示</w:t>
            </w:r>
          </w:p>
        </w:tc>
      </w:tr>
      <w:tr w:rsidR="000A0160" w:rsidRPr="00AA699A" w14:paraId="20BB4ECB" w14:textId="77777777" w:rsidTr="00BD442D">
        <w:trPr>
          <w:trHeight w:val="273"/>
        </w:trPr>
        <w:tc>
          <w:tcPr>
            <w:tcW w:w="1129" w:type="dxa"/>
            <w:vAlign w:val="center"/>
          </w:tcPr>
          <w:p w14:paraId="4D547865" w14:textId="77777777" w:rsidR="000A0160" w:rsidRPr="00AA699A" w:rsidRDefault="000A0160" w:rsidP="000A0160">
            <w:r w:rsidRPr="00AA699A">
              <w:t>0x1115</w:t>
            </w:r>
          </w:p>
        </w:tc>
        <w:tc>
          <w:tcPr>
            <w:tcW w:w="3544" w:type="dxa"/>
            <w:vAlign w:val="center"/>
          </w:tcPr>
          <w:p w14:paraId="3C9B8D56" w14:textId="77777777" w:rsidR="000A0160" w:rsidRPr="00AA699A" w:rsidRDefault="000A0160" w:rsidP="000A0160">
            <w:pPr>
              <w:jc w:val="both"/>
            </w:pPr>
            <w:r w:rsidRPr="00AA699A">
              <w:t>Battery Cell Min. Temperature</w:t>
            </w:r>
            <w:r w:rsidRPr="00AA699A">
              <w:rPr>
                <w:rFonts w:hint="eastAsia"/>
              </w:rPr>
              <w:t>电池最低温度</w:t>
            </w:r>
          </w:p>
        </w:tc>
        <w:tc>
          <w:tcPr>
            <w:tcW w:w="964" w:type="dxa"/>
            <w:vAlign w:val="center"/>
          </w:tcPr>
          <w:p w14:paraId="368A037F" w14:textId="77777777" w:rsidR="000A0160" w:rsidRPr="00AA699A" w:rsidRDefault="000A0160" w:rsidP="000A0160">
            <w:pPr>
              <w:jc w:val="both"/>
            </w:pPr>
            <w:r w:rsidRPr="00AA699A">
              <w:t>0.1 ̊C</w:t>
            </w:r>
          </w:p>
        </w:tc>
        <w:tc>
          <w:tcPr>
            <w:tcW w:w="3402" w:type="dxa"/>
            <w:vAlign w:val="center"/>
          </w:tcPr>
          <w:p w14:paraId="67B4DE26" w14:textId="77777777" w:rsidR="000A0160" w:rsidRPr="00AA699A" w:rsidRDefault="000A0160" w:rsidP="000A0160">
            <w:pPr>
              <w:jc w:val="both"/>
            </w:pPr>
            <w:r w:rsidRPr="00AA699A">
              <w:t>If it is negative, uses complement to show it.</w:t>
            </w:r>
            <w:r w:rsidRPr="00AA699A">
              <w:rPr>
                <w:rFonts w:hint="eastAsia"/>
              </w:rPr>
              <w:t>为负数时，用补码表示</w:t>
            </w:r>
          </w:p>
        </w:tc>
      </w:tr>
      <w:tr w:rsidR="000A0160" w:rsidRPr="00AA699A" w14:paraId="43B1ED71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4CCA864E" w14:textId="77777777" w:rsidR="000A0160" w:rsidRPr="00AA699A" w:rsidRDefault="000A0160" w:rsidP="000A0160">
            <w:r w:rsidRPr="00AA699A">
              <w:t>0x1116</w:t>
            </w:r>
          </w:p>
        </w:tc>
        <w:tc>
          <w:tcPr>
            <w:tcW w:w="3544" w:type="dxa"/>
            <w:vAlign w:val="center"/>
          </w:tcPr>
          <w:p w14:paraId="108F3FE5" w14:textId="77777777" w:rsidR="000A0160" w:rsidRPr="00AA699A" w:rsidRDefault="000A0160" w:rsidP="000A0160">
            <w:pPr>
              <w:jc w:val="both"/>
            </w:pPr>
            <w:bookmarkStart w:id="212" w:name="OLE_LINK68"/>
            <w:bookmarkStart w:id="213" w:name="OLE_LINK69"/>
            <w:r w:rsidRPr="00AA699A">
              <w:t>Battery Cel</w:t>
            </w:r>
            <w:bookmarkStart w:id="214" w:name="OLE_LINK206"/>
            <w:r w:rsidRPr="00AA699A">
              <w:t>l Max. Temperature Chanel</w:t>
            </w:r>
            <w:bookmarkEnd w:id="212"/>
            <w:bookmarkEnd w:id="213"/>
            <w:r w:rsidRPr="00AA699A">
              <w:t xml:space="preserve"> </w:t>
            </w:r>
            <w:bookmarkEnd w:id="214"/>
          </w:p>
          <w:p w14:paraId="6292FAB2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电池最高温度通道</w:t>
            </w:r>
          </w:p>
        </w:tc>
        <w:tc>
          <w:tcPr>
            <w:tcW w:w="964" w:type="dxa"/>
            <w:vAlign w:val="center"/>
          </w:tcPr>
          <w:p w14:paraId="3BA87BF2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49A7C15D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6514DC00" w14:textId="77777777" w:rsidTr="00BD442D">
        <w:trPr>
          <w:trHeight w:val="286"/>
        </w:trPr>
        <w:tc>
          <w:tcPr>
            <w:tcW w:w="1129" w:type="dxa"/>
            <w:vAlign w:val="center"/>
          </w:tcPr>
          <w:p w14:paraId="1BEEEE08" w14:textId="77777777" w:rsidR="000A0160" w:rsidRPr="00AA699A" w:rsidRDefault="000A0160" w:rsidP="000A0160">
            <w:r w:rsidRPr="00AA699A">
              <w:t>0x1117</w:t>
            </w:r>
          </w:p>
        </w:tc>
        <w:tc>
          <w:tcPr>
            <w:tcW w:w="3544" w:type="dxa"/>
            <w:vAlign w:val="center"/>
          </w:tcPr>
          <w:p w14:paraId="382E648D" w14:textId="77777777" w:rsidR="000A0160" w:rsidRPr="00AA699A" w:rsidRDefault="000A0160" w:rsidP="000A0160">
            <w:pPr>
              <w:jc w:val="both"/>
            </w:pPr>
            <w:bookmarkStart w:id="215" w:name="OLE_LINK81"/>
            <w:bookmarkStart w:id="216" w:name="OLE_LINK82"/>
            <w:bookmarkStart w:id="217" w:name="OLE_LINK83"/>
            <w:bookmarkStart w:id="218" w:name="OLE_LINK84"/>
            <w:bookmarkStart w:id="219" w:name="OLE_LINK85"/>
            <w:r w:rsidRPr="00AA699A">
              <w:t xml:space="preserve">Battery </w:t>
            </w:r>
            <w:bookmarkEnd w:id="215"/>
            <w:bookmarkEnd w:id="216"/>
            <w:bookmarkEnd w:id="217"/>
            <w:bookmarkEnd w:id="218"/>
            <w:bookmarkEnd w:id="219"/>
            <w:r w:rsidRPr="00AA699A">
              <w:t xml:space="preserve">Cell Min. Temperature Chanel </w:t>
            </w:r>
          </w:p>
          <w:p w14:paraId="66D43F2D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电池最低温度通道</w:t>
            </w:r>
          </w:p>
        </w:tc>
        <w:tc>
          <w:tcPr>
            <w:tcW w:w="964" w:type="dxa"/>
            <w:vAlign w:val="center"/>
          </w:tcPr>
          <w:p w14:paraId="778885E6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4B85BF9E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32945D25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6C48D067" w14:textId="77777777" w:rsidR="000A0160" w:rsidRPr="00AA699A" w:rsidRDefault="000A0160" w:rsidP="000A0160">
            <w:r w:rsidRPr="00AA699A">
              <w:t>0x1118</w:t>
            </w:r>
          </w:p>
        </w:tc>
        <w:tc>
          <w:tcPr>
            <w:tcW w:w="3544" w:type="dxa"/>
            <w:vAlign w:val="center"/>
          </w:tcPr>
          <w:p w14:paraId="406FE88B" w14:textId="77777777" w:rsidR="000A0160" w:rsidRPr="00AA699A" w:rsidRDefault="000A0160" w:rsidP="000A0160">
            <w:pPr>
              <w:keepNext/>
              <w:widowControl w:val="0"/>
              <w:autoSpaceDE w:val="0"/>
              <w:autoSpaceDN w:val="0"/>
              <w:adjustRightInd w:val="0"/>
              <w:jc w:val="both"/>
            </w:pPr>
            <w:bookmarkStart w:id="220" w:name="OLE_LINK197"/>
            <w:bookmarkStart w:id="221" w:name="OLE_LINK198"/>
            <w:r w:rsidRPr="00AA699A">
              <w:t>Module Max. Voltage</w:t>
            </w:r>
            <w:bookmarkEnd w:id="220"/>
            <w:bookmarkEnd w:id="221"/>
            <w:r w:rsidRPr="00AA699A">
              <w:rPr>
                <w:rFonts w:ascii="宋体" w:eastAsia="宋体" w:hAnsi="宋体" w:cs="宋体" w:hint="eastAsia"/>
              </w:rPr>
              <w:t>模块最高电</w:t>
            </w:r>
            <w:r w:rsidRPr="00AA699A">
              <w:rPr>
                <w:rFonts w:hint="eastAsia"/>
              </w:rPr>
              <w:t>压</w:t>
            </w:r>
          </w:p>
        </w:tc>
        <w:tc>
          <w:tcPr>
            <w:tcW w:w="964" w:type="dxa"/>
            <w:vAlign w:val="center"/>
          </w:tcPr>
          <w:p w14:paraId="2038F058" w14:textId="77777777" w:rsidR="000A0160" w:rsidRPr="00AA699A" w:rsidRDefault="000A0160" w:rsidP="000A0160">
            <w:pPr>
              <w:jc w:val="both"/>
            </w:pPr>
            <w:r w:rsidRPr="00AA699A">
              <w:t>0.01V</w:t>
            </w:r>
          </w:p>
        </w:tc>
        <w:tc>
          <w:tcPr>
            <w:tcW w:w="3402" w:type="dxa"/>
            <w:vAlign w:val="center"/>
          </w:tcPr>
          <w:p w14:paraId="43691D43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1072AED4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00C62B10" w14:textId="77777777" w:rsidR="000A0160" w:rsidRPr="00AA699A" w:rsidRDefault="000A0160" w:rsidP="000A0160">
            <w:r w:rsidRPr="00AA699A">
              <w:t>0x1119</w:t>
            </w:r>
          </w:p>
        </w:tc>
        <w:tc>
          <w:tcPr>
            <w:tcW w:w="3544" w:type="dxa"/>
            <w:vAlign w:val="center"/>
          </w:tcPr>
          <w:p w14:paraId="4D6EB763" w14:textId="77777777" w:rsidR="000A0160" w:rsidRPr="00AA699A" w:rsidDel="00F66878" w:rsidRDefault="000A0160" w:rsidP="000A0160">
            <w:pPr>
              <w:keepNext/>
              <w:widowControl w:val="0"/>
              <w:autoSpaceDE w:val="0"/>
              <w:autoSpaceDN w:val="0"/>
              <w:adjustRightInd w:val="0"/>
              <w:jc w:val="both"/>
            </w:pPr>
            <w:bookmarkStart w:id="222" w:name="OLE_LINK200"/>
            <w:r w:rsidRPr="00AA699A">
              <w:t xml:space="preserve">Module </w:t>
            </w:r>
            <w:bookmarkEnd w:id="222"/>
            <w:r w:rsidRPr="00AA699A">
              <w:t>Min. Voltage</w:t>
            </w:r>
            <w:r w:rsidRPr="00AA699A">
              <w:rPr>
                <w:rFonts w:ascii="宋体" w:eastAsia="宋体" w:hAnsi="宋体" w:cs="宋体" w:hint="eastAsia"/>
              </w:rPr>
              <w:t>模块最低电</w:t>
            </w:r>
            <w:r w:rsidRPr="00AA699A">
              <w:rPr>
                <w:rFonts w:hint="eastAsia"/>
              </w:rPr>
              <w:t>压</w:t>
            </w:r>
          </w:p>
        </w:tc>
        <w:tc>
          <w:tcPr>
            <w:tcW w:w="964" w:type="dxa"/>
            <w:vAlign w:val="center"/>
          </w:tcPr>
          <w:p w14:paraId="2B7E421C" w14:textId="77777777" w:rsidR="000A0160" w:rsidRPr="00AA699A" w:rsidRDefault="000A0160" w:rsidP="000A0160">
            <w:pPr>
              <w:jc w:val="both"/>
            </w:pPr>
            <w:r w:rsidRPr="00AA699A">
              <w:t>0.01V</w:t>
            </w:r>
          </w:p>
        </w:tc>
        <w:tc>
          <w:tcPr>
            <w:tcW w:w="3402" w:type="dxa"/>
            <w:vAlign w:val="center"/>
          </w:tcPr>
          <w:p w14:paraId="25BAF5C1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7EF6ECC2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1AA9B9F5" w14:textId="77777777" w:rsidR="000A0160" w:rsidRPr="00AA699A" w:rsidRDefault="000A0160" w:rsidP="000A0160">
            <w:r w:rsidRPr="00AA699A">
              <w:t>0x111A</w:t>
            </w:r>
          </w:p>
        </w:tc>
        <w:tc>
          <w:tcPr>
            <w:tcW w:w="3544" w:type="dxa"/>
            <w:vAlign w:val="center"/>
          </w:tcPr>
          <w:p w14:paraId="7C4FB5A8" w14:textId="77777777" w:rsidR="000A0160" w:rsidRPr="00AA699A" w:rsidDel="00F66878" w:rsidRDefault="000A0160" w:rsidP="000A0160">
            <w:pPr>
              <w:keepNext/>
              <w:widowControl w:val="0"/>
              <w:autoSpaceDE w:val="0"/>
              <w:autoSpaceDN w:val="0"/>
              <w:adjustRightInd w:val="0"/>
              <w:jc w:val="both"/>
            </w:pPr>
            <w:bookmarkStart w:id="223" w:name="OLE_LINK201"/>
            <w:bookmarkStart w:id="224" w:name="OLE_LINK202"/>
            <w:r w:rsidRPr="00AA699A">
              <w:t>Module Max. Voltage Chanel</w:t>
            </w:r>
            <w:bookmarkEnd w:id="223"/>
            <w:bookmarkEnd w:id="224"/>
            <w:r w:rsidRPr="00AA699A">
              <w:rPr>
                <w:rFonts w:ascii="宋体" w:eastAsia="宋体" w:hAnsi="宋体" w:cs="宋体" w:hint="eastAsia"/>
              </w:rPr>
              <w:t>模块最高电压通</w:t>
            </w:r>
            <w:r w:rsidRPr="00AA699A">
              <w:rPr>
                <w:rFonts w:hint="eastAsia"/>
              </w:rPr>
              <w:t>道</w:t>
            </w:r>
          </w:p>
        </w:tc>
        <w:tc>
          <w:tcPr>
            <w:tcW w:w="964" w:type="dxa"/>
            <w:vAlign w:val="center"/>
          </w:tcPr>
          <w:p w14:paraId="18F8DD14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1E46033D" w14:textId="4CAAEF7E" w:rsidR="000A0160" w:rsidRPr="00AA699A" w:rsidRDefault="000A0160" w:rsidP="000A0160">
            <w:pPr>
              <w:jc w:val="both"/>
            </w:pPr>
          </w:p>
        </w:tc>
      </w:tr>
      <w:tr w:rsidR="000A0160" w:rsidRPr="00AA699A" w14:paraId="46505D73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61E5D81E" w14:textId="77777777" w:rsidR="000A0160" w:rsidRPr="00AA699A" w:rsidRDefault="000A0160" w:rsidP="000A0160">
            <w:r w:rsidRPr="00AA699A">
              <w:t>0x111B</w:t>
            </w:r>
          </w:p>
        </w:tc>
        <w:tc>
          <w:tcPr>
            <w:tcW w:w="3544" w:type="dxa"/>
            <w:vAlign w:val="center"/>
          </w:tcPr>
          <w:p w14:paraId="49A0EAAA" w14:textId="77777777" w:rsidR="000A0160" w:rsidRPr="00AA699A" w:rsidDel="00F66878" w:rsidRDefault="000A0160" w:rsidP="000A0160">
            <w:pPr>
              <w:keepNext/>
              <w:widowControl w:val="0"/>
              <w:autoSpaceDE w:val="0"/>
              <w:autoSpaceDN w:val="0"/>
              <w:adjustRightInd w:val="0"/>
              <w:jc w:val="both"/>
            </w:pPr>
            <w:r w:rsidRPr="00AA699A">
              <w:t>Module Min. Voltage Chanel</w:t>
            </w:r>
            <w:r w:rsidRPr="00AA699A">
              <w:rPr>
                <w:rFonts w:ascii="宋体" w:eastAsia="宋体" w:hAnsi="宋体" w:cs="宋体" w:hint="eastAsia"/>
              </w:rPr>
              <w:t>模块最低电压通</w:t>
            </w:r>
            <w:r w:rsidRPr="00AA699A">
              <w:rPr>
                <w:rFonts w:hint="eastAsia"/>
              </w:rPr>
              <w:t>道</w:t>
            </w:r>
          </w:p>
        </w:tc>
        <w:tc>
          <w:tcPr>
            <w:tcW w:w="964" w:type="dxa"/>
            <w:vAlign w:val="center"/>
          </w:tcPr>
          <w:p w14:paraId="3D574796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58621870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4E91197C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141DD9AD" w14:textId="77777777" w:rsidR="000A0160" w:rsidRPr="00AA699A" w:rsidRDefault="000A0160" w:rsidP="000A0160">
            <w:r w:rsidRPr="00AA699A">
              <w:t>0x111C</w:t>
            </w:r>
          </w:p>
        </w:tc>
        <w:tc>
          <w:tcPr>
            <w:tcW w:w="3544" w:type="dxa"/>
            <w:vAlign w:val="center"/>
          </w:tcPr>
          <w:p w14:paraId="58346D9B" w14:textId="77777777" w:rsidR="000A0160" w:rsidRPr="00AA699A" w:rsidDel="00F66878" w:rsidRDefault="000A0160" w:rsidP="000A0160">
            <w:pPr>
              <w:keepNext/>
              <w:widowControl w:val="0"/>
              <w:autoSpaceDE w:val="0"/>
              <w:autoSpaceDN w:val="0"/>
              <w:adjustRightInd w:val="0"/>
              <w:jc w:val="both"/>
            </w:pPr>
            <w:bookmarkStart w:id="225" w:name="OLE_LINK205"/>
            <w:r w:rsidRPr="00AA699A">
              <w:t>Module Max. Temperature</w:t>
            </w:r>
            <w:bookmarkEnd w:id="225"/>
            <w:r w:rsidRPr="00AA699A">
              <w:rPr>
                <w:rFonts w:ascii="宋体" w:eastAsia="宋体" w:hAnsi="宋体" w:cs="宋体" w:hint="eastAsia"/>
              </w:rPr>
              <w:t>模块最高温</w:t>
            </w:r>
            <w:r w:rsidRPr="00AA699A">
              <w:rPr>
                <w:rFonts w:hint="eastAsia"/>
              </w:rPr>
              <w:t>度</w:t>
            </w:r>
          </w:p>
        </w:tc>
        <w:tc>
          <w:tcPr>
            <w:tcW w:w="964" w:type="dxa"/>
            <w:vAlign w:val="center"/>
          </w:tcPr>
          <w:p w14:paraId="6E5DB024" w14:textId="77777777" w:rsidR="000A0160" w:rsidRPr="00AA699A" w:rsidRDefault="000A0160" w:rsidP="000A0160">
            <w:pPr>
              <w:jc w:val="both"/>
            </w:pPr>
            <w:r w:rsidRPr="00AA699A">
              <w:t>0.1</w:t>
            </w:r>
            <w:r w:rsidRPr="00AA699A">
              <w:rPr>
                <w:rFonts w:ascii="宋体" w:eastAsia="宋体" w:hAnsi="宋体" w:hint="eastAsia"/>
              </w:rPr>
              <w:t>º</w:t>
            </w:r>
            <w:r w:rsidRPr="00AA699A">
              <w:t xml:space="preserve">C </w:t>
            </w:r>
          </w:p>
        </w:tc>
        <w:tc>
          <w:tcPr>
            <w:tcW w:w="3402" w:type="dxa"/>
            <w:vAlign w:val="center"/>
          </w:tcPr>
          <w:p w14:paraId="4BD0B923" w14:textId="21232671" w:rsidR="000A0160" w:rsidRPr="00AA699A" w:rsidRDefault="000A0160" w:rsidP="000A0160">
            <w:pPr>
              <w:jc w:val="both"/>
            </w:pPr>
            <w:r w:rsidRPr="00AA699A">
              <w:t>If it is negative, uses complement to show it.</w:t>
            </w:r>
            <w:r w:rsidRPr="00AA699A">
              <w:rPr>
                <w:rFonts w:ascii="宋体" w:eastAsia="宋体" w:hAnsi="宋体" w:cs="宋体" w:hint="eastAsia"/>
              </w:rPr>
              <w:t>为负数时，用补码表</w:t>
            </w:r>
            <w:r w:rsidRPr="00AA699A">
              <w:rPr>
                <w:rFonts w:hint="eastAsia"/>
              </w:rPr>
              <w:t>示，</w:t>
            </w:r>
          </w:p>
          <w:p w14:paraId="1B3B574E" w14:textId="472641F4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模块内电芯平均温度</w:t>
            </w:r>
          </w:p>
        </w:tc>
      </w:tr>
      <w:tr w:rsidR="000A0160" w:rsidRPr="00AA699A" w14:paraId="444DA643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2F8B9532" w14:textId="77777777" w:rsidR="000A0160" w:rsidRPr="00AA699A" w:rsidRDefault="000A0160" w:rsidP="000A0160">
            <w:r w:rsidRPr="00AA699A">
              <w:t>0x111D</w:t>
            </w:r>
          </w:p>
        </w:tc>
        <w:tc>
          <w:tcPr>
            <w:tcW w:w="3544" w:type="dxa"/>
            <w:vAlign w:val="center"/>
          </w:tcPr>
          <w:p w14:paraId="18E76F44" w14:textId="77777777" w:rsidR="000A0160" w:rsidRPr="00AA699A" w:rsidDel="00F66878" w:rsidRDefault="000A0160" w:rsidP="000A0160">
            <w:pPr>
              <w:keepNext/>
              <w:widowControl w:val="0"/>
              <w:autoSpaceDE w:val="0"/>
              <w:autoSpaceDN w:val="0"/>
              <w:adjustRightInd w:val="0"/>
              <w:jc w:val="both"/>
            </w:pPr>
            <w:r w:rsidRPr="00AA699A">
              <w:t>Module Min. Temperature</w:t>
            </w:r>
            <w:r w:rsidRPr="00AA699A">
              <w:rPr>
                <w:rFonts w:ascii="宋体" w:eastAsia="宋体" w:hAnsi="宋体" w:cs="宋体" w:hint="eastAsia"/>
              </w:rPr>
              <w:t>模块最低温</w:t>
            </w:r>
            <w:r w:rsidRPr="00AA699A">
              <w:rPr>
                <w:rFonts w:hint="eastAsia"/>
              </w:rPr>
              <w:t>度</w:t>
            </w:r>
          </w:p>
        </w:tc>
        <w:tc>
          <w:tcPr>
            <w:tcW w:w="964" w:type="dxa"/>
            <w:vAlign w:val="center"/>
          </w:tcPr>
          <w:p w14:paraId="01A43DDA" w14:textId="77777777" w:rsidR="000A0160" w:rsidRPr="00AA699A" w:rsidRDefault="000A0160" w:rsidP="000A0160">
            <w:pPr>
              <w:jc w:val="both"/>
            </w:pPr>
            <w:r w:rsidRPr="00AA699A">
              <w:t>0.1</w:t>
            </w:r>
            <w:r w:rsidRPr="00AA699A">
              <w:rPr>
                <w:rFonts w:ascii="宋体" w:eastAsia="宋体" w:hAnsi="宋体" w:hint="eastAsia"/>
              </w:rPr>
              <w:t>º</w:t>
            </w:r>
            <w:r w:rsidRPr="00AA699A">
              <w:t>C</w:t>
            </w:r>
          </w:p>
        </w:tc>
        <w:tc>
          <w:tcPr>
            <w:tcW w:w="3402" w:type="dxa"/>
            <w:vAlign w:val="center"/>
          </w:tcPr>
          <w:p w14:paraId="3B28DCC3" w14:textId="77777777" w:rsidR="000A0160" w:rsidRPr="00AA699A" w:rsidRDefault="000A0160" w:rsidP="000A0160">
            <w:pPr>
              <w:jc w:val="both"/>
            </w:pPr>
            <w:r w:rsidRPr="00AA699A">
              <w:t>If it is negative, uses complement to show it.</w:t>
            </w:r>
            <w:r w:rsidRPr="00AA699A">
              <w:rPr>
                <w:rFonts w:ascii="宋体" w:eastAsia="宋体" w:hAnsi="宋体" w:cs="宋体" w:hint="eastAsia"/>
              </w:rPr>
              <w:t>为负数时，用补码表</w:t>
            </w:r>
            <w:r w:rsidRPr="00AA699A">
              <w:rPr>
                <w:rFonts w:hint="eastAsia"/>
              </w:rPr>
              <w:t>示，</w:t>
            </w:r>
          </w:p>
          <w:p w14:paraId="14E585E0" w14:textId="350CA1AB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模块内电芯平均温度</w:t>
            </w:r>
          </w:p>
        </w:tc>
      </w:tr>
      <w:tr w:rsidR="000A0160" w:rsidRPr="00AA699A" w14:paraId="71FA4FBA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71F02D0B" w14:textId="77777777" w:rsidR="000A0160" w:rsidRPr="00AA699A" w:rsidRDefault="000A0160" w:rsidP="000A0160">
            <w:r w:rsidRPr="00AA699A">
              <w:t>0x111E</w:t>
            </w:r>
          </w:p>
        </w:tc>
        <w:tc>
          <w:tcPr>
            <w:tcW w:w="3544" w:type="dxa"/>
            <w:vAlign w:val="center"/>
          </w:tcPr>
          <w:p w14:paraId="25FCF948" w14:textId="77777777" w:rsidR="000A0160" w:rsidRPr="00AA699A" w:rsidDel="00F66878" w:rsidRDefault="000A0160" w:rsidP="000A0160">
            <w:pPr>
              <w:keepNext/>
              <w:widowControl w:val="0"/>
              <w:autoSpaceDE w:val="0"/>
              <w:autoSpaceDN w:val="0"/>
              <w:adjustRightInd w:val="0"/>
              <w:jc w:val="both"/>
            </w:pPr>
            <w:bookmarkStart w:id="226" w:name="OLE_LINK207"/>
            <w:r w:rsidRPr="00AA699A">
              <w:t>Module Max. Temperature Chanel</w:t>
            </w:r>
            <w:bookmarkEnd w:id="226"/>
            <w:r w:rsidRPr="00AA699A">
              <w:rPr>
                <w:rFonts w:ascii="宋体" w:eastAsia="宋体" w:hAnsi="宋体" w:cs="宋体" w:hint="eastAsia"/>
              </w:rPr>
              <w:t>模块最高温度通</w:t>
            </w:r>
            <w:r w:rsidRPr="00AA699A">
              <w:rPr>
                <w:rFonts w:hint="eastAsia"/>
              </w:rPr>
              <w:t>道</w:t>
            </w:r>
          </w:p>
        </w:tc>
        <w:tc>
          <w:tcPr>
            <w:tcW w:w="964" w:type="dxa"/>
            <w:vAlign w:val="center"/>
          </w:tcPr>
          <w:p w14:paraId="74F4036A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5033E58E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41EF87B0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2AD175ED" w14:textId="77777777" w:rsidR="000A0160" w:rsidRPr="00AA699A" w:rsidRDefault="000A0160" w:rsidP="000A0160">
            <w:r w:rsidRPr="00AA699A">
              <w:t>0x111F</w:t>
            </w:r>
          </w:p>
        </w:tc>
        <w:tc>
          <w:tcPr>
            <w:tcW w:w="3544" w:type="dxa"/>
            <w:vAlign w:val="center"/>
          </w:tcPr>
          <w:p w14:paraId="40A5D98B" w14:textId="77777777" w:rsidR="000A0160" w:rsidRPr="00AA699A" w:rsidDel="00F66878" w:rsidRDefault="000A0160" w:rsidP="000A0160">
            <w:pPr>
              <w:keepNext/>
              <w:widowControl w:val="0"/>
              <w:autoSpaceDE w:val="0"/>
              <w:autoSpaceDN w:val="0"/>
              <w:adjustRightInd w:val="0"/>
              <w:jc w:val="both"/>
            </w:pPr>
            <w:r w:rsidRPr="00AA699A">
              <w:t>Module Min. Temperature Chanel</w:t>
            </w:r>
            <w:r w:rsidRPr="00AA699A">
              <w:rPr>
                <w:rFonts w:ascii="宋体" w:eastAsia="宋体" w:hAnsi="宋体" w:cs="宋体" w:hint="eastAsia"/>
              </w:rPr>
              <w:t>模块最低温度通</w:t>
            </w:r>
            <w:r w:rsidRPr="00AA699A">
              <w:rPr>
                <w:rFonts w:hint="eastAsia"/>
              </w:rPr>
              <w:t>道</w:t>
            </w:r>
          </w:p>
        </w:tc>
        <w:tc>
          <w:tcPr>
            <w:tcW w:w="964" w:type="dxa"/>
            <w:vAlign w:val="center"/>
          </w:tcPr>
          <w:p w14:paraId="3597782C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0EE9FF30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14:paraId="41C5D7EB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1D354E12" w14:textId="77777777" w:rsidR="000A0160" w:rsidRPr="00AA699A" w:rsidRDefault="000A0160" w:rsidP="000A0160">
            <w:r w:rsidRPr="00AA699A">
              <w:rPr>
                <w:rFonts w:hint="eastAsia"/>
              </w:rPr>
              <w:t>0x1120</w:t>
            </w:r>
          </w:p>
        </w:tc>
        <w:tc>
          <w:tcPr>
            <w:tcW w:w="3544" w:type="dxa"/>
            <w:vAlign w:val="center"/>
          </w:tcPr>
          <w:p w14:paraId="2100C7EE" w14:textId="77777777" w:rsidR="000A0160" w:rsidRPr="00AA699A" w:rsidRDefault="000A0160" w:rsidP="000A0160">
            <w:r w:rsidRPr="00AA699A">
              <w:rPr>
                <w:rFonts w:hint="eastAsia"/>
              </w:rPr>
              <w:t>SOH</w:t>
            </w:r>
          </w:p>
        </w:tc>
        <w:tc>
          <w:tcPr>
            <w:tcW w:w="964" w:type="dxa"/>
            <w:vAlign w:val="center"/>
          </w:tcPr>
          <w:p w14:paraId="3602C290" w14:textId="77777777" w:rsidR="000A0160" w:rsidRPr="00AA699A" w:rsidRDefault="000A0160" w:rsidP="000A0160">
            <w:r w:rsidRPr="00AA699A">
              <w:rPr>
                <w:rFonts w:hint="eastAsia"/>
              </w:rPr>
              <w:t>1%</w:t>
            </w:r>
          </w:p>
        </w:tc>
        <w:tc>
          <w:tcPr>
            <w:tcW w:w="3402" w:type="dxa"/>
            <w:vAlign w:val="center"/>
          </w:tcPr>
          <w:p w14:paraId="22EEE4A2" w14:textId="505A85B6" w:rsidR="000A0160" w:rsidRPr="00AA699A" w:rsidRDefault="000A0160" w:rsidP="000A0160">
            <w:r w:rsidRPr="00AA699A">
              <w:rPr>
                <w:rFonts w:hint="eastAsia"/>
              </w:rPr>
              <w:t>电池健康度百分比</w:t>
            </w:r>
          </w:p>
        </w:tc>
      </w:tr>
      <w:tr w:rsidR="000A0160" w:rsidRPr="00AA699A" w14:paraId="7BCC8237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7282C6DB" w14:textId="77777777" w:rsidR="000A0160" w:rsidRPr="00AA699A" w:rsidRDefault="000A0160" w:rsidP="000A0160">
            <w:r w:rsidRPr="00AA699A">
              <w:rPr>
                <w:rFonts w:hint="eastAsia"/>
              </w:rPr>
              <w:t>0x1121~</w:t>
            </w:r>
          </w:p>
          <w:p w14:paraId="5DF92DA2" w14:textId="3F1061C0" w:rsidR="000A0160" w:rsidRPr="00AA699A" w:rsidRDefault="000A0160" w:rsidP="000A0160">
            <w:r w:rsidRPr="00AA699A">
              <w:rPr>
                <w:rFonts w:hint="eastAsia"/>
              </w:rPr>
              <w:t>0x1122</w:t>
            </w:r>
          </w:p>
        </w:tc>
        <w:tc>
          <w:tcPr>
            <w:tcW w:w="3544" w:type="dxa"/>
            <w:vAlign w:val="center"/>
          </w:tcPr>
          <w:p w14:paraId="3B5882D5" w14:textId="77777777" w:rsidR="000A0160" w:rsidRPr="00AA699A" w:rsidRDefault="000A0160" w:rsidP="000A0160">
            <w:r w:rsidRPr="00AA699A">
              <w:t>Remain capacity</w:t>
            </w:r>
          </w:p>
          <w:p w14:paraId="4D9FFD32" w14:textId="1A886C1F" w:rsidR="000A0160" w:rsidRPr="00AA699A" w:rsidRDefault="000A0160" w:rsidP="000A0160">
            <w:r w:rsidRPr="00AA699A">
              <w:rPr>
                <w:rFonts w:hint="eastAsia"/>
              </w:rPr>
              <w:t>可放电剩余</w:t>
            </w:r>
            <w:r w:rsidRPr="00AA699A">
              <w:rPr>
                <w:rFonts w:hint="eastAsia"/>
              </w:rPr>
              <w:t>-</w:t>
            </w:r>
            <w:r w:rsidRPr="00AA699A">
              <w:rPr>
                <w:rFonts w:hint="eastAsia"/>
              </w:rPr>
              <w:t>能量</w:t>
            </w:r>
          </w:p>
        </w:tc>
        <w:tc>
          <w:tcPr>
            <w:tcW w:w="964" w:type="dxa"/>
            <w:vAlign w:val="center"/>
          </w:tcPr>
          <w:p w14:paraId="0DC13C83" w14:textId="77777777" w:rsidR="000A0160" w:rsidRPr="00AA699A" w:rsidRDefault="000A0160" w:rsidP="000A0160">
            <w:r w:rsidRPr="00AA699A">
              <w:rPr>
                <w:rFonts w:hint="eastAsia"/>
              </w:rPr>
              <w:t>Wh</w:t>
            </w:r>
          </w:p>
        </w:tc>
        <w:tc>
          <w:tcPr>
            <w:tcW w:w="3402" w:type="dxa"/>
            <w:vAlign w:val="center"/>
          </w:tcPr>
          <w:p w14:paraId="493B1CCB" w14:textId="5399521D" w:rsidR="000A0160" w:rsidRPr="00AA699A" w:rsidRDefault="000A0160" w:rsidP="000A0160">
            <w:r w:rsidRPr="00AA699A">
              <w:rPr>
                <w:rFonts w:hint="eastAsia"/>
              </w:rPr>
              <w:t>电池可放电能量</w:t>
            </w:r>
          </w:p>
        </w:tc>
      </w:tr>
      <w:tr w:rsidR="000A0160" w:rsidRPr="00AA699A" w14:paraId="648868CA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182E504D" w14:textId="77777777" w:rsidR="000A0160" w:rsidRPr="00AA699A" w:rsidRDefault="000A0160" w:rsidP="000A0160">
            <w:r w:rsidRPr="00AA699A">
              <w:rPr>
                <w:rFonts w:hint="eastAsia"/>
              </w:rPr>
              <w:t>0x1123~</w:t>
            </w:r>
          </w:p>
          <w:p w14:paraId="6FAC7C73" w14:textId="69846BF4" w:rsidR="000A0160" w:rsidRPr="00AA699A" w:rsidRDefault="000A0160" w:rsidP="000A0160">
            <w:r w:rsidRPr="00AA699A">
              <w:rPr>
                <w:rFonts w:hint="eastAsia"/>
              </w:rPr>
              <w:t>0x1124</w:t>
            </w:r>
          </w:p>
        </w:tc>
        <w:tc>
          <w:tcPr>
            <w:tcW w:w="3544" w:type="dxa"/>
            <w:vAlign w:val="center"/>
          </w:tcPr>
          <w:p w14:paraId="472F4D60" w14:textId="77777777" w:rsidR="000A0160" w:rsidRPr="00AA699A" w:rsidRDefault="000A0160" w:rsidP="000A0160">
            <w:r w:rsidRPr="00AA699A">
              <w:t>Charge capacity</w:t>
            </w:r>
          </w:p>
          <w:p w14:paraId="7CB8309E" w14:textId="77777777" w:rsidR="000A0160" w:rsidRPr="00AA699A" w:rsidRDefault="000A0160" w:rsidP="000A0160">
            <w:r w:rsidRPr="00AA699A">
              <w:rPr>
                <w:rFonts w:hint="eastAsia"/>
              </w:rPr>
              <w:t>蓄电池充电量</w:t>
            </w:r>
          </w:p>
        </w:tc>
        <w:tc>
          <w:tcPr>
            <w:tcW w:w="964" w:type="dxa"/>
            <w:vAlign w:val="center"/>
          </w:tcPr>
          <w:p w14:paraId="412E07F2" w14:textId="77777777" w:rsidR="000A0160" w:rsidRPr="00AA699A" w:rsidRDefault="000A0160" w:rsidP="000A0160">
            <w:r w:rsidRPr="00AA699A">
              <w:rPr>
                <w:rFonts w:hint="eastAsia"/>
              </w:rPr>
              <w:t>Wh</w:t>
            </w:r>
          </w:p>
        </w:tc>
        <w:tc>
          <w:tcPr>
            <w:tcW w:w="3402" w:type="dxa"/>
            <w:vAlign w:val="center"/>
          </w:tcPr>
          <w:p w14:paraId="1DF3B425" w14:textId="77777777" w:rsidR="000A0160" w:rsidRPr="00AA699A" w:rsidRDefault="000A0160" w:rsidP="000A0160">
            <w:r w:rsidRPr="00AA699A">
              <w:t>Renew every 5min, clear every day</w:t>
            </w:r>
          </w:p>
          <w:p w14:paraId="2952B221" w14:textId="74DFB0D8" w:rsidR="000A0160" w:rsidRPr="00AA699A" w:rsidRDefault="000A0160" w:rsidP="000A0160">
            <w:r w:rsidRPr="00AA699A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分钟更新一次，日清</w:t>
            </w:r>
          </w:p>
        </w:tc>
      </w:tr>
      <w:tr w:rsidR="000A0160" w:rsidRPr="00AA699A" w14:paraId="0ED6BB2E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161CD282" w14:textId="77777777" w:rsidR="000A0160" w:rsidRPr="00AA699A" w:rsidRDefault="000A0160" w:rsidP="000A0160">
            <w:r w:rsidRPr="00AA699A">
              <w:rPr>
                <w:rFonts w:hint="eastAsia"/>
              </w:rPr>
              <w:t>0x1125~</w:t>
            </w:r>
          </w:p>
          <w:p w14:paraId="6028EE30" w14:textId="1ECC13B5" w:rsidR="000A0160" w:rsidRPr="00AA699A" w:rsidRDefault="000A0160" w:rsidP="000A0160">
            <w:r w:rsidRPr="00AA699A">
              <w:rPr>
                <w:rFonts w:hint="eastAsia"/>
              </w:rPr>
              <w:t>0x1126</w:t>
            </w:r>
          </w:p>
        </w:tc>
        <w:tc>
          <w:tcPr>
            <w:tcW w:w="3544" w:type="dxa"/>
            <w:vAlign w:val="center"/>
          </w:tcPr>
          <w:p w14:paraId="1D469B5B" w14:textId="77777777" w:rsidR="000A0160" w:rsidRPr="00AA699A" w:rsidRDefault="000A0160" w:rsidP="000A0160">
            <w:r w:rsidRPr="00AA699A">
              <w:t>Discharge capacity</w:t>
            </w:r>
          </w:p>
          <w:p w14:paraId="38C2A576" w14:textId="77777777" w:rsidR="000A0160" w:rsidRPr="00AA699A" w:rsidRDefault="000A0160" w:rsidP="000A0160">
            <w:r w:rsidRPr="00AA699A">
              <w:rPr>
                <w:rFonts w:hint="eastAsia"/>
              </w:rPr>
              <w:t>蓄电池放电量</w:t>
            </w:r>
          </w:p>
        </w:tc>
        <w:tc>
          <w:tcPr>
            <w:tcW w:w="964" w:type="dxa"/>
            <w:vAlign w:val="center"/>
          </w:tcPr>
          <w:p w14:paraId="1E526A93" w14:textId="77777777" w:rsidR="000A0160" w:rsidRPr="00AA699A" w:rsidRDefault="000A0160" w:rsidP="000A0160">
            <w:r w:rsidRPr="00AA699A">
              <w:rPr>
                <w:rFonts w:hint="eastAsia"/>
              </w:rPr>
              <w:t>Wh</w:t>
            </w:r>
          </w:p>
        </w:tc>
        <w:tc>
          <w:tcPr>
            <w:tcW w:w="3402" w:type="dxa"/>
            <w:vAlign w:val="center"/>
          </w:tcPr>
          <w:p w14:paraId="5ACF408C" w14:textId="77777777" w:rsidR="000A0160" w:rsidRPr="00AA699A" w:rsidRDefault="000A0160" w:rsidP="000A0160">
            <w:r w:rsidRPr="00AA699A">
              <w:t>Renew every 5min, clear every day</w:t>
            </w:r>
          </w:p>
          <w:p w14:paraId="5BEC2F12" w14:textId="77777777" w:rsidR="000A0160" w:rsidRPr="00AA699A" w:rsidRDefault="000A0160" w:rsidP="000A0160">
            <w:r w:rsidRPr="00AA699A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分钟更新一次，日清</w:t>
            </w:r>
          </w:p>
        </w:tc>
      </w:tr>
      <w:tr w:rsidR="000A0160" w:rsidRPr="00AA699A" w:rsidDel="0024038D" w14:paraId="78C4A1C3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09BF80E9" w14:textId="77777777" w:rsidR="000A0160" w:rsidRPr="00AA699A" w:rsidRDefault="000A0160" w:rsidP="000A0160">
            <w:r w:rsidRPr="00AA699A">
              <w:rPr>
                <w:rFonts w:hint="eastAsia"/>
              </w:rPr>
              <w:lastRenderedPageBreak/>
              <w:t>0x1127~</w:t>
            </w:r>
          </w:p>
          <w:p w14:paraId="5ED78DEE" w14:textId="16385271" w:rsidR="000A0160" w:rsidRPr="00AA699A" w:rsidRDefault="000A0160" w:rsidP="000A0160">
            <w:r w:rsidRPr="00AA699A">
              <w:rPr>
                <w:rFonts w:hint="eastAsia"/>
              </w:rPr>
              <w:t>0x1128</w:t>
            </w:r>
          </w:p>
        </w:tc>
        <w:tc>
          <w:tcPr>
            <w:tcW w:w="3544" w:type="dxa"/>
            <w:vAlign w:val="center"/>
          </w:tcPr>
          <w:p w14:paraId="0E6CC279" w14:textId="77777777" w:rsidR="000A0160" w:rsidRPr="00AA699A" w:rsidRDefault="000A0160" w:rsidP="000A0160">
            <w:r w:rsidRPr="00AA699A">
              <w:t>Daily accumulate charge capacity</w:t>
            </w:r>
          </w:p>
          <w:p w14:paraId="7D6D5BB8" w14:textId="77777777" w:rsidR="000A0160" w:rsidRPr="00AA699A" w:rsidRDefault="000A0160" w:rsidP="000A0160">
            <w:r w:rsidRPr="00AA699A">
              <w:rPr>
                <w:rFonts w:hint="eastAsia"/>
              </w:rPr>
              <w:t>当日累积充电量</w:t>
            </w:r>
          </w:p>
        </w:tc>
        <w:tc>
          <w:tcPr>
            <w:tcW w:w="964" w:type="dxa"/>
            <w:vAlign w:val="center"/>
          </w:tcPr>
          <w:p w14:paraId="676491C9" w14:textId="77777777" w:rsidR="000A0160" w:rsidRPr="00AA699A" w:rsidRDefault="000A0160" w:rsidP="000A0160">
            <w:r w:rsidRPr="00AA699A">
              <w:rPr>
                <w:rFonts w:hint="eastAsia"/>
              </w:rPr>
              <w:t>Wh</w:t>
            </w:r>
          </w:p>
        </w:tc>
        <w:tc>
          <w:tcPr>
            <w:tcW w:w="3402" w:type="dxa"/>
            <w:vAlign w:val="center"/>
          </w:tcPr>
          <w:p w14:paraId="1839B43F" w14:textId="77777777" w:rsidR="000A0160" w:rsidRPr="00AA699A" w:rsidRDefault="000A0160" w:rsidP="000A0160"/>
        </w:tc>
      </w:tr>
      <w:tr w:rsidR="000A0160" w:rsidRPr="00AA699A" w:rsidDel="0024038D" w14:paraId="1D3C3536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201D29CB" w14:textId="77777777" w:rsidR="000A0160" w:rsidRPr="00AA699A" w:rsidRDefault="000A0160" w:rsidP="000A0160">
            <w:r w:rsidRPr="00AA699A">
              <w:rPr>
                <w:rFonts w:hint="eastAsia"/>
              </w:rPr>
              <w:t>0x1129~</w:t>
            </w:r>
          </w:p>
          <w:p w14:paraId="2A7E9D9E" w14:textId="08C246A7" w:rsidR="000A0160" w:rsidRPr="00AA699A" w:rsidRDefault="000A0160" w:rsidP="000A0160">
            <w:r w:rsidRPr="00AA699A">
              <w:rPr>
                <w:rFonts w:hint="eastAsia"/>
              </w:rPr>
              <w:t>0x112A</w:t>
            </w:r>
          </w:p>
        </w:tc>
        <w:tc>
          <w:tcPr>
            <w:tcW w:w="3544" w:type="dxa"/>
            <w:vAlign w:val="center"/>
          </w:tcPr>
          <w:p w14:paraId="56717FE7" w14:textId="77777777" w:rsidR="000A0160" w:rsidRPr="00AA699A" w:rsidRDefault="000A0160" w:rsidP="000A0160">
            <w:r w:rsidRPr="00AA699A">
              <w:t>Daily accumulate discharge capacity</w:t>
            </w:r>
          </w:p>
          <w:p w14:paraId="5B44A206" w14:textId="77777777" w:rsidR="000A0160" w:rsidRPr="00AA699A" w:rsidRDefault="000A0160" w:rsidP="000A0160">
            <w:r w:rsidRPr="00AA699A">
              <w:rPr>
                <w:rFonts w:hint="eastAsia"/>
              </w:rPr>
              <w:t>当日累积放电量</w:t>
            </w:r>
          </w:p>
        </w:tc>
        <w:tc>
          <w:tcPr>
            <w:tcW w:w="964" w:type="dxa"/>
            <w:vAlign w:val="center"/>
          </w:tcPr>
          <w:p w14:paraId="7308A99A" w14:textId="77777777" w:rsidR="000A0160" w:rsidRPr="00AA699A" w:rsidRDefault="000A0160" w:rsidP="000A0160">
            <w:r w:rsidRPr="00AA699A">
              <w:rPr>
                <w:rFonts w:hint="eastAsia"/>
              </w:rPr>
              <w:t>Wh</w:t>
            </w:r>
          </w:p>
        </w:tc>
        <w:tc>
          <w:tcPr>
            <w:tcW w:w="3402" w:type="dxa"/>
            <w:vAlign w:val="center"/>
          </w:tcPr>
          <w:p w14:paraId="2E5F6897" w14:textId="77777777" w:rsidR="000A0160" w:rsidRPr="00AA699A" w:rsidRDefault="000A0160" w:rsidP="000A0160"/>
        </w:tc>
      </w:tr>
      <w:tr w:rsidR="000A0160" w:rsidRPr="00AA699A" w:rsidDel="0024038D" w14:paraId="70CBEFC5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330D355B" w14:textId="77777777" w:rsidR="000A0160" w:rsidRPr="00AA699A" w:rsidRDefault="000A0160" w:rsidP="000A0160">
            <w:r w:rsidRPr="00AA699A">
              <w:rPr>
                <w:rFonts w:hint="eastAsia"/>
              </w:rPr>
              <w:t>0x112B~</w:t>
            </w:r>
          </w:p>
          <w:p w14:paraId="29D20F9E" w14:textId="2F60E3BA" w:rsidR="000A0160" w:rsidRPr="00AA699A" w:rsidRDefault="000A0160" w:rsidP="000A0160">
            <w:r w:rsidRPr="00AA699A">
              <w:rPr>
                <w:rFonts w:hint="eastAsia"/>
              </w:rPr>
              <w:t>0x112C</w:t>
            </w:r>
          </w:p>
        </w:tc>
        <w:tc>
          <w:tcPr>
            <w:tcW w:w="3544" w:type="dxa"/>
            <w:vAlign w:val="center"/>
          </w:tcPr>
          <w:p w14:paraId="7AADE04F" w14:textId="77777777" w:rsidR="000A0160" w:rsidRPr="00AA699A" w:rsidRDefault="000A0160" w:rsidP="000A0160">
            <w:r w:rsidRPr="00AA699A">
              <w:t xml:space="preserve">History accumulate charge capacity </w:t>
            </w:r>
          </w:p>
          <w:p w14:paraId="7B833493" w14:textId="77777777" w:rsidR="000A0160" w:rsidRPr="00AA699A" w:rsidRDefault="000A0160" w:rsidP="000A0160">
            <w:r w:rsidRPr="00AA699A">
              <w:rPr>
                <w:rFonts w:hint="eastAsia"/>
              </w:rPr>
              <w:t>历史累积充电量</w:t>
            </w:r>
          </w:p>
        </w:tc>
        <w:tc>
          <w:tcPr>
            <w:tcW w:w="964" w:type="dxa"/>
            <w:vAlign w:val="center"/>
          </w:tcPr>
          <w:p w14:paraId="7384F199" w14:textId="77777777" w:rsidR="000A0160" w:rsidRPr="00AA699A" w:rsidRDefault="000A0160" w:rsidP="000A0160">
            <w:r w:rsidRPr="00AA699A">
              <w:rPr>
                <w:rFonts w:hint="eastAsia"/>
              </w:rPr>
              <w:t>KWh</w:t>
            </w:r>
          </w:p>
        </w:tc>
        <w:tc>
          <w:tcPr>
            <w:tcW w:w="3402" w:type="dxa"/>
            <w:vAlign w:val="center"/>
          </w:tcPr>
          <w:p w14:paraId="4E3560B5" w14:textId="77777777" w:rsidR="000A0160" w:rsidRPr="00AA699A" w:rsidRDefault="000A0160" w:rsidP="000A0160"/>
        </w:tc>
      </w:tr>
      <w:tr w:rsidR="000A0160" w:rsidRPr="00AA699A" w:rsidDel="0024038D" w14:paraId="59BEA48C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17F96C67" w14:textId="77777777" w:rsidR="000A0160" w:rsidRPr="00AA699A" w:rsidRDefault="000A0160" w:rsidP="000A0160">
            <w:r w:rsidRPr="00AA699A">
              <w:rPr>
                <w:rFonts w:hint="eastAsia"/>
              </w:rPr>
              <w:t>0x112D~</w:t>
            </w:r>
          </w:p>
          <w:p w14:paraId="5ABA479C" w14:textId="6E499581" w:rsidR="000A0160" w:rsidRPr="00AA699A" w:rsidRDefault="000A0160" w:rsidP="000A0160">
            <w:r w:rsidRPr="00AA699A">
              <w:rPr>
                <w:rFonts w:hint="eastAsia"/>
              </w:rPr>
              <w:t>0x112E</w:t>
            </w:r>
          </w:p>
        </w:tc>
        <w:tc>
          <w:tcPr>
            <w:tcW w:w="3544" w:type="dxa"/>
            <w:vAlign w:val="center"/>
          </w:tcPr>
          <w:p w14:paraId="375A0D01" w14:textId="77777777" w:rsidR="000A0160" w:rsidRPr="00AA699A" w:rsidRDefault="000A0160" w:rsidP="000A0160">
            <w:r w:rsidRPr="00AA699A">
              <w:rPr>
                <w:rFonts w:hint="eastAsia"/>
              </w:rPr>
              <w:t>H</w:t>
            </w:r>
            <w:r w:rsidRPr="00AA699A">
              <w:t>istory accumulate discharge capacity</w:t>
            </w:r>
          </w:p>
          <w:p w14:paraId="14B1B755" w14:textId="77777777" w:rsidR="000A0160" w:rsidRPr="00AA699A" w:rsidRDefault="000A0160" w:rsidP="000A0160">
            <w:r w:rsidRPr="00AA699A">
              <w:rPr>
                <w:rFonts w:hint="eastAsia"/>
              </w:rPr>
              <w:t>历史累积放电量</w:t>
            </w:r>
          </w:p>
        </w:tc>
        <w:tc>
          <w:tcPr>
            <w:tcW w:w="964" w:type="dxa"/>
            <w:vAlign w:val="center"/>
          </w:tcPr>
          <w:p w14:paraId="00D2F4CD" w14:textId="77777777" w:rsidR="000A0160" w:rsidRPr="00AA699A" w:rsidRDefault="000A0160" w:rsidP="000A0160">
            <w:r w:rsidRPr="00AA699A">
              <w:rPr>
                <w:rFonts w:hint="eastAsia"/>
              </w:rPr>
              <w:t>KWh</w:t>
            </w:r>
          </w:p>
        </w:tc>
        <w:tc>
          <w:tcPr>
            <w:tcW w:w="3402" w:type="dxa"/>
            <w:vAlign w:val="center"/>
          </w:tcPr>
          <w:p w14:paraId="38060370" w14:textId="77777777" w:rsidR="000A0160" w:rsidRPr="00AA699A" w:rsidRDefault="000A0160" w:rsidP="000A0160"/>
        </w:tc>
      </w:tr>
      <w:tr w:rsidR="000A0160" w:rsidRPr="00AA699A" w:rsidDel="0024038D" w14:paraId="4230A473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01BB7165" w14:textId="77777777" w:rsidR="000A0160" w:rsidRPr="00AA699A" w:rsidRDefault="000A0160" w:rsidP="000A0160">
            <w:r w:rsidRPr="00AA699A">
              <w:rPr>
                <w:rFonts w:hint="eastAsia"/>
              </w:rPr>
              <w:t>0x112F</w:t>
            </w:r>
          </w:p>
        </w:tc>
        <w:tc>
          <w:tcPr>
            <w:tcW w:w="3544" w:type="dxa"/>
            <w:vAlign w:val="center"/>
          </w:tcPr>
          <w:p w14:paraId="0EF9DDB3" w14:textId="77777777" w:rsidR="000A0160" w:rsidRPr="00AA699A" w:rsidRDefault="000A0160" w:rsidP="000A0160">
            <w:r w:rsidRPr="00AA699A">
              <w:t>Request f</w:t>
            </w:r>
            <w:r w:rsidRPr="00AA699A">
              <w:rPr>
                <w:rFonts w:hint="eastAsia"/>
              </w:rPr>
              <w:t>orce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charge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mark</w:t>
            </w:r>
          </w:p>
          <w:p w14:paraId="22BAE3BD" w14:textId="77777777" w:rsidR="000A0160" w:rsidRPr="00AA699A" w:rsidRDefault="000A0160" w:rsidP="000A0160">
            <w:r w:rsidRPr="00AA699A">
              <w:rPr>
                <w:rFonts w:hint="eastAsia"/>
              </w:rPr>
              <w:t>强充标志位</w:t>
            </w:r>
          </w:p>
        </w:tc>
        <w:tc>
          <w:tcPr>
            <w:tcW w:w="964" w:type="dxa"/>
            <w:vAlign w:val="center"/>
          </w:tcPr>
          <w:p w14:paraId="76BF8D9E" w14:textId="77777777" w:rsidR="000A0160" w:rsidRPr="00AA699A" w:rsidRDefault="000A0160" w:rsidP="000A0160"/>
        </w:tc>
        <w:tc>
          <w:tcPr>
            <w:tcW w:w="3402" w:type="dxa"/>
            <w:vAlign w:val="center"/>
          </w:tcPr>
          <w:p w14:paraId="2DA8DCF0" w14:textId="77777777" w:rsidR="000A0160" w:rsidRPr="00AA699A" w:rsidRDefault="000A0160" w:rsidP="000A0160">
            <w:r w:rsidRPr="00AA699A">
              <w:rPr>
                <w:rFonts w:hint="eastAsia"/>
              </w:rPr>
              <w:t>1</w:t>
            </w:r>
            <w:r w:rsidRPr="00AA699A">
              <w:t>: force charge; 0: NULL</w:t>
            </w:r>
          </w:p>
        </w:tc>
      </w:tr>
      <w:tr w:rsidR="000A0160" w:rsidRPr="00AA699A" w:rsidDel="0024038D" w14:paraId="48AF4947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5F21B1A2" w14:textId="77777777" w:rsidR="000A0160" w:rsidRPr="00AA699A" w:rsidRDefault="000A0160" w:rsidP="000A0160">
            <w:r w:rsidRPr="00AA699A">
              <w:rPr>
                <w:rFonts w:hint="eastAsia"/>
              </w:rPr>
              <w:t>0</w:t>
            </w:r>
            <w:r w:rsidRPr="00AA699A">
              <w:t>x1130</w:t>
            </w:r>
          </w:p>
        </w:tc>
        <w:tc>
          <w:tcPr>
            <w:tcW w:w="3544" w:type="dxa"/>
            <w:vAlign w:val="center"/>
          </w:tcPr>
          <w:p w14:paraId="2AA8763C" w14:textId="77777777" w:rsidR="000A0160" w:rsidRPr="00AA699A" w:rsidRDefault="000A0160" w:rsidP="000A0160">
            <w:r w:rsidRPr="00AA699A">
              <w:rPr>
                <w:rFonts w:hint="eastAsia"/>
              </w:rPr>
              <w:t>Request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balance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charge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mark</w:t>
            </w:r>
          </w:p>
          <w:p w14:paraId="1BCCA23B" w14:textId="77777777" w:rsidR="000A0160" w:rsidRPr="00AA699A" w:rsidRDefault="000A0160" w:rsidP="000A0160">
            <w:r w:rsidRPr="00AA699A">
              <w:rPr>
                <w:rFonts w:hint="eastAsia"/>
              </w:rPr>
              <w:t>均衡充电标志位</w:t>
            </w:r>
          </w:p>
        </w:tc>
        <w:tc>
          <w:tcPr>
            <w:tcW w:w="964" w:type="dxa"/>
            <w:vAlign w:val="center"/>
          </w:tcPr>
          <w:p w14:paraId="14788163" w14:textId="77777777" w:rsidR="000A0160" w:rsidRPr="00AA699A" w:rsidRDefault="000A0160" w:rsidP="000A0160"/>
        </w:tc>
        <w:tc>
          <w:tcPr>
            <w:tcW w:w="3402" w:type="dxa"/>
            <w:vAlign w:val="center"/>
          </w:tcPr>
          <w:p w14:paraId="6E085F2C" w14:textId="77777777" w:rsidR="000A0160" w:rsidRPr="00AA699A" w:rsidRDefault="000A0160" w:rsidP="000A0160">
            <w:r w:rsidRPr="00AA699A">
              <w:rPr>
                <w:rFonts w:hint="eastAsia"/>
              </w:rPr>
              <w:t>1:</w:t>
            </w:r>
            <w:r w:rsidRPr="00AA699A">
              <w:t xml:space="preserve"> balance charge; </w:t>
            </w:r>
          </w:p>
          <w:p w14:paraId="5237FB44" w14:textId="77777777" w:rsidR="000A0160" w:rsidRPr="00AA699A" w:rsidRDefault="000A0160" w:rsidP="000A0160">
            <w:r w:rsidRPr="00AA699A">
              <w:t>0: NULL</w:t>
            </w:r>
          </w:p>
        </w:tc>
      </w:tr>
      <w:tr w:rsidR="000A0160" w:rsidRPr="00AA699A" w:rsidDel="0024038D" w14:paraId="7E6DA4A8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079B0003" w14:textId="77777777" w:rsidR="000A0160" w:rsidRPr="00AA699A" w:rsidRDefault="000A0160" w:rsidP="000A0160">
            <w:r w:rsidRPr="00AA699A">
              <w:rPr>
                <w:rFonts w:hint="eastAsia"/>
              </w:rPr>
              <w:t>0x1131</w:t>
            </w:r>
          </w:p>
        </w:tc>
        <w:tc>
          <w:tcPr>
            <w:tcW w:w="3544" w:type="dxa"/>
            <w:vAlign w:val="center"/>
          </w:tcPr>
          <w:p w14:paraId="605C370C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Pile</w:t>
            </w:r>
            <w:r w:rsidRPr="00AA699A">
              <w:t xml:space="preserve"> number in parallel</w:t>
            </w:r>
          </w:p>
          <w:p w14:paraId="4CB8BDE5" w14:textId="77777777" w:rsidR="000A0160" w:rsidRPr="00AA699A" w:rsidRDefault="000A0160" w:rsidP="000A0160">
            <w:pPr>
              <w:jc w:val="both"/>
            </w:pPr>
            <w:r w:rsidRPr="00AA699A">
              <w:t>当前并联电池组数量</w:t>
            </w:r>
          </w:p>
        </w:tc>
        <w:tc>
          <w:tcPr>
            <w:tcW w:w="964" w:type="dxa"/>
            <w:vAlign w:val="center"/>
          </w:tcPr>
          <w:p w14:paraId="6659E1AA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2133310B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M</w:t>
            </w:r>
            <w:r w:rsidRPr="00AA699A">
              <w:t>ax 32 in parallel</w:t>
            </w:r>
          </w:p>
          <w:p w14:paraId="43ED3741" w14:textId="77777777" w:rsidR="000A0160" w:rsidRPr="00AA699A" w:rsidRDefault="000A0160" w:rsidP="000A0160">
            <w:pPr>
              <w:jc w:val="both"/>
            </w:pPr>
            <w:r w:rsidRPr="00AA699A">
              <w:t>最大支持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组电池组并联</w:t>
            </w:r>
          </w:p>
        </w:tc>
      </w:tr>
      <w:tr w:rsidR="000A0160" w:rsidRPr="00AA699A" w:rsidDel="0024038D" w14:paraId="43427BC4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4F52BE63" w14:textId="77777777" w:rsidR="000A0160" w:rsidRPr="00AA699A" w:rsidRDefault="000A0160" w:rsidP="000A0160">
            <w:r w:rsidRPr="00AA699A">
              <w:t>0x1132~</w:t>
            </w:r>
          </w:p>
          <w:p w14:paraId="345EB176" w14:textId="77777777" w:rsidR="000A0160" w:rsidRPr="00AA699A" w:rsidRDefault="000A0160" w:rsidP="000A0160">
            <w:r w:rsidRPr="00AA699A">
              <w:t>0x1133</w:t>
            </w:r>
          </w:p>
        </w:tc>
        <w:tc>
          <w:tcPr>
            <w:tcW w:w="3544" w:type="dxa"/>
            <w:vAlign w:val="center"/>
          </w:tcPr>
          <w:p w14:paraId="2FCAB903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E</w:t>
            </w:r>
            <w:r w:rsidRPr="00AA699A">
              <w:t>rror code 1</w:t>
            </w:r>
          </w:p>
          <w:p w14:paraId="0F2863F6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故障代码</w:t>
            </w:r>
            <w:r w:rsidRPr="00AA699A">
              <w:rPr>
                <w:rFonts w:hint="eastAsia"/>
              </w:rPr>
              <w:t>1</w:t>
            </w:r>
          </w:p>
        </w:tc>
        <w:tc>
          <w:tcPr>
            <w:tcW w:w="964" w:type="dxa"/>
            <w:vAlign w:val="center"/>
          </w:tcPr>
          <w:p w14:paraId="1B8F8CDE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6D1BD279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 xml:space="preserve">: </w:t>
            </w:r>
            <w:r w:rsidRPr="00AA699A">
              <w:rPr>
                <w:rFonts w:hint="eastAsia"/>
              </w:rPr>
              <w:t>N</w:t>
            </w:r>
            <w:r w:rsidRPr="00AA699A">
              <w:t>ull. Not 0, shows code</w:t>
            </w:r>
          </w:p>
          <w:p w14:paraId="5F666424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非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表示有故障</w:t>
            </w:r>
          </w:p>
          <w:p w14:paraId="761CA067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详细见</w:t>
            </w: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Pr="00AA699A">
              <w:t>V</w:t>
            </w:r>
          </w:p>
        </w:tc>
      </w:tr>
      <w:tr w:rsidR="000A0160" w:rsidRPr="00AA699A" w:rsidDel="0024038D" w14:paraId="7151B8D7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6892DADA" w14:textId="77777777" w:rsidR="000A0160" w:rsidRPr="00AA699A" w:rsidRDefault="000A0160" w:rsidP="000A0160">
            <w:r w:rsidRPr="00AA699A">
              <w:t>0x1134~</w:t>
            </w:r>
          </w:p>
          <w:p w14:paraId="64E2D66D" w14:textId="77777777" w:rsidR="000A0160" w:rsidRPr="00AA699A" w:rsidRDefault="000A0160" w:rsidP="000A0160">
            <w:r w:rsidRPr="00AA699A">
              <w:t>0x1135</w:t>
            </w:r>
          </w:p>
        </w:tc>
        <w:tc>
          <w:tcPr>
            <w:tcW w:w="3544" w:type="dxa"/>
            <w:vAlign w:val="center"/>
          </w:tcPr>
          <w:p w14:paraId="6D490FC0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E</w:t>
            </w:r>
            <w:r w:rsidRPr="00AA699A">
              <w:t>rror code 2</w:t>
            </w:r>
          </w:p>
          <w:p w14:paraId="26EE3821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故障代码</w:t>
            </w:r>
            <w:r w:rsidRPr="00AA699A">
              <w:rPr>
                <w:rFonts w:hint="eastAsia"/>
              </w:rPr>
              <w:t>2</w:t>
            </w:r>
          </w:p>
        </w:tc>
        <w:tc>
          <w:tcPr>
            <w:tcW w:w="964" w:type="dxa"/>
            <w:vAlign w:val="center"/>
          </w:tcPr>
          <w:p w14:paraId="1BEC1BBD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4BF0DBA7" w14:textId="77777777" w:rsidR="000A0160" w:rsidRPr="00AA699A" w:rsidRDefault="000A0160" w:rsidP="000A0160">
            <w:pPr>
              <w:jc w:val="both"/>
            </w:pPr>
            <w:r w:rsidRPr="00AA699A">
              <w:t>0: Null. Not 0, shows code</w:t>
            </w:r>
          </w:p>
          <w:p w14:paraId="72278622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非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表示有故障</w:t>
            </w:r>
          </w:p>
        </w:tc>
      </w:tr>
      <w:tr w:rsidR="000A0160" w:rsidRPr="00AA699A" w:rsidDel="0024038D" w14:paraId="08B44738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672CFEEC" w14:textId="77777777" w:rsidR="000A0160" w:rsidRPr="00AA699A" w:rsidRDefault="000A0160" w:rsidP="000A0160">
            <w:r w:rsidRPr="00AA699A">
              <w:rPr>
                <w:rFonts w:hint="eastAsia"/>
              </w:rPr>
              <w:t>0x1136</w:t>
            </w:r>
          </w:p>
        </w:tc>
        <w:tc>
          <w:tcPr>
            <w:tcW w:w="3544" w:type="dxa"/>
          </w:tcPr>
          <w:p w14:paraId="443C9673" w14:textId="77777777" w:rsidR="000A0160" w:rsidRPr="00AA699A" w:rsidRDefault="000A0160" w:rsidP="000A0160">
            <w:r w:rsidRPr="00AA699A">
              <w:rPr>
                <w:rFonts w:hint="eastAsia"/>
              </w:rPr>
              <w:t>N</w:t>
            </w:r>
            <w:r w:rsidRPr="00AA699A">
              <w:t xml:space="preserve">umber of battery modules in series connection in one pile </w:t>
            </w:r>
          </w:p>
          <w:p w14:paraId="63649723" w14:textId="77777777" w:rsidR="000A0160" w:rsidRPr="00AA699A" w:rsidRDefault="000A0160" w:rsidP="000A0160">
            <w:r w:rsidRPr="00AA699A">
              <w:rPr>
                <w:rFonts w:hint="eastAsia"/>
              </w:rPr>
              <w:t>电池组模块串联数</w:t>
            </w:r>
          </w:p>
        </w:tc>
        <w:tc>
          <w:tcPr>
            <w:tcW w:w="964" w:type="dxa"/>
            <w:vAlign w:val="center"/>
          </w:tcPr>
          <w:p w14:paraId="2506FFFE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18978ACB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:rsidDel="0024038D" w14:paraId="3F84C352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071CEF09" w14:textId="77777777" w:rsidR="000A0160" w:rsidRPr="00AA699A" w:rsidRDefault="000A0160" w:rsidP="000A0160">
            <w:r w:rsidRPr="00AA699A">
              <w:rPr>
                <w:rFonts w:hint="eastAsia"/>
              </w:rPr>
              <w:t>0x1137</w:t>
            </w:r>
          </w:p>
        </w:tc>
        <w:tc>
          <w:tcPr>
            <w:tcW w:w="3544" w:type="dxa"/>
          </w:tcPr>
          <w:p w14:paraId="7C0AEEE1" w14:textId="77777777" w:rsidR="000A0160" w:rsidRPr="00AA699A" w:rsidRDefault="000A0160" w:rsidP="000A0160">
            <w:r w:rsidRPr="00AA699A">
              <w:rPr>
                <w:rFonts w:hint="eastAsia"/>
              </w:rPr>
              <w:t>N</w:t>
            </w:r>
            <w:r w:rsidRPr="00AA699A">
              <w:t>umber of cell in series in one pile</w:t>
            </w:r>
          </w:p>
          <w:p w14:paraId="4A7B19EF" w14:textId="77777777" w:rsidR="000A0160" w:rsidRPr="00AA699A" w:rsidRDefault="000A0160" w:rsidP="000A0160">
            <w:r w:rsidRPr="00AA699A">
              <w:t>电池组单体串联数</w:t>
            </w:r>
          </w:p>
        </w:tc>
        <w:tc>
          <w:tcPr>
            <w:tcW w:w="964" w:type="dxa"/>
            <w:vAlign w:val="center"/>
          </w:tcPr>
          <w:p w14:paraId="6F9ECAC0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39D51B4A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:rsidDel="0024038D" w14:paraId="176E6AE5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6345E7AB" w14:textId="77777777" w:rsidR="000A0160" w:rsidRPr="00AA699A" w:rsidRDefault="000A0160" w:rsidP="000A0160">
            <w:r w:rsidRPr="00AA699A">
              <w:rPr>
                <w:rFonts w:hint="eastAsia"/>
              </w:rPr>
              <w:t>0x1138</w:t>
            </w:r>
          </w:p>
        </w:tc>
        <w:tc>
          <w:tcPr>
            <w:tcW w:w="3544" w:type="dxa"/>
            <w:vAlign w:val="center"/>
          </w:tcPr>
          <w:p w14:paraId="0BD584E2" w14:textId="77777777" w:rsidR="000A0160" w:rsidRPr="00AA699A" w:rsidRDefault="000A0160" w:rsidP="000A0160">
            <w:pPr>
              <w:rPr>
                <w:rFonts w:ascii="Arial" w:hAnsi="Arial" w:cs="Arial"/>
              </w:rPr>
            </w:pPr>
            <w:r w:rsidRPr="00AA699A">
              <w:t>Charge forbidden mark</w:t>
            </w:r>
          </w:p>
          <w:p w14:paraId="19578BF3" w14:textId="77777777" w:rsidR="000A0160" w:rsidRPr="00AA699A" w:rsidRDefault="000A0160" w:rsidP="000A0160">
            <w:pPr>
              <w:jc w:val="both"/>
            </w:pPr>
            <w:r w:rsidRPr="00AA699A">
              <w:rPr>
                <w:rFonts w:ascii="Arial" w:hAnsi="Arial" w:cs="Arial"/>
              </w:rPr>
              <w:t>禁止充电标志</w:t>
            </w:r>
          </w:p>
        </w:tc>
        <w:tc>
          <w:tcPr>
            <w:tcW w:w="964" w:type="dxa"/>
            <w:vAlign w:val="center"/>
          </w:tcPr>
          <w:p w14:paraId="4EA0A572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03F7DACA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t>: request; 0: Null</w:t>
            </w:r>
          </w:p>
          <w:p w14:paraId="569118BA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：禁止充电；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0A0160" w:rsidRPr="00AA699A" w:rsidDel="0024038D" w14:paraId="52AF4BF5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02078612" w14:textId="77777777" w:rsidR="000A0160" w:rsidRPr="00AA699A" w:rsidRDefault="000A0160" w:rsidP="000A0160">
            <w:r w:rsidRPr="00AA699A">
              <w:rPr>
                <w:rFonts w:hint="eastAsia"/>
              </w:rPr>
              <w:t>0x1139</w:t>
            </w:r>
          </w:p>
        </w:tc>
        <w:tc>
          <w:tcPr>
            <w:tcW w:w="3544" w:type="dxa"/>
            <w:vAlign w:val="center"/>
          </w:tcPr>
          <w:p w14:paraId="75AF20D3" w14:textId="77777777" w:rsidR="000A0160" w:rsidRPr="00AA699A" w:rsidRDefault="000A0160" w:rsidP="000A0160">
            <w:pPr>
              <w:jc w:val="both"/>
            </w:pPr>
            <w:r w:rsidRPr="00AA699A">
              <w:t>Discharge forbidden mark</w:t>
            </w:r>
          </w:p>
          <w:p w14:paraId="5A8B3903" w14:textId="77777777" w:rsidR="000A0160" w:rsidRPr="00AA699A" w:rsidRDefault="000A0160" w:rsidP="000A0160">
            <w:pPr>
              <w:jc w:val="both"/>
            </w:pPr>
            <w:r w:rsidRPr="00AA699A">
              <w:rPr>
                <w:rFonts w:ascii="Arial" w:hAnsi="Arial" w:cs="Arial"/>
              </w:rPr>
              <w:t>禁止放电标志</w:t>
            </w:r>
          </w:p>
        </w:tc>
        <w:tc>
          <w:tcPr>
            <w:tcW w:w="964" w:type="dxa"/>
            <w:vAlign w:val="center"/>
          </w:tcPr>
          <w:p w14:paraId="2A170A53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50F3CAA6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t>: request; 0: Null</w:t>
            </w:r>
          </w:p>
          <w:p w14:paraId="33B21A7F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：禁止放电；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0A0160" w:rsidRPr="00AA699A" w:rsidDel="0024038D" w14:paraId="7450D932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05AA54C1" w14:textId="4D25FAE7" w:rsidR="000A0160" w:rsidRPr="00AA699A" w:rsidRDefault="000A0160" w:rsidP="000A0160">
            <w:r w:rsidRPr="00AA699A">
              <w:t>0x113A</w:t>
            </w:r>
          </w:p>
        </w:tc>
        <w:tc>
          <w:tcPr>
            <w:tcW w:w="3544" w:type="dxa"/>
            <w:vAlign w:val="center"/>
          </w:tcPr>
          <w:p w14:paraId="728236C5" w14:textId="44DD0A25" w:rsidR="000A0160" w:rsidRPr="00AA699A" w:rsidRDefault="000A0160" w:rsidP="000A0160">
            <w:pPr>
              <w:jc w:val="both"/>
            </w:pPr>
            <w:r w:rsidRPr="00AA699A">
              <w:t>SOC&lt;=30% flag</w:t>
            </w:r>
            <w:r w:rsidRPr="00AA699A">
              <w:rPr>
                <w:rFonts w:hint="eastAsia"/>
              </w:rPr>
              <w:t>状态标志</w:t>
            </w:r>
          </w:p>
        </w:tc>
        <w:tc>
          <w:tcPr>
            <w:tcW w:w="964" w:type="dxa"/>
            <w:vAlign w:val="center"/>
          </w:tcPr>
          <w:p w14:paraId="087C086C" w14:textId="7F462FE3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042DDC8B" w14:textId="6F71ADB4" w:rsidR="000A0160" w:rsidRPr="00AA699A" w:rsidRDefault="000A0160" w:rsidP="000A0160">
            <w:pPr>
              <w:jc w:val="both"/>
            </w:pPr>
            <w:r w:rsidRPr="00AA699A">
              <w:t>1:</w:t>
            </w:r>
            <w:r w:rsidRPr="00AA699A" w:rsidDel="0051777B">
              <w:t xml:space="preserve"> </w:t>
            </w:r>
            <w:r w:rsidRPr="00AA699A">
              <w:t>SOC&lt;=30%</w:t>
            </w:r>
          </w:p>
          <w:p w14:paraId="195BDD98" w14:textId="563D6C10" w:rsidR="000A0160" w:rsidRPr="00AA699A" w:rsidRDefault="000A0160" w:rsidP="000A0160">
            <w:pPr>
              <w:jc w:val="both"/>
            </w:pPr>
            <w:r w:rsidRPr="00AA699A">
              <w:t>0:</w:t>
            </w:r>
            <w:r w:rsidRPr="00AA699A" w:rsidDel="0051777B">
              <w:t xml:space="preserve"> </w:t>
            </w:r>
            <w:r w:rsidRPr="00AA699A">
              <w:t>SOC&gt;=40%</w:t>
            </w:r>
          </w:p>
        </w:tc>
      </w:tr>
      <w:tr w:rsidR="000A0160" w:rsidRPr="00AA699A" w:rsidDel="0024038D" w14:paraId="78F52BF8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7BFA8C24" w14:textId="643903FC" w:rsidR="000A0160" w:rsidRPr="00AA699A" w:rsidRDefault="000A0160" w:rsidP="000A0160">
            <w:r w:rsidRPr="00AA699A">
              <w:t>0x113B</w:t>
            </w:r>
          </w:p>
        </w:tc>
        <w:tc>
          <w:tcPr>
            <w:tcW w:w="3544" w:type="dxa"/>
            <w:vAlign w:val="center"/>
          </w:tcPr>
          <w:p w14:paraId="55DF299A" w14:textId="6A3314D8" w:rsidR="000A0160" w:rsidRPr="00AA699A" w:rsidRDefault="000A0160" w:rsidP="000A0160">
            <w:pPr>
              <w:jc w:val="both"/>
            </w:pPr>
            <w:r w:rsidRPr="00AA699A">
              <w:t xml:space="preserve">SOE </w:t>
            </w:r>
          </w:p>
        </w:tc>
        <w:tc>
          <w:tcPr>
            <w:tcW w:w="964" w:type="dxa"/>
            <w:vAlign w:val="center"/>
          </w:tcPr>
          <w:p w14:paraId="6D4BE1C4" w14:textId="44DA51FC" w:rsidR="000A0160" w:rsidRPr="00AA699A" w:rsidRDefault="000A0160" w:rsidP="000A0160">
            <w:pPr>
              <w:jc w:val="both"/>
            </w:pPr>
            <w:r w:rsidRPr="00AA699A">
              <w:t>1%</w:t>
            </w:r>
          </w:p>
        </w:tc>
        <w:tc>
          <w:tcPr>
            <w:tcW w:w="3402" w:type="dxa"/>
            <w:vAlign w:val="center"/>
          </w:tcPr>
          <w:p w14:paraId="4A8595D0" w14:textId="4F7DE902" w:rsidR="000A0160" w:rsidRPr="00AA699A" w:rsidRDefault="000A0160" w:rsidP="000A0160">
            <w:pPr>
              <w:jc w:val="both"/>
            </w:pPr>
            <w:r w:rsidRPr="00AA699A">
              <w:t>Stage of Energy(kWh)</w:t>
            </w:r>
          </w:p>
          <w:p w14:paraId="132120D4" w14:textId="7D308C5C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为可放电能量百分比，可放电能量值见</w:t>
            </w:r>
            <w:r w:rsidRPr="00AA699A">
              <w:t>0x1121-0x1122</w:t>
            </w:r>
          </w:p>
        </w:tc>
      </w:tr>
      <w:tr w:rsidR="000A0160" w:rsidRPr="00AA699A" w:rsidDel="0024038D" w14:paraId="5DC5A8E6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1AD09D6B" w14:textId="0528EA8F" w:rsidR="000A0160" w:rsidRPr="00AA699A" w:rsidRDefault="000A0160" w:rsidP="000A0160">
            <w:r w:rsidRPr="00AA699A">
              <w:rPr>
                <w:rFonts w:hint="eastAsia"/>
              </w:rPr>
              <w:t>0</w:t>
            </w:r>
            <w:r w:rsidRPr="00AA699A">
              <w:t>x</w:t>
            </w:r>
            <w:r w:rsidRPr="00AA699A">
              <w:rPr>
                <w:rFonts w:hint="eastAsia"/>
              </w:rPr>
              <w:t>1</w:t>
            </w:r>
            <w:r w:rsidRPr="00AA699A">
              <w:t>13C</w:t>
            </w:r>
          </w:p>
        </w:tc>
        <w:tc>
          <w:tcPr>
            <w:tcW w:w="3544" w:type="dxa"/>
            <w:vAlign w:val="center"/>
          </w:tcPr>
          <w:p w14:paraId="32FEB0AD" w14:textId="488D2E2E" w:rsidR="000A0160" w:rsidRPr="00AA699A" w:rsidRDefault="000A0160" w:rsidP="000A0160">
            <w:pPr>
              <w:jc w:val="both"/>
            </w:pPr>
            <w:r w:rsidRPr="00AA699A">
              <w:t>Heartbeat Signal</w:t>
            </w:r>
          </w:p>
          <w:p w14:paraId="5033CF29" w14:textId="49112D2B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心跳信号值</w:t>
            </w:r>
          </w:p>
        </w:tc>
        <w:tc>
          <w:tcPr>
            <w:tcW w:w="964" w:type="dxa"/>
            <w:vAlign w:val="center"/>
          </w:tcPr>
          <w:p w14:paraId="6E9F480F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2958EAAE" w14:textId="77777777" w:rsidR="000A0160" w:rsidRPr="00AA699A" w:rsidRDefault="000A0160" w:rsidP="000A0160">
            <w:pPr>
              <w:ind w:left="220" w:hangingChars="100" w:hanging="220"/>
              <w:jc w:val="both"/>
            </w:pPr>
            <w:r w:rsidRPr="00AA699A">
              <w:rPr>
                <w:rFonts w:hint="eastAsia"/>
              </w:rPr>
              <w:t>S</w:t>
            </w:r>
            <w:r w:rsidRPr="00AA699A">
              <w:t xml:space="preserve">cope from </w:t>
            </w:r>
            <w:r w:rsidRPr="00AA699A">
              <w:rPr>
                <w:rFonts w:hint="eastAsia"/>
              </w:rPr>
              <w:t>0x</w:t>
            </w:r>
            <w:r w:rsidRPr="00AA699A">
              <w:t>0000</w:t>
            </w:r>
            <w:r w:rsidRPr="00AA699A">
              <w:rPr>
                <w:rFonts w:hint="eastAsia"/>
              </w:rPr>
              <w:t>~</w:t>
            </w:r>
            <w:r w:rsidRPr="00AA699A">
              <w:t>0</w:t>
            </w:r>
            <w:r w:rsidRPr="00AA699A">
              <w:rPr>
                <w:rFonts w:hint="eastAsia"/>
              </w:rPr>
              <w:t>x</w:t>
            </w:r>
            <w:r w:rsidRPr="00AA699A">
              <w:t>00</w:t>
            </w:r>
            <w:r w:rsidRPr="00AA699A">
              <w:rPr>
                <w:rFonts w:hint="eastAsia"/>
              </w:rPr>
              <w:t>FF</w:t>
            </w:r>
            <w:r w:rsidRPr="00AA699A">
              <w:t>, each time read the value will increasing 1.</w:t>
            </w:r>
          </w:p>
          <w:p w14:paraId="6F9C646D" w14:textId="5FBB23CA" w:rsidR="000A0160" w:rsidRPr="00AA699A" w:rsidRDefault="000A0160" w:rsidP="000A0160">
            <w:pPr>
              <w:ind w:left="220" w:hangingChars="100" w:hanging="220"/>
              <w:jc w:val="both"/>
            </w:pPr>
            <w:r w:rsidRPr="00AA699A">
              <w:t xml:space="preserve"> </w:t>
            </w:r>
            <w:r w:rsidRPr="00AA699A">
              <w:rPr>
                <w:rFonts w:hint="eastAsia"/>
              </w:rPr>
              <w:t>范围为</w:t>
            </w:r>
            <w:r w:rsidRPr="00AA699A">
              <w:rPr>
                <w:rFonts w:hint="eastAsia"/>
              </w:rPr>
              <w:t>0x</w:t>
            </w:r>
            <w:r w:rsidRPr="00AA699A">
              <w:t>0000</w:t>
            </w:r>
            <w:r w:rsidRPr="00AA699A">
              <w:rPr>
                <w:rFonts w:hint="eastAsia"/>
              </w:rPr>
              <w:t>~</w:t>
            </w:r>
            <w:r w:rsidRPr="00AA699A">
              <w:t>0</w:t>
            </w:r>
            <w:r w:rsidRPr="00AA699A">
              <w:rPr>
                <w:rFonts w:hint="eastAsia"/>
              </w:rPr>
              <w:t>x</w:t>
            </w:r>
            <w:r w:rsidRPr="00AA699A">
              <w:t>00</w:t>
            </w:r>
            <w:r w:rsidRPr="00AA699A">
              <w:rPr>
                <w:rFonts w:hint="eastAsia"/>
              </w:rPr>
              <w:t>FF</w:t>
            </w:r>
            <w:r w:rsidRPr="00AA699A">
              <w:rPr>
                <w:rFonts w:hint="eastAsia"/>
              </w:rPr>
              <w:t>，每次读取该值都会增加</w:t>
            </w:r>
            <w:r w:rsidRPr="00AA699A">
              <w:rPr>
                <w:rFonts w:hint="eastAsia"/>
              </w:rPr>
              <w:t>1</w:t>
            </w:r>
          </w:p>
        </w:tc>
      </w:tr>
      <w:tr w:rsidR="000A0160" w:rsidRPr="00AA699A" w:rsidDel="0024038D" w14:paraId="2F6968C6" w14:textId="77777777" w:rsidTr="00BD442D">
        <w:trPr>
          <w:trHeight w:val="86"/>
        </w:trPr>
        <w:tc>
          <w:tcPr>
            <w:tcW w:w="1129" w:type="dxa"/>
          </w:tcPr>
          <w:p w14:paraId="0D7EF35F" w14:textId="44E4DFDD" w:rsidR="000A0160" w:rsidRPr="00AA699A" w:rsidRDefault="000A0160" w:rsidP="000A0160">
            <w:r w:rsidRPr="00AA699A">
              <w:t>0x113D</w:t>
            </w:r>
          </w:p>
        </w:tc>
        <w:tc>
          <w:tcPr>
            <w:tcW w:w="3544" w:type="dxa"/>
            <w:vAlign w:val="center"/>
          </w:tcPr>
          <w:p w14:paraId="5A4B37CF" w14:textId="10590C20" w:rsidR="000A0160" w:rsidRPr="00AA699A" w:rsidRDefault="000A0160" w:rsidP="000A0160">
            <w:pPr>
              <w:jc w:val="both"/>
            </w:pPr>
            <w:r w:rsidRPr="00AA699A">
              <w:t>Module PCB  max. temp.</w:t>
            </w:r>
            <w:r w:rsidRPr="00AA699A">
              <w:rPr>
                <w:rFonts w:hint="eastAsia"/>
              </w:rPr>
              <w:t>电池模块单板最高温度</w:t>
            </w:r>
          </w:p>
        </w:tc>
        <w:tc>
          <w:tcPr>
            <w:tcW w:w="964" w:type="dxa"/>
          </w:tcPr>
          <w:p w14:paraId="12A8F82A" w14:textId="26CC6F75" w:rsidR="000A0160" w:rsidRPr="00AA699A" w:rsidRDefault="000A0160" w:rsidP="000A0160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2" w:type="dxa"/>
          </w:tcPr>
          <w:p w14:paraId="77450F50" w14:textId="271968E8" w:rsidR="000A0160" w:rsidRPr="00AA699A" w:rsidRDefault="000A0160" w:rsidP="000A0160">
            <w:pPr>
              <w:jc w:val="both"/>
            </w:pPr>
          </w:p>
        </w:tc>
      </w:tr>
      <w:tr w:rsidR="000A0160" w:rsidRPr="00AA699A" w:rsidDel="0024038D" w14:paraId="08C3AD23" w14:textId="77777777" w:rsidTr="00BD442D">
        <w:trPr>
          <w:trHeight w:val="58"/>
        </w:trPr>
        <w:tc>
          <w:tcPr>
            <w:tcW w:w="1129" w:type="dxa"/>
          </w:tcPr>
          <w:p w14:paraId="7775D9D8" w14:textId="5D291597" w:rsidR="000A0160" w:rsidRPr="00AA699A" w:rsidRDefault="000A0160" w:rsidP="000A0160">
            <w:r w:rsidRPr="00AA699A">
              <w:t>0x113E</w:t>
            </w:r>
          </w:p>
        </w:tc>
        <w:tc>
          <w:tcPr>
            <w:tcW w:w="3544" w:type="dxa"/>
            <w:vAlign w:val="center"/>
          </w:tcPr>
          <w:p w14:paraId="7F332C1A" w14:textId="5088D01A" w:rsidR="000A0160" w:rsidRPr="00AA699A" w:rsidRDefault="000A0160" w:rsidP="000A0160">
            <w:pPr>
              <w:jc w:val="both"/>
            </w:pPr>
            <w:r w:rsidRPr="00AA699A">
              <w:t>Module PCB  min. temp.</w:t>
            </w:r>
            <w:r w:rsidRPr="00AA699A">
              <w:rPr>
                <w:rFonts w:hint="eastAsia"/>
              </w:rPr>
              <w:t>电池模块单板最低温度</w:t>
            </w:r>
          </w:p>
        </w:tc>
        <w:tc>
          <w:tcPr>
            <w:tcW w:w="964" w:type="dxa"/>
          </w:tcPr>
          <w:p w14:paraId="692FCC5E" w14:textId="6CC81CEA" w:rsidR="000A0160" w:rsidRPr="00AA699A" w:rsidRDefault="000A0160" w:rsidP="000A0160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2" w:type="dxa"/>
          </w:tcPr>
          <w:p w14:paraId="69C013C7" w14:textId="18E5CC70" w:rsidR="000A0160" w:rsidRPr="00AA699A" w:rsidRDefault="000A0160" w:rsidP="000A0160">
            <w:pPr>
              <w:jc w:val="both"/>
            </w:pPr>
          </w:p>
        </w:tc>
      </w:tr>
      <w:tr w:rsidR="000A0160" w:rsidRPr="00AA699A" w:rsidDel="0024038D" w14:paraId="41634D6C" w14:textId="77777777" w:rsidTr="00BD442D">
        <w:trPr>
          <w:trHeight w:val="58"/>
        </w:trPr>
        <w:tc>
          <w:tcPr>
            <w:tcW w:w="1129" w:type="dxa"/>
          </w:tcPr>
          <w:p w14:paraId="46861126" w14:textId="67D4C898" w:rsidR="000A0160" w:rsidRPr="00AA699A" w:rsidRDefault="000A0160" w:rsidP="000A0160">
            <w:r w:rsidRPr="00AA699A">
              <w:t>0x113F</w:t>
            </w:r>
          </w:p>
        </w:tc>
        <w:tc>
          <w:tcPr>
            <w:tcW w:w="3544" w:type="dxa"/>
            <w:vAlign w:val="center"/>
          </w:tcPr>
          <w:p w14:paraId="204CBE0A" w14:textId="22DC276A" w:rsidR="000A0160" w:rsidRPr="00AA699A" w:rsidRDefault="000A0160" w:rsidP="000A0160">
            <w:pPr>
              <w:jc w:val="both"/>
            </w:pPr>
            <w:r w:rsidRPr="00AA699A">
              <w:t>Module PCB  max. temp. channel</w:t>
            </w:r>
            <w:r w:rsidRPr="00AA699A">
              <w:rPr>
                <w:rFonts w:hint="eastAsia"/>
              </w:rPr>
              <w:t>电池模块单板最高温度通道</w:t>
            </w:r>
          </w:p>
        </w:tc>
        <w:tc>
          <w:tcPr>
            <w:tcW w:w="964" w:type="dxa"/>
          </w:tcPr>
          <w:p w14:paraId="3B235A4D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</w:tcPr>
          <w:p w14:paraId="564C1F8D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:rsidDel="0024038D" w14:paraId="77A6F5B2" w14:textId="77777777" w:rsidTr="00BD442D">
        <w:trPr>
          <w:trHeight w:val="58"/>
        </w:trPr>
        <w:tc>
          <w:tcPr>
            <w:tcW w:w="1129" w:type="dxa"/>
          </w:tcPr>
          <w:p w14:paraId="286E369B" w14:textId="0690E3AD" w:rsidR="000A0160" w:rsidRPr="00AA699A" w:rsidRDefault="000A0160" w:rsidP="000A0160">
            <w:r w:rsidRPr="00AA699A">
              <w:lastRenderedPageBreak/>
              <w:t>0x1140</w:t>
            </w:r>
          </w:p>
        </w:tc>
        <w:tc>
          <w:tcPr>
            <w:tcW w:w="3544" w:type="dxa"/>
            <w:vAlign w:val="center"/>
          </w:tcPr>
          <w:p w14:paraId="2731A616" w14:textId="6B0731DD" w:rsidR="000A0160" w:rsidRPr="00AA699A" w:rsidRDefault="000A0160" w:rsidP="000A0160">
            <w:pPr>
              <w:jc w:val="both"/>
            </w:pPr>
            <w:r w:rsidRPr="00AA699A">
              <w:t>Module PCB  min. temp.</w:t>
            </w:r>
            <w:r w:rsidRPr="00AA699A">
              <w:rPr>
                <w:rFonts w:hint="eastAsia"/>
              </w:rPr>
              <w:t>电池模块单板最低温度通道</w:t>
            </w:r>
          </w:p>
        </w:tc>
        <w:tc>
          <w:tcPr>
            <w:tcW w:w="964" w:type="dxa"/>
          </w:tcPr>
          <w:p w14:paraId="36BD624D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</w:tcPr>
          <w:p w14:paraId="1A70E251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:rsidDel="0024038D" w14:paraId="3A3C22A0" w14:textId="77777777" w:rsidTr="009013A3">
        <w:trPr>
          <w:trHeight w:val="545"/>
        </w:trPr>
        <w:tc>
          <w:tcPr>
            <w:tcW w:w="1129" w:type="dxa"/>
          </w:tcPr>
          <w:p w14:paraId="2A76AF1C" w14:textId="1732B899" w:rsidR="000A0160" w:rsidRPr="00AA699A" w:rsidRDefault="000A0160" w:rsidP="000A0160">
            <w:r w:rsidRPr="00AA699A">
              <w:rPr>
                <w:rFonts w:hint="eastAsia"/>
              </w:rPr>
              <w:t>0x</w:t>
            </w:r>
            <w:r w:rsidRPr="00AA699A">
              <w:t>1141</w:t>
            </w:r>
          </w:p>
        </w:tc>
        <w:tc>
          <w:tcPr>
            <w:tcW w:w="3544" w:type="dxa"/>
            <w:vAlign w:val="center"/>
          </w:tcPr>
          <w:p w14:paraId="50C7222E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系统运行状态</w:t>
            </w:r>
          </w:p>
          <w:p w14:paraId="26289499" w14:textId="1E6C603B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S</w:t>
            </w:r>
            <w:r w:rsidRPr="00AA699A">
              <w:t>ystem operation status</w:t>
            </w:r>
          </w:p>
        </w:tc>
        <w:tc>
          <w:tcPr>
            <w:tcW w:w="964" w:type="dxa"/>
          </w:tcPr>
          <w:p w14:paraId="7DD979BC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</w:tcPr>
          <w:p w14:paraId="2C228B0C" w14:textId="6D1831D0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O</w:t>
            </w:r>
            <w:r w:rsidRPr="00AA699A">
              <w:t>nly valid with special firmware of MBMS.</w:t>
            </w:r>
          </w:p>
          <w:p w14:paraId="78AF085C" w14:textId="2EF08E56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L</w:t>
            </w:r>
            <w:r w:rsidRPr="00AA699A">
              <w:t>inked with 0x1094.</w:t>
            </w:r>
          </w:p>
          <w:p w14:paraId="321AFFEA" w14:textId="7F1648B9" w:rsidR="000A0160" w:rsidRPr="00AA699A" w:rsidRDefault="000A0160" w:rsidP="000A0160">
            <w:pPr>
              <w:jc w:val="both"/>
            </w:pPr>
            <w:r w:rsidRPr="00AA699A">
              <w:t>0</w:t>
            </w:r>
            <w:r w:rsidRPr="00AA699A">
              <w:rPr>
                <w:rFonts w:hint="eastAsia"/>
              </w:rPr>
              <w:t>x</w:t>
            </w:r>
            <w:r w:rsidRPr="00AA699A">
              <w:t>11:</w:t>
            </w:r>
            <w:r w:rsidRPr="00AA699A">
              <w:rPr>
                <w:rFonts w:hint="eastAsia"/>
              </w:rPr>
              <w:t>Standby</w:t>
            </w:r>
            <w:r w:rsidRPr="00AA699A">
              <w:t>(self-inspection is finished but relay didn`t close, request to command the system at 0x1094 to close relay, the status will then switch to ‘Run’)</w:t>
            </w:r>
          </w:p>
          <w:p w14:paraId="63E0BF0D" w14:textId="7F76794C" w:rsidR="000A0160" w:rsidRPr="00AA699A" w:rsidRDefault="000A0160" w:rsidP="000A0160">
            <w:pPr>
              <w:jc w:val="both"/>
            </w:pPr>
            <w:r w:rsidRPr="00AA699A">
              <w:t>0</w:t>
            </w:r>
            <w:r w:rsidRPr="00AA699A">
              <w:rPr>
                <w:rFonts w:hint="eastAsia"/>
              </w:rPr>
              <w:t>x</w:t>
            </w:r>
            <w:r w:rsidRPr="00AA699A">
              <w:t>22</w:t>
            </w:r>
            <w:r w:rsidRPr="00AA699A">
              <w:rPr>
                <w:rFonts w:hint="eastAsia"/>
              </w:rPr>
              <w:t>:</w:t>
            </w:r>
            <w:r w:rsidRPr="00AA699A">
              <w:t>Run</w:t>
            </w:r>
            <w:r w:rsidRPr="00AA699A">
              <w:rPr>
                <w:rFonts w:hint="eastAsia"/>
              </w:rPr>
              <w:t>(</w:t>
            </w:r>
            <w:r w:rsidRPr="00AA699A">
              <w:t>close relay</w:t>
            </w:r>
            <w:r w:rsidRPr="00AA699A">
              <w:rPr>
                <w:rFonts w:hint="eastAsia"/>
              </w:rPr>
              <w:t>)</w:t>
            </w:r>
          </w:p>
          <w:p w14:paraId="1B201E6E" w14:textId="400E4BF6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*</w:t>
            </w:r>
          </w:p>
        </w:tc>
      </w:tr>
      <w:tr w:rsidR="000A0160" w:rsidRPr="00AA699A" w:rsidDel="0024038D" w14:paraId="64AEF04A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2A01DD55" w14:textId="17E4518F" w:rsidR="000A0160" w:rsidRPr="00AA699A" w:rsidRDefault="000A0160" w:rsidP="000A0160">
            <w:r w:rsidRPr="00AA699A">
              <w:t>0x1142</w:t>
            </w:r>
            <w:r w:rsidRPr="00AA699A">
              <w:rPr>
                <w:rFonts w:hint="eastAsia"/>
              </w:rPr>
              <w:t>~</w:t>
            </w:r>
          </w:p>
          <w:p w14:paraId="2494CBDD" w14:textId="77777777" w:rsidR="000A0160" w:rsidRPr="00AA699A" w:rsidRDefault="000A0160" w:rsidP="000A0160">
            <w:r w:rsidRPr="00AA699A">
              <w:rPr>
                <w:rFonts w:hint="eastAsia"/>
              </w:rPr>
              <w:t>0x1147</w:t>
            </w:r>
          </w:p>
        </w:tc>
        <w:tc>
          <w:tcPr>
            <w:tcW w:w="3544" w:type="dxa"/>
            <w:vAlign w:val="center"/>
          </w:tcPr>
          <w:p w14:paraId="7B5DA9C9" w14:textId="77777777" w:rsidR="000A0160" w:rsidRPr="00AA699A" w:rsidRDefault="000A0160" w:rsidP="000A0160">
            <w:pPr>
              <w:jc w:val="both"/>
            </w:pPr>
            <w:r w:rsidRPr="00AA699A">
              <w:t>Reserve</w:t>
            </w:r>
          </w:p>
          <w:p w14:paraId="53476F51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保留</w:t>
            </w:r>
          </w:p>
        </w:tc>
        <w:tc>
          <w:tcPr>
            <w:tcW w:w="964" w:type="dxa"/>
            <w:vAlign w:val="center"/>
          </w:tcPr>
          <w:p w14:paraId="76865475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1A630B23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:rsidDel="0024038D" w14:paraId="3A5C642E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26453807" w14:textId="77777777" w:rsidR="000A0160" w:rsidRPr="00AA699A" w:rsidRDefault="000A0160" w:rsidP="000A0160">
            <w:r w:rsidRPr="00AA699A">
              <w:rPr>
                <w:rFonts w:hint="eastAsia"/>
              </w:rPr>
              <w:t>0x1148</w:t>
            </w:r>
          </w:p>
        </w:tc>
        <w:tc>
          <w:tcPr>
            <w:tcW w:w="3544" w:type="dxa"/>
            <w:vAlign w:val="center"/>
          </w:tcPr>
          <w:p w14:paraId="488322A9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I</w:t>
            </w:r>
            <w:r w:rsidRPr="00AA699A">
              <w:t>nsulation resistance</w:t>
            </w:r>
          </w:p>
          <w:p w14:paraId="69D5771F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绝缘电阻值</w:t>
            </w:r>
          </w:p>
        </w:tc>
        <w:tc>
          <w:tcPr>
            <w:tcW w:w="964" w:type="dxa"/>
            <w:vAlign w:val="center"/>
          </w:tcPr>
          <w:p w14:paraId="3D47D646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K</w:t>
            </w:r>
            <w:r w:rsidRPr="00AA699A">
              <w:t>Ω</w:t>
            </w:r>
          </w:p>
        </w:tc>
        <w:tc>
          <w:tcPr>
            <w:tcW w:w="3402" w:type="dxa"/>
            <w:vAlign w:val="center"/>
          </w:tcPr>
          <w:p w14:paraId="07F4187F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:rsidDel="0024038D" w14:paraId="20D029EE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057BFA5A" w14:textId="77777777" w:rsidR="000A0160" w:rsidRPr="00AA699A" w:rsidRDefault="000A0160" w:rsidP="000A0160">
            <w:r w:rsidRPr="00AA699A">
              <w:rPr>
                <w:rFonts w:hint="eastAsia"/>
              </w:rPr>
              <w:t>0x1149</w:t>
            </w:r>
          </w:p>
        </w:tc>
        <w:tc>
          <w:tcPr>
            <w:tcW w:w="3544" w:type="dxa"/>
            <w:vAlign w:val="center"/>
          </w:tcPr>
          <w:p w14:paraId="004006AC" w14:textId="77777777" w:rsidR="000A0160" w:rsidRPr="00AA699A" w:rsidRDefault="000A0160" w:rsidP="000A0160">
            <w:pPr>
              <w:jc w:val="both"/>
            </w:pPr>
            <w:r w:rsidRPr="00AA699A">
              <w:t>Insulation resistance error level</w:t>
            </w:r>
          </w:p>
          <w:p w14:paraId="334C9BE6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绝缘电阻故障等级</w:t>
            </w:r>
          </w:p>
        </w:tc>
        <w:tc>
          <w:tcPr>
            <w:tcW w:w="964" w:type="dxa"/>
            <w:vAlign w:val="center"/>
          </w:tcPr>
          <w:p w14:paraId="1D058EDD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79468102" w14:textId="77777777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 xml:space="preserve">: </w:t>
            </w:r>
            <w:r w:rsidRPr="00AA699A">
              <w:rPr>
                <w:rFonts w:hint="eastAsia"/>
              </w:rPr>
              <w:t>N</w:t>
            </w:r>
            <w:r w:rsidRPr="00AA699A">
              <w:t>ull</w:t>
            </w:r>
            <w:r w:rsidRPr="00AA699A">
              <w:rPr>
                <w:rFonts w:hint="eastAsia"/>
              </w:rPr>
              <w:t>;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1</w:t>
            </w:r>
            <w:r w:rsidRPr="00AA699A">
              <w:t xml:space="preserve">: level 1; </w:t>
            </w:r>
            <w:r w:rsidRPr="00AA699A">
              <w:rPr>
                <w:rFonts w:hint="eastAsia"/>
              </w:rPr>
              <w:t>2</w:t>
            </w:r>
            <w:r w:rsidRPr="00AA699A">
              <w:t>: level 2</w:t>
            </w:r>
          </w:p>
        </w:tc>
      </w:tr>
      <w:tr w:rsidR="000A0160" w:rsidRPr="00AA699A" w:rsidDel="0024038D" w14:paraId="5A375CC1" w14:textId="77777777" w:rsidTr="00BD442D">
        <w:trPr>
          <w:trHeight w:val="173"/>
        </w:trPr>
        <w:tc>
          <w:tcPr>
            <w:tcW w:w="1129" w:type="dxa"/>
          </w:tcPr>
          <w:p w14:paraId="66A602FB" w14:textId="18C685D9" w:rsidR="000A0160" w:rsidRPr="00AA699A" w:rsidRDefault="000A0160" w:rsidP="000A0160">
            <w:r w:rsidRPr="00AA699A">
              <w:t>0x114A</w:t>
            </w:r>
          </w:p>
        </w:tc>
        <w:tc>
          <w:tcPr>
            <w:tcW w:w="3544" w:type="dxa"/>
            <w:vAlign w:val="center"/>
          </w:tcPr>
          <w:p w14:paraId="6EE1D87E" w14:textId="2D65EE7C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端子最高温度</w:t>
            </w:r>
          </w:p>
          <w:p w14:paraId="09CD4D20" w14:textId="06D0ACD2" w:rsidR="000A0160" w:rsidRPr="00AA699A" w:rsidRDefault="000A0160" w:rsidP="000A0160">
            <w:pPr>
              <w:jc w:val="both"/>
            </w:pPr>
            <w:r w:rsidRPr="00AA699A">
              <w:t>Terminal Max. Temperature</w:t>
            </w:r>
          </w:p>
        </w:tc>
        <w:tc>
          <w:tcPr>
            <w:tcW w:w="964" w:type="dxa"/>
          </w:tcPr>
          <w:p w14:paraId="2414745B" w14:textId="0C10BCB3" w:rsidR="000A0160" w:rsidRPr="00AA699A" w:rsidRDefault="000A0160" w:rsidP="000A0160">
            <w:pPr>
              <w:jc w:val="both"/>
            </w:pPr>
            <w:r w:rsidRPr="00AA699A">
              <w:t>0.1</w:t>
            </w:r>
            <w:r w:rsidRPr="00AA699A">
              <w:rPr>
                <w:rFonts w:ascii="宋体" w:eastAsia="宋体" w:hAnsi="宋体" w:hint="eastAsia"/>
              </w:rPr>
              <w:t>º</w:t>
            </w:r>
            <w:r w:rsidRPr="00AA699A">
              <w:t>C</w:t>
            </w:r>
          </w:p>
        </w:tc>
        <w:tc>
          <w:tcPr>
            <w:tcW w:w="3402" w:type="dxa"/>
          </w:tcPr>
          <w:p w14:paraId="6D31CE0B" w14:textId="2D0FE2DE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主控和模块端子温度</w:t>
            </w:r>
          </w:p>
          <w:p w14:paraId="3FC09595" w14:textId="28CD8131" w:rsidR="000A0160" w:rsidRPr="00AA699A" w:rsidRDefault="000A0160" w:rsidP="000A0160">
            <w:pPr>
              <w:jc w:val="both"/>
            </w:pPr>
            <w:r w:rsidRPr="00AA699A">
              <w:t>BMS &amp; Module power terminal temp.</w:t>
            </w:r>
          </w:p>
        </w:tc>
      </w:tr>
      <w:tr w:rsidR="000A0160" w:rsidRPr="00AA699A" w:rsidDel="0024038D" w14:paraId="01394160" w14:textId="77777777" w:rsidTr="00BD442D">
        <w:trPr>
          <w:trHeight w:val="173"/>
        </w:trPr>
        <w:tc>
          <w:tcPr>
            <w:tcW w:w="1129" w:type="dxa"/>
          </w:tcPr>
          <w:p w14:paraId="34724CF8" w14:textId="35036E91" w:rsidR="000A0160" w:rsidRPr="00AA699A" w:rsidRDefault="000A0160" w:rsidP="000A0160">
            <w:r w:rsidRPr="00AA699A">
              <w:t>0x114B</w:t>
            </w:r>
          </w:p>
        </w:tc>
        <w:tc>
          <w:tcPr>
            <w:tcW w:w="3544" w:type="dxa"/>
            <w:vAlign w:val="center"/>
          </w:tcPr>
          <w:p w14:paraId="35B41BE7" w14:textId="79295CC9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端子最低温度</w:t>
            </w:r>
          </w:p>
          <w:p w14:paraId="1FFF8795" w14:textId="6CCB1518" w:rsidR="000A0160" w:rsidRPr="00AA699A" w:rsidRDefault="000A0160" w:rsidP="000A0160">
            <w:pPr>
              <w:jc w:val="both"/>
            </w:pPr>
            <w:r w:rsidRPr="00AA699A">
              <w:t>Terminal Min. Temperature</w:t>
            </w:r>
          </w:p>
        </w:tc>
        <w:tc>
          <w:tcPr>
            <w:tcW w:w="964" w:type="dxa"/>
          </w:tcPr>
          <w:p w14:paraId="29012F87" w14:textId="0D1A45EB" w:rsidR="000A0160" w:rsidRPr="00AA699A" w:rsidRDefault="000A0160" w:rsidP="000A0160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º</w:t>
            </w:r>
            <w:r w:rsidRPr="00AA699A">
              <w:t>C</w:t>
            </w:r>
          </w:p>
        </w:tc>
        <w:tc>
          <w:tcPr>
            <w:tcW w:w="3402" w:type="dxa"/>
          </w:tcPr>
          <w:p w14:paraId="6F9825F7" w14:textId="2975518A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主控和模块端子温度</w:t>
            </w:r>
          </w:p>
          <w:p w14:paraId="2D892410" w14:textId="23CBA05C" w:rsidR="000A0160" w:rsidRPr="00AA699A" w:rsidRDefault="000A0160" w:rsidP="000A0160">
            <w:pPr>
              <w:jc w:val="both"/>
            </w:pPr>
            <w:r w:rsidRPr="00AA699A">
              <w:t>BMS &amp; Module power terminal temp.</w:t>
            </w:r>
          </w:p>
        </w:tc>
      </w:tr>
      <w:tr w:rsidR="000A0160" w:rsidRPr="00AA699A" w:rsidDel="0024038D" w14:paraId="515B9E0F" w14:textId="77777777" w:rsidTr="00BD442D">
        <w:trPr>
          <w:trHeight w:val="173"/>
        </w:trPr>
        <w:tc>
          <w:tcPr>
            <w:tcW w:w="1129" w:type="dxa"/>
          </w:tcPr>
          <w:p w14:paraId="32BCCAA9" w14:textId="20537895" w:rsidR="000A0160" w:rsidRPr="00AA699A" w:rsidRDefault="000A0160" w:rsidP="000A0160">
            <w:r w:rsidRPr="00AA699A">
              <w:t>0x114C</w:t>
            </w:r>
          </w:p>
        </w:tc>
        <w:tc>
          <w:tcPr>
            <w:tcW w:w="3544" w:type="dxa"/>
            <w:vAlign w:val="center"/>
          </w:tcPr>
          <w:p w14:paraId="66D0DD20" w14:textId="19152560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端子最高温度通道</w:t>
            </w:r>
          </w:p>
          <w:p w14:paraId="0FB7918F" w14:textId="67726106" w:rsidR="000A0160" w:rsidRPr="00AA699A" w:rsidRDefault="000A0160" w:rsidP="000A0160">
            <w:pPr>
              <w:jc w:val="both"/>
            </w:pPr>
            <w:r w:rsidRPr="00AA699A">
              <w:t>Terminal Max. Temperature channel</w:t>
            </w:r>
          </w:p>
        </w:tc>
        <w:tc>
          <w:tcPr>
            <w:tcW w:w="964" w:type="dxa"/>
          </w:tcPr>
          <w:p w14:paraId="1057DE76" w14:textId="15FC4956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</w:tcPr>
          <w:p w14:paraId="2AA0673F" w14:textId="77777777" w:rsidR="000A0160" w:rsidRPr="00AA699A" w:rsidRDefault="000A0160" w:rsidP="000A0160">
            <w:pPr>
              <w:jc w:val="both"/>
            </w:pPr>
            <w:r w:rsidRPr="00AA699A">
              <w:t>If it`s module, then channel is module No.;</w:t>
            </w:r>
          </w:p>
          <w:p w14:paraId="66A5B5F3" w14:textId="77777777" w:rsidR="000A0160" w:rsidRPr="00AA699A" w:rsidRDefault="000A0160" w:rsidP="000A0160">
            <w:pPr>
              <w:jc w:val="both"/>
            </w:pPr>
            <w:r w:rsidRPr="00AA699A">
              <w:t>If it`s BMS, then channel is module total amount.;</w:t>
            </w:r>
          </w:p>
          <w:p w14:paraId="3C4A49C4" w14:textId="77777777" w:rsidR="000A0160" w:rsidRPr="00AA699A" w:rsidRDefault="000A0160" w:rsidP="000A0160">
            <w:pPr>
              <w:jc w:val="both"/>
            </w:pPr>
            <w:r w:rsidRPr="00AA699A">
              <w:t>i.e. if system total module amount is 34, then 0 – 33 is module, 34 is BMS.</w:t>
            </w:r>
          </w:p>
          <w:p w14:paraId="7E4211DA" w14:textId="2384E4CD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如果为模块，则通道为模块号，</w:t>
            </w:r>
          </w:p>
          <w:p w14:paraId="15FE2199" w14:textId="6B8DD9B6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如果是主控，则通道为模块数，例如系统电池模块数</w:t>
            </w:r>
            <w:r w:rsidRPr="00AA699A">
              <w:t>34</w:t>
            </w:r>
            <w:r w:rsidRPr="00AA699A">
              <w:rPr>
                <w:rFonts w:hint="eastAsia"/>
              </w:rPr>
              <w:t>，则</w:t>
            </w:r>
            <w:r w:rsidRPr="00AA699A">
              <w:t>0~33</w:t>
            </w:r>
            <w:r w:rsidRPr="00AA699A">
              <w:rPr>
                <w:rFonts w:hint="eastAsia"/>
              </w:rPr>
              <w:t>为模块号，</w:t>
            </w:r>
            <w:r w:rsidRPr="00AA699A">
              <w:t>34</w:t>
            </w:r>
            <w:r w:rsidRPr="00AA699A">
              <w:rPr>
                <w:rFonts w:hint="eastAsia"/>
              </w:rPr>
              <w:t>为主控</w:t>
            </w:r>
          </w:p>
        </w:tc>
      </w:tr>
      <w:tr w:rsidR="000A0160" w:rsidRPr="00AA699A" w:rsidDel="0024038D" w14:paraId="750218E3" w14:textId="77777777" w:rsidTr="00BD442D">
        <w:trPr>
          <w:trHeight w:val="173"/>
        </w:trPr>
        <w:tc>
          <w:tcPr>
            <w:tcW w:w="1129" w:type="dxa"/>
          </w:tcPr>
          <w:p w14:paraId="155D0177" w14:textId="75C790DC" w:rsidR="000A0160" w:rsidRPr="00AA699A" w:rsidRDefault="000A0160" w:rsidP="000A0160">
            <w:r w:rsidRPr="00AA699A">
              <w:t>0x114D</w:t>
            </w:r>
          </w:p>
        </w:tc>
        <w:tc>
          <w:tcPr>
            <w:tcW w:w="3544" w:type="dxa"/>
            <w:vAlign w:val="center"/>
          </w:tcPr>
          <w:p w14:paraId="2FEEAAB1" w14:textId="1AC50563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端子最低温度通道</w:t>
            </w:r>
          </w:p>
          <w:p w14:paraId="2C0DF4C5" w14:textId="65691E15" w:rsidR="000A0160" w:rsidRPr="00AA699A" w:rsidRDefault="000A0160" w:rsidP="000A0160">
            <w:pPr>
              <w:jc w:val="both"/>
            </w:pPr>
            <w:r w:rsidRPr="00AA699A">
              <w:t>Terminal Min. Temperature channel</w:t>
            </w:r>
          </w:p>
        </w:tc>
        <w:tc>
          <w:tcPr>
            <w:tcW w:w="964" w:type="dxa"/>
          </w:tcPr>
          <w:p w14:paraId="2E73E86F" w14:textId="6553E385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</w:tcPr>
          <w:p w14:paraId="20FFE613" w14:textId="77777777" w:rsidR="000A0160" w:rsidRPr="00AA699A" w:rsidRDefault="000A0160" w:rsidP="000A0160">
            <w:pPr>
              <w:jc w:val="both"/>
            </w:pPr>
            <w:r w:rsidRPr="00AA699A">
              <w:t>If it`s module, then channel is module No.;</w:t>
            </w:r>
          </w:p>
          <w:p w14:paraId="142A2CE3" w14:textId="77777777" w:rsidR="000A0160" w:rsidRPr="00AA699A" w:rsidRDefault="000A0160" w:rsidP="000A0160">
            <w:pPr>
              <w:jc w:val="both"/>
            </w:pPr>
            <w:r w:rsidRPr="00AA699A">
              <w:t>If it`s BMS, then channel is module total amount.;</w:t>
            </w:r>
          </w:p>
          <w:p w14:paraId="3108CCF8" w14:textId="77777777" w:rsidR="000A0160" w:rsidRPr="00AA699A" w:rsidRDefault="000A0160" w:rsidP="000A0160">
            <w:pPr>
              <w:jc w:val="both"/>
            </w:pPr>
            <w:r w:rsidRPr="00AA699A">
              <w:t>i.e. if system total module amount is 34, then 0 – 33 is module, 34 is BMS.</w:t>
            </w:r>
            <w:r w:rsidRPr="00AA699A">
              <w:rPr>
                <w:rFonts w:hint="eastAsia"/>
              </w:rPr>
              <w:t>如果为模块，则通道为模块号，</w:t>
            </w:r>
          </w:p>
          <w:p w14:paraId="2FA8AD03" w14:textId="6A7F6C1F" w:rsidR="000A0160" w:rsidRPr="00AA699A" w:rsidRDefault="000A0160" w:rsidP="000A0160">
            <w:pPr>
              <w:jc w:val="both"/>
            </w:pPr>
            <w:r w:rsidRPr="00AA699A">
              <w:rPr>
                <w:rFonts w:hint="eastAsia"/>
              </w:rPr>
              <w:t>如果是主控，则通道为模块数，例如系统电池模块数</w:t>
            </w:r>
            <w:r w:rsidRPr="00AA699A">
              <w:t>34</w:t>
            </w:r>
            <w:r w:rsidRPr="00AA699A">
              <w:rPr>
                <w:rFonts w:hint="eastAsia"/>
              </w:rPr>
              <w:t>，则</w:t>
            </w:r>
            <w:r w:rsidRPr="00AA699A">
              <w:t>0~33</w:t>
            </w:r>
            <w:r w:rsidRPr="00AA699A">
              <w:rPr>
                <w:rFonts w:hint="eastAsia"/>
              </w:rPr>
              <w:t>为模块号，</w:t>
            </w:r>
            <w:r w:rsidRPr="00AA699A">
              <w:t>34</w:t>
            </w:r>
            <w:r w:rsidRPr="00AA699A">
              <w:rPr>
                <w:rFonts w:hint="eastAsia"/>
              </w:rPr>
              <w:t>为主控</w:t>
            </w:r>
          </w:p>
        </w:tc>
      </w:tr>
      <w:tr w:rsidR="000A0160" w:rsidRPr="00AA699A" w:rsidDel="0024038D" w14:paraId="323A6739" w14:textId="77777777" w:rsidTr="00991F8D">
        <w:trPr>
          <w:trHeight w:val="474"/>
        </w:trPr>
        <w:tc>
          <w:tcPr>
            <w:tcW w:w="1129" w:type="dxa"/>
          </w:tcPr>
          <w:p w14:paraId="514AF8EC" w14:textId="3A003372" w:rsidR="000A0160" w:rsidRPr="00AA699A" w:rsidRDefault="000A0160" w:rsidP="000A0160">
            <w:r w:rsidRPr="00AA699A">
              <w:rPr>
                <w:rFonts w:hint="eastAsia"/>
              </w:rPr>
              <w:lastRenderedPageBreak/>
              <w:t>0x</w:t>
            </w:r>
            <w:r w:rsidRPr="00AA699A">
              <w:t>114E</w:t>
            </w:r>
          </w:p>
        </w:tc>
        <w:tc>
          <w:tcPr>
            <w:tcW w:w="3544" w:type="dxa"/>
            <w:vAlign w:val="center"/>
          </w:tcPr>
          <w:p w14:paraId="443C6959" w14:textId="2A01CEC3" w:rsidR="000A0160" w:rsidRPr="00AA699A" w:rsidRDefault="000A0160" w:rsidP="000A0160">
            <w:pPr>
              <w:jc w:val="both"/>
            </w:pPr>
            <w:r w:rsidRPr="00AA699A">
              <w:t>Alarm status 2</w:t>
            </w:r>
            <w:r w:rsidRPr="00AA699A">
              <w:rPr>
                <w:rFonts w:hint="eastAsia"/>
              </w:rPr>
              <w:t>告警状态</w:t>
            </w:r>
            <w:r w:rsidRPr="00AA699A">
              <w:t>2</w:t>
            </w:r>
          </w:p>
        </w:tc>
        <w:tc>
          <w:tcPr>
            <w:tcW w:w="964" w:type="dxa"/>
          </w:tcPr>
          <w:p w14:paraId="5CA25F96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</w:tcPr>
          <w:p w14:paraId="5C39D8AE" w14:textId="64B0FF29" w:rsidR="000A0160" w:rsidRPr="00AA699A" w:rsidRDefault="000A0160" w:rsidP="000A0160">
            <w:pPr>
              <w:jc w:val="both"/>
            </w:pPr>
            <w:r w:rsidRPr="00AA699A">
              <w:t>See Appendix I-4</w:t>
            </w:r>
            <w:r w:rsidRPr="00AA699A">
              <w:rPr>
                <w:rFonts w:hint="eastAsia"/>
              </w:rPr>
              <w:t>见附表，告警</w:t>
            </w:r>
            <w:r w:rsidRPr="00AA699A">
              <w:t>1</w:t>
            </w:r>
            <w:r w:rsidRPr="00AA699A">
              <w:rPr>
                <w:rFonts w:hint="eastAsia"/>
              </w:rPr>
              <w:t>信息在</w:t>
            </w:r>
            <w:r w:rsidRPr="00AA699A">
              <w:t>0x1102</w:t>
            </w:r>
            <w:r w:rsidRPr="00AA699A">
              <w:rPr>
                <w:rFonts w:hint="eastAsia"/>
              </w:rPr>
              <w:t>地址</w:t>
            </w:r>
          </w:p>
        </w:tc>
      </w:tr>
      <w:tr w:rsidR="00F445AF" w:rsidRPr="00AA699A" w:rsidDel="0024038D" w14:paraId="313A821B" w14:textId="77777777" w:rsidTr="007A0767">
        <w:trPr>
          <w:trHeight w:val="591"/>
        </w:trPr>
        <w:tc>
          <w:tcPr>
            <w:tcW w:w="1129" w:type="dxa"/>
          </w:tcPr>
          <w:p w14:paraId="05D44F25" w14:textId="2B6C91F4" w:rsidR="000F05DC" w:rsidRPr="00AA699A" w:rsidRDefault="000F05DC" w:rsidP="000A0160">
            <w:r w:rsidRPr="00AA699A">
              <w:rPr>
                <w:rFonts w:hint="eastAsia"/>
              </w:rPr>
              <w:t>0x</w:t>
            </w:r>
            <w:r w:rsidR="00520EFB" w:rsidRPr="00AA699A">
              <w:t>114</w:t>
            </w:r>
            <w:r w:rsidR="00520EFB" w:rsidRPr="00AA699A">
              <w:rPr>
                <w:rFonts w:hint="eastAsia"/>
              </w:rPr>
              <w:t>F~</w:t>
            </w:r>
          </w:p>
          <w:p w14:paraId="169D9E06" w14:textId="5BDB4433" w:rsidR="00F445AF" w:rsidRPr="00AA699A" w:rsidRDefault="00F445AF" w:rsidP="000A0160">
            <w:r w:rsidRPr="00AA699A">
              <w:t>0</w:t>
            </w:r>
            <w:r w:rsidRPr="00AA699A">
              <w:rPr>
                <w:rFonts w:hint="eastAsia"/>
              </w:rPr>
              <w:t>x</w:t>
            </w:r>
            <w:r w:rsidRPr="00AA699A">
              <w:t>115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3544" w:type="dxa"/>
            <w:vAlign w:val="center"/>
          </w:tcPr>
          <w:p w14:paraId="37C40E7E" w14:textId="483A22E2" w:rsidR="00F445AF" w:rsidRPr="00AA699A" w:rsidRDefault="00F445AF" w:rsidP="000A0160">
            <w:pPr>
              <w:jc w:val="both"/>
            </w:pPr>
            <w:r w:rsidRPr="00AA699A">
              <w:rPr>
                <w:rFonts w:hint="eastAsia"/>
              </w:rPr>
              <w:t>Reserve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64" w:type="dxa"/>
          </w:tcPr>
          <w:p w14:paraId="776CC818" w14:textId="77777777" w:rsidR="00F445AF" w:rsidRPr="00AA699A" w:rsidRDefault="00F445AF" w:rsidP="000A0160">
            <w:pPr>
              <w:jc w:val="both"/>
            </w:pPr>
          </w:p>
        </w:tc>
        <w:tc>
          <w:tcPr>
            <w:tcW w:w="3402" w:type="dxa"/>
          </w:tcPr>
          <w:p w14:paraId="23453622" w14:textId="77777777" w:rsidR="00F445AF" w:rsidRPr="00AA699A" w:rsidRDefault="00F445AF" w:rsidP="000A0160">
            <w:pPr>
              <w:jc w:val="both"/>
            </w:pPr>
          </w:p>
        </w:tc>
      </w:tr>
      <w:tr w:rsidR="000A0160" w:rsidRPr="00AA699A" w:rsidDel="0024038D" w14:paraId="41DD63CD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6CE56135" w14:textId="6E13F48F" w:rsidR="000A0160" w:rsidRPr="00AA699A" w:rsidRDefault="000A0160" w:rsidP="000A0160">
            <w:r w:rsidRPr="00AA699A">
              <w:rPr>
                <w:rFonts w:hint="eastAsia"/>
              </w:rPr>
              <w:t>0x11</w:t>
            </w:r>
            <w:r w:rsidRPr="00AA699A">
              <w:t>60</w:t>
            </w:r>
            <w:r w:rsidRPr="00AA699A">
              <w:rPr>
                <w:rFonts w:hint="eastAsia"/>
              </w:rPr>
              <w:t>~</w:t>
            </w:r>
          </w:p>
          <w:p w14:paraId="36CF0E9D" w14:textId="20BA5098" w:rsidR="000A0160" w:rsidRPr="00AA699A" w:rsidRDefault="000A0160" w:rsidP="000A0160">
            <w:r w:rsidRPr="00AA699A">
              <w:rPr>
                <w:rFonts w:hint="eastAsia"/>
              </w:rPr>
              <w:t>0x11</w:t>
            </w:r>
            <w:r w:rsidRPr="00AA699A">
              <w:t>D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3544" w:type="dxa"/>
            <w:vAlign w:val="center"/>
          </w:tcPr>
          <w:p w14:paraId="4070674A" w14:textId="77777777" w:rsidR="000A0160" w:rsidRPr="00AA699A" w:rsidRDefault="000A0160" w:rsidP="000A0160">
            <w:pPr>
              <w:jc w:val="both"/>
            </w:pPr>
            <w:r w:rsidRPr="00AA699A">
              <w:t xml:space="preserve">Reserve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64" w:type="dxa"/>
            <w:vAlign w:val="center"/>
          </w:tcPr>
          <w:p w14:paraId="33375BF3" w14:textId="77777777" w:rsidR="000A0160" w:rsidRPr="00AA699A" w:rsidRDefault="000A0160" w:rsidP="000A0160">
            <w:pPr>
              <w:jc w:val="both"/>
            </w:pPr>
          </w:p>
        </w:tc>
        <w:tc>
          <w:tcPr>
            <w:tcW w:w="3402" w:type="dxa"/>
            <w:vAlign w:val="center"/>
          </w:tcPr>
          <w:p w14:paraId="6DCF397D" w14:textId="77777777" w:rsidR="000A0160" w:rsidRPr="00AA699A" w:rsidRDefault="000A0160" w:rsidP="000A0160">
            <w:pPr>
              <w:jc w:val="both"/>
            </w:pPr>
          </w:p>
        </w:tc>
      </w:tr>
      <w:tr w:rsidR="000A0160" w:rsidRPr="00AA699A" w:rsidDel="0024038D" w14:paraId="017AB13A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654A7ED2" w14:textId="6728B8F7" w:rsidR="000A0160" w:rsidRPr="00AA699A" w:rsidRDefault="000A0160" w:rsidP="000A0160">
            <w:r w:rsidRPr="00AA699A">
              <w:t>0x11E0</w:t>
            </w:r>
          </w:p>
        </w:tc>
        <w:tc>
          <w:tcPr>
            <w:tcW w:w="3544" w:type="dxa"/>
            <w:vAlign w:val="center"/>
          </w:tcPr>
          <w:p w14:paraId="3CAF646D" w14:textId="77777777" w:rsidR="000A0160" w:rsidRPr="00AA699A" w:rsidRDefault="000A0160" w:rsidP="000A0160">
            <w:r w:rsidRPr="00AA699A">
              <w:rPr>
                <w:rFonts w:hint="eastAsia"/>
              </w:rPr>
              <w:t>正端对</w:t>
            </w:r>
            <w:r w:rsidRPr="00AA699A">
              <w:t>N</w:t>
            </w:r>
            <w:r w:rsidRPr="00AA699A">
              <w:rPr>
                <w:rFonts w:hint="eastAsia"/>
              </w:rPr>
              <w:t>端电池组总压</w:t>
            </w:r>
          </w:p>
          <w:p w14:paraId="75F025D6" w14:textId="4F0CF3F3" w:rsidR="000A0160" w:rsidRPr="00AA699A" w:rsidRDefault="000A0160" w:rsidP="000A0160">
            <w:r w:rsidRPr="00AA699A">
              <w:rPr>
                <w:rFonts w:hint="eastAsia"/>
              </w:rPr>
              <w:t>P</w:t>
            </w:r>
            <w:r w:rsidRPr="00AA699A">
              <w:t>ositive to Neutral Voltage</w:t>
            </w:r>
          </w:p>
        </w:tc>
        <w:tc>
          <w:tcPr>
            <w:tcW w:w="964" w:type="dxa"/>
            <w:vAlign w:val="center"/>
          </w:tcPr>
          <w:p w14:paraId="18E883FF" w14:textId="62FB43CC" w:rsidR="000A0160" w:rsidRPr="00AA699A" w:rsidRDefault="000A0160" w:rsidP="000A0160">
            <w:r w:rsidRPr="00AA699A">
              <w:t>0.1V</w:t>
            </w:r>
          </w:p>
        </w:tc>
        <w:tc>
          <w:tcPr>
            <w:tcW w:w="3402" w:type="dxa"/>
            <w:vAlign w:val="center"/>
          </w:tcPr>
          <w:p w14:paraId="2B1C8DDA" w14:textId="04E85B5B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:rsidDel="0024038D" w14:paraId="33A37BBD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70626E34" w14:textId="77777777" w:rsidR="000A0160" w:rsidRPr="00AA699A" w:rsidRDefault="000A0160" w:rsidP="000A0160">
            <w:r w:rsidRPr="00AA699A">
              <w:t>0x11E1~</w:t>
            </w:r>
          </w:p>
          <w:p w14:paraId="6A2EABA3" w14:textId="44DD7BEF" w:rsidR="000A0160" w:rsidRPr="00AA699A" w:rsidRDefault="000A0160" w:rsidP="000A0160">
            <w:r w:rsidRPr="00AA699A">
              <w:t>0x11E2</w:t>
            </w:r>
          </w:p>
        </w:tc>
        <w:tc>
          <w:tcPr>
            <w:tcW w:w="3544" w:type="dxa"/>
            <w:vAlign w:val="center"/>
          </w:tcPr>
          <w:p w14:paraId="5F375836" w14:textId="77777777" w:rsidR="000A0160" w:rsidRPr="00AA699A" w:rsidRDefault="000A0160" w:rsidP="000A0160">
            <w:r w:rsidRPr="00AA699A">
              <w:rPr>
                <w:rFonts w:hint="eastAsia"/>
              </w:rPr>
              <w:t>正端对</w:t>
            </w:r>
            <w:r w:rsidRPr="00AA699A">
              <w:t>N</w:t>
            </w:r>
            <w:r w:rsidRPr="00AA699A">
              <w:rPr>
                <w:rFonts w:hint="eastAsia"/>
              </w:rPr>
              <w:t>端电池组电流值</w:t>
            </w:r>
          </w:p>
          <w:p w14:paraId="1B7B7292" w14:textId="49164D8E" w:rsidR="000A0160" w:rsidRPr="00AA699A" w:rsidRDefault="000A0160" w:rsidP="000A0160">
            <w:r w:rsidRPr="00AA699A">
              <w:rPr>
                <w:rFonts w:hint="eastAsia"/>
              </w:rPr>
              <w:t>P</w:t>
            </w:r>
            <w:r w:rsidRPr="00AA699A">
              <w:t>ositive to Neutral Current</w:t>
            </w:r>
          </w:p>
        </w:tc>
        <w:tc>
          <w:tcPr>
            <w:tcW w:w="964" w:type="dxa"/>
            <w:vAlign w:val="center"/>
          </w:tcPr>
          <w:p w14:paraId="69E70328" w14:textId="77D98C12" w:rsidR="000A0160" w:rsidRPr="00AA699A" w:rsidRDefault="000A0160" w:rsidP="000A0160">
            <w:r w:rsidRPr="00AA699A">
              <w:t>0.01A</w:t>
            </w:r>
          </w:p>
        </w:tc>
        <w:tc>
          <w:tcPr>
            <w:tcW w:w="3402" w:type="dxa"/>
            <w:vAlign w:val="center"/>
          </w:tcPr>
          <w:p w14:paraId="4093062B" w14:textId="77777777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  <w:p w14:paraId="5E71179B" w14:textId="2A01E154" w:rsidR="000A0160" w:rsidRPr="00AA699A" w:rsidRDefault="000A0160" w:rsidP="000A0160">
            <w:r w:rsidRPr="00AA699A">
              <w:t xml:space="preserve">If it is negative, uses complement to show it, totally 4 bytes. </w:t>
            </w:r>
            <w:r w:rsidRPr="00AA699A">
              <w:rPr>
                <w:rFonts w:hint="eastAsia"/>
              </w:rPr>
              <w:t>为负数时，用补码表示，共</w:t>
            </w:r>
            <w:r w:rsidRPr="00AA699A">
              <w:t>4</w:t>
            </w:r>
            <w:r w:rsidRPr="00AA699A">
              <w:rPr>
                <w:rFonts w:hint="eastAsia"/>
              </w:rPr>
              <w:t>个字节</w:t>
            </w:r>
          </w:p>
        </w:tc>
      </w:tr>
      <w:tr w:rsidR="000A0160" w:rsidRPr="00AA699A" w:rsidDel="0024038D" w14:paraId="6639AB77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21CEC0C0" w14:textId="1B9BE331" w:rsidR="000A0160" w:rsidRPr="00AA699A" w:rsidRDefault="000A0160" w:rsidP="000A0160">
            <w:r w:rsidRPr="00AA699A">
              <w:t>0x11E3</w:t>
            </w:r>
          </w:p>
        </w:tc>
        <w:tc>
          <w:tcPr>
            <w:tcW w:w="3544" w:type="dxa"/>
            <w:vAlign w:val="center"/>
          </w:tcPr>
          <w:p w14:paraId="65B3CE16" w14:textId="77777777" w:rsidR="000A0160" w:rsidRPr="00AA699A" w:rsidRDefault="000A0160" w:rsidP="000A0160">
            <w:r w:rsidRPr="00AA699A">
              <w:rPr>
                <w:rFonts w:hint="eastAsia"/>
              </w:rPr>
              <w:t>正端对</w:t>
            </w:r>
            <w:r w:rsidRPr="00AA699A">
              <w:t>N</w:t>
            </w:r>
            <w:r w:rsidRPr="00AA699A">
              <w:rPr>
                <w:rFonts w:hint="eastAsia"/>
              </w:rPr>
              <w:t>端的电池组</w:t>
            </w:r>
            <w:r w:rsidRPr="00AA699A">
              <w:t>SOC</w:t>
            </w:r>
          </w:p>
          <w:p w14:paraId="13C55D58" w14:textId="5337DF4A" w:rsidR="000A0160" w:rsidRPr="00AA699A" w:rsidRDefault="000A0160" w:rsidP="000A0160">
            <w:r w:rsidRPr="00AA699A">
              <w:rPr>
                <w:rFonts w:hint="eastAsia"/>
              </w:rPr>
              <w:t>P</w:t>
            </w:r>
            <w:r w:rsidRPr="00AA699A">
              <w:t>ositive Voltage System SOC</w:t>
            </w:r>
          </w:p>
        </w:tc>
        <w:tc>
          <w:tcPr>
            <w:tcW w:w="964" w:type="dxa"/>
            <w:vAlign w:val="center"/>
          </w:tcPr>
          <w:p w14:paraId="159AB969" w14:textId="5C822E0C" w:rsidR="000A0160" w:rsidRPr="00AA699A" w:rsidRDefault="000A0160" w:rsidP="000A0160">
            <w:r w:rsidRPr="00AA699A">
              <w:t>1%</w:t>
            </w:r>
          </w:p>
        </w:tc>
        <w:tc>
          <w:tcPr>
            <w:tcW w:w="3402" w:type="dxa"/>
            <w:vAlign w:val="center"/>
          </w:tcPr>
          <w:p w14:paraId="6BC7ACB6" w14:textId="2FE7CC67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:rsidDel="0024038D" w14:paraId="53509F5E" w14:textId="77777777" w:rsidTr="00BD442D">
        <w:trPr>
          <w:trHeight w:val="60"/>
        </w:trPr>
        <w:tc>
          <w:tcPr>
            <w:tcW w:w="1129" w:type="dxa"/>
            <w:vAlign w:val="center"/>
          </w:tcPr>
          <w:p w14:paraId="7DF596E5" w14:textId="78342AAB" w:rsidR="000A0160" w:rsidRPr="00AA699A" w:rsidRDefault="000A0160" w:rsidP="000A0160">
            <w:r w:rsidRPr="00AA699A">
              <w:rPr>
                <w:rFonts w:hint="eastAsia"/>
              </w:rPr>
              <w:t>0x11</w:t>
            </w:r>
            <w:r w:rsidRPr="00AA699A">
              <w:t>E4</w:t>
            </w:r>
          </w:p>
        </w:tc>
        <w:tc>
          <w:tcPr>
            <w:tcW w:w="3544" w:type="dxa"/>
            <w:vAlign w:val="center"/>
          </w:tcPr>
          <w:p w14:paraId="3897BFEC" w14:textId="77777777" w:rsidR="000A0160" w:rsidRPr="00AA699A" w:rsidRDefault="000A0160" w:rsidP="000A0160">
            <w:r w:rsidRPr="00AA699A">
              <w:rPr>
                <w:rFonts w:hint="eastAsia"/>
              </w:rPr>
              <w:t>正端最大充电电压值</w:t>
            </w:r>
          </w:p>
          <w:p w14:paraId="30AA9435" w14:textId="77777777" w:rsidR="000A0160" w:rsidRPr="00AA699A" w:rsidRDefault="000A0160" w:rsidP="000A0160">
            <w:r w:rsidRPr="00AA699A">
              <w:rPr>
                <w:rFonts w:hint="eastAsia"/>
              </w:rPr>
              <w:t>P</w:t>
            </w:r>
            <w:r w:rsidRPr="00AA699A">
              <w:t>ositive Voltage System</w:t>
            </w:r>
          </w:p>
          <w:p w14:paraId="51AADD08" w14:textId="6F57359F" w:rsidR="000A0160" w:rsidRPr="00AA699A" w:rsidRDefault="000A0160" w:rsidP="000A0160">
            <w:r w:rsidRPr="00AA699A">
              <w:rPr>
                <w:rFonts w:hint="eastAsia"/>
              </w:rPr>
              <w:t>M</w:t>
            </w:r>
            <w:r w:rsidRPr="00AA699A">
              <w:t>ax. charge voltage</w:t>
            </w:r>
          </w:p>
        </w:tc>
        <w:tc>
          <w:tcPr>
            <w:tcW w:w="964" w:type="dxa"/>
            <w:vAlign w:val="center"/>
          </w:tcPr>
          <w:p w14:paraId="22EE4FE7" w14:textId="477888B3" w:rsidR="000A0160" w:rsidRPr="00AA699A" w:rsidRDefault="000A0160" w:rsidP="000A0160">
            <w:r w:rsidRPr="00AA699A">
              <w:rPr>
                <w:rFonts w:hint="eastAsia"/>
              </w:rPr>
              <w:t>0.1V</w:t>
            </w:r>
          </w:p>
        </w:tc>
        <w:tc>
          <w:tcPr>
            <w:tcW w:w="3402" w:type="dxa"/>
            <w:vAlign w:val="center"/>
          </w:tcPr>
          <w:p w14:paraId="2B7C1C26" w14:textId="24CA5199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:rsidDel="0024038D" w14:paraId="4E276CC9" w14:textId="77777777" w:rsidTr="00BD442D">
        <w:trPr>
          <w:trHeight w:val="60"/>
        </w:trPr>
        <w:tc>
          <w:tcPr>
            <w:tcW w:w="1129" w:type="dxa"/>
            <w:vAlign w:val="center"/>
          </w:tcPr>
          <w:p w14:paraId="5BAC7725" w14:textId="3AB687BD" w:rsidR="000A0160" w:rsidRPr="00AA699A" w:rsidRDefault="000A0160" w:rsidP="000A0160">
            <w:r w:rsidRPr="00AA699A">
              <w:rPr>
                <w:rFonts w:hint="eastAsia"/>
              </w:rPr>
              <w:t>0x11</w:t>
            </w:r>
            <w:r w:rsidRPr="00AA699A">
              <w:t>E5</w:t>
            </w:r>
            <w:r w:rsidRPr="00AA699A">
              <w:rPr>
                <w:rFonts w:hint="eastAsia"/>
              </w:rPr>
              <w:t>-0x11</w:t>
            </w:r>
            <w:r w:rsidRPr="00AA699A">
              <w:t>E6</w:t>
            </w:r>
          </w:p>
        </w:tc>
        <w:tc>
          <w:tcPr>
            <w:tcW w:w="3544" w:type="dxa"/>
            <w:vAlign w:val="center"/>
          </w:tcPr>
          <w:p w14:paraId="2676BF53" w14:textId="77777777" w:rsidR="000A0160" w:rsidRPr="00AA699A" w:rsidRDefault="000A0160" w:rsidP="000A0160">
            <w:r w:rsidRPr="00AA699A">
              <w:rPr>
                <w:rFonts w:hint="eastAsia"/>
              </w:rPr>
              <w:t>正端最大充电电流值</w:t>
            </w:r>
          </w:p>
          <w:p w14:paraId="3496953D" w14:textId="77777777" w:rsidR="000A0160" w:rsidRPr="00AA699A" w:rsidRDefault="000A0160" w:rsidP="000A0160">
            <w:r w:rsidRPr="00AA699A">
              <w:rPr>
                <w:rFonts w:hint="eastAsia"/>
              </w:rPr>
              <w:t>P</w:t>
            </w:r>
            <w:r w:rsidRPr="00AA699A">
              <w:t>ositive Voltage System</w:t>
            </w:r>
          </w:p>
          <w:p w14:paraId="0263B544" w14:textId="58B7960D" w:rsidR="000A0160" w:rsidRPr="00AA699A" w:rsidRDefault="000A0160" w:rsidP="000A0160">
            <w:r w:rsidRPr="00AA699A">
              <w:rPr>
                <w:rFonts w:hint="eastAsia"/>
              </w:rPr>
              <w:t>M</w:t>
            </w:r>
            <w:r w:rsidRPr="00AA699A">
              <w:t>ax. charge current</w:t>
            </w:r>
          </w:p>
        </w:tc>
        <w:tc>
          <w:tcPr>
            <w:tcW w:w="964" w:type="dxa"/>
            <w:vAlign w:val="center"/>
          </w:tcPr>
          <w:p w14:paraId="462D979E" w14:textId="3D1F37A0" w:rsidR="000A0160" w:rsidRPr="00AA699A" w:rsidRDefault="000A0160" w:rsidP="000A0160">
            <w:r w:rsidRPr="00AA699A">
              <w:rPr>
                <w:rFonts w:hint="eastAsia"/>
              </w:rPr>
              <w:t>0.01A</w:t>
            </w:r>
          </w:p>
        </w:tc>
        <w:tc>
          <w:tcPr>
            <w:tcW w:w="3402" w:type="dxa"/>
            <w:vAlign w:val="center"/>
          </w:tcPr>
          <w:p w14:paraId="5E1E5ECB" w14:textId="68870C17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:rsidDel="0024038D" w14:paraId="716190E7" w14:textId="77777777" w:rsidTr="00BD442D">
        <w:trPr>
          <w:trHeight w:val="60"/>
        </w:trPr>
        <w:tc>
          <w:tcPr>
            <w:tcW w:w="1129" w:type="dxa"/>
            <w:vAlign w:val="center"/>
          </w:tcPr>
          <w:p w14:paraId="6734E55F" w14:textId="1F87BE20" w:rsidR="000A0160" w:rsidRPr="00AA699A" w:rsidRDefault="000A0160" w:rsidP="000A0160">
            <w:r w:rsidRPr="00AA699A">
              <w:rPr>
                <w:rFonts w:hint="eastAsia"/>
              </w:rPr>
              <w:t>0x11</w:t>
            </w:r>
            <w:r w:rsidRPr="00AA699A">
              <w:t>E7</w:t>
            </w:r>
          </w:p>
        </w:tc>
        <w:tc>
          <w:tcPr>
            <w:tcW w:w="3544" w:type="dxa"/>
            <w:vAlign w:val="center"/>
          </w:tcPr>
          <w:p w14:paraId="43ACA7E2" w14:textId="77777777" w:rsidR="000A0160" w:rsidRPr="00AA699A" w:rsidRDefault="000A0160" w:rsidP="000A0160">
            <w:r w:rsidRPr="00AA699A">
              <w:rPr>
                <w:rFonts w:hint="eastAsia"/>
              </w:rPr>
              <w:t>正端最小放电电压值</w:t>
            </w:r>
          </w:p>
          <w:p w14:paraId="51B15CCC" w14:textId="77777777" w:rsidR="000A0160" w:rsidRPr="00AA699A" w:rsidRDefault="000A0160" w:rsidP="000A0160">
            <w:r w:rsidRPr="00AA699A">
              <w:rPr>
                <w:rFonts w:hint="eastAsia"/>
              </w:rPr>
              <w:t>P</w:t>
            </w:r>
            <w:r w:rsidRPr="00AA699A">
              <w:t>ositive Voltage System</w:t>
            </w:r>
          </w:p>
          <w:p w14:paraId="73506C5D" w14:textId="094AF5A2" w:rsidR="000A0160" w:rsidRPr="00AA699A" w:rsidRDefault="000A0160" w:rsidP="000A0160">
            <w:r w:rsidRPr="00AA699A">
              <w:rPr>
                <w:rFonts w:hint="eastAsia"/>
              </w:rPr>
              <w:t>M</w:t>
            </w:r>
            <w:r w:rsidRPr="00AA699A">
              <w:t>in. discharge voltage</w:t>
            </w:r>
          </w:p>
        </w:tc>
        <w:tc>
          <w:tcPr>
            <w:tcW w:w="964" w:type="dxa"/>
            <w:vAlign w:val="center"/>
          </w:tcPr>
          <w:p w14:paraId="6F5A307B" w14:textId="4D42F1F1" w:rsidR="000A0160" w:rsidRPr="00AA699A" w:rsidRDefault="000A0160" w:rsidP="000A0160">
            <w:r w:rsidRPr="00AA699A">
              <w:rPr>
                <w:rFonts w:hint="eastAsia"/>
              </w:rPr>
              <w:t>0.1V</w:t>
            </w:r>
          </w:p>
        </w:tc>
        <w:tc>
          <w:tcPr>
            <w:tcW w:w="3402" w:type="dxa"/>
            <w:vAlign w:val="center"/>
          </w:tcPr>
          <w:p w14:paraId="7202D2E5" w14:textId="00101033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:rsidDel="0024038D" w14:paraId="7C5AED27" w14:textId="77777777" w:rsidTr="00BD442D">
        <w:trPr>
          <w:trHeight w:val="60"/>
        </w:trPr>
        <w:tc>
          <w:tcPr>
            <w:tcW w:w="1129" w:type="dxa"/>
            <w:vAlign w:val="center"/>
          </w:tcPr>
          <w:p w14:paraId="387D8E2E" w14:textId="403E8525" w:rsidR="000A0160" w:rsidRPr="00AA699A" w:rsidRDefault="000A0160" w:rsidP="000A0160">
            <w:r w:rsidRPr="00AA699A">
              <w:rPr>
                <w:rFonts w:hint="eastAsia"/>
              </w:rPr>
              <w:t>0x11</w:t>
            </w:r>
            <w:r w:rsidRPr="00AA699A">
              <w:t>E8</w:t>
            </w:r>
            <w:r w:rsidRPr="00AA699A">
              <w:rPr>
                <w:rFonts w:hint="eastAsia"/>
              </w:rPr>
              <w:t>-0x11</w:t>
            </w:r>
            <w:r w:rsidRPr="00AA699A">
              <w:t>E9</w:t>
            </w:r>
          </w:p>
        </w:tc>
        <w:tc>
          <w:tcPr>
            <w:tcW w:w="3544" w:type="dxa"/>
            <w:vAlign w:val="center"/>
          </w:tcPr>
          <w:p w14:paraId="630DAF6E" w14:textId="77777777" w:rsidR="000A0160" w:rsidRPr="00AA699A" w:rsidRDefault="000A0160" w:rsidP="000A0160">
            <w:r w:rsidRPr="00AA699A">
              <w:rPr>
                <w:rFonts w:hint="eastAsia"/>
              </w:rPr>
              <w:t>正端最大放电电流值</w:t>
            </w:r>
          </w:p>
          <w:p w14:paraId="1F0FEEDF" w14:textId="77777777" w:rsidR="000A0160" w:rsidRPr="00AA699A" w:rsidRDefault="000A0160" w:rsidP="000A0160">
            <w:r w:rsidRPr="00AA699A">
              <w:rPr>
                <w:rFonts w:hint="eastAsia"/>
              </w:rPr>
              <w:t>P</w:t>
            </w:r>
            <w:r w:rsidRPr="00AA699A">
              <w:t>ositive Voltage System</w:t>
            </w:r>
          </w:p>
          <w:p w14:paraId="43C449C3" w14:textId="3B2FC1F6" w:rsidR="000A0160" w:rsidRPr="00AA699A" w:rsidRDefault="000A0160" w:rsidP="000A0160">
            <w:r w:rsidRPr="00AA699A">
              <w:rPr>
                <w:rFonts w:hint="eastAsia"/>
              </w:rPr>
              <w:t>M</w:t>
            </w:r>
            <w:r w:rsidRPr="00AA699A">
              <w:t>ax. discharge current</w:t>
            </w:r>
          </w:p>
        </w:tc>
        <w:tc>
          <w:tcPr>
            <w:tcW w:w="964" w:type="dxa"/>
            <w:vAlign w:val="center"/>
          </w:tcPr>
          <w:p w14:paraId="5C4E8984" w14:textId="0E9FDE34" w:rsidR="000A0160" w:rsidRPr="00AA699A" w:rsidRDefault="000A0160" w:rsidP="000A0160">
            <w:r w:rsidRPr="00AA699A">
              <w:rPr>
                <w:rFonts w:hint="eastAsia"/>
              </w:rPr>
              <w:t>0.01A</w:t>
            </w:r>
          </w:p>
        </w:tc>
        <w:tc>
          <w:tcPr>
            <w:tcW w:w="3402" w:type="dxa"/>
            <w:vAlign w:val="center"/>
          </w:tcPr>
          <w:p w14:paraId="619920C6" w14:textId="77777777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  <w:r w:rsidRPr="00AA699A">
              <w:rPr>
                <w:rFonts w:hint="eastAsia"/>
              </w:rPr>
              <w:t xml:space="preserve"> </w:t>
            </w:r>
          </w:p>
          <w:p w14:paraId="4BFE7853" w14:textId="3C79FAB4" w:rsidR="000A0160" w:rsidRPr="00AA699A" w:rsidRDefault="000A0160" w:rsidP="000A0160">
            <w:r w:rsidRPr="00AA699A">
              <w:rPr>
                <w:rFonts w:hint="eastAsia"/>
              </w:rPr>
              <w:t xml:space="preserve">If it is negative, uses complement to show it. </w:t>
            </w:r>
            <w:r w:rsidRPr="00AA699A">
              <w:rPr>
                <w:rFonts w:hint="eastAsia"/>
              </w:rPr>
              <w:t>为负数时，用补码表示</w:t>
            </w:r>
          </w:p>
        </w:tc>
      </w:tr>
      <w:tr w:rsidR="000A0160" w:rsidRPr="00AA699A" w:rsidDel="0024038D" w14:paraId="3D4DA2D9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2868896B" w14:textId="77777777" w:rsidR="000A0160" w:rsidRPr="00AA699A" w:rsidRDefault="000A0160" w:rsidP="000A0160">
            <w:r w:rsidRPr="00AA699A">
              <w:t>0x11EA~</w:t>
            </w:r>
          </w:p>
          <w:p w14:paraId="70F44058" w14:textId="2C80A940" w:rsidR="000A0160" w:rsidRPr="00AA699A" w:rsidRDefault="000A0160" w:rsidP="000A0160">
            <w:r w:rsidRPr="00AA699A">
              <w:t>0x11EF</w:t>
            </w:r>
          </w:p>
        </w:tc>
        <w:tc>
          <w:tcPr>
            <w:tcW w:w="3544" w:type="dxa"/>
            <w:vAlign w:val="center"/>
          </w:tcPr>
          <w:p w14:paraId="65555D23" w14:textId="297B8016" w:rsidR="000A0160" w:rsidRPr="00AA699A" w:rsidRDefault="000A0160" w:rsidP="000A0160">
            <w:r w:rsidRPr="00AA699A">
              <w:t>Reserve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64" w:type="dxa"/>
            <w:vAlign w:val="center"/>
          </w:tcPr>
          <w:p w14:paraId="16E2FA95" w14:textId="77777777" w:rsidR="000A0160" w:rsidRPr="00AA699A" w:rsidRDefault="000A0160" w:rsidP="000A0160"/>
        </w:tc>
        <w:tc>
          <w:tcPr>
            <w:tcW w:w="3402" w:type="dxa"/>
            <w:vAlign w:val="center"/>
          </w:tcPr>
          <w:p w14:paraId="1CB3EB11" w14:textId="77777777" w:rsidR="000A0160" w:rsidRPr="00AA699A" w:rsidRDefault="000A0160" w:rsidP="000A0160"/>
        </w:tc>
      </w:tr>
      <w:tr w:rsidR="000A0160" w:rsidRPr="00AA699A" w14:paraId="319B1C72" w14:textId="77777777" w:rsidTr="00BD442D">
        <w:trPr>
          <w:trHeight w:val="545"/>
        </w:trPr>
        <w:tc>
          <w:tcPr>
            <w:tcW w:w="1129" w:type="dxa"/>
          </w:tcPr>
          <w:p w14:paraId="666D3718" w14:textId="32B1E0F7" w:rsidR="000A0160" w:rsidRPr="00AA699A" w:rsidRDefault="000A0160" w:rsidP="000A0160">
            <w:r w:rsidRPr="00AA699A">
              <w:t>0x11F0</w:t>
            </w:r>
          </w:p>
        </w:tc>
        <w:tc>
          <w:tcPr>
            <w:tcW w:w="3544" w:type="dxa"/>
          </w:tcPr>
          <w:p w14:paraId="7E6903C1" w14:textId="77777777" w:rsidR="000A0160" w:rsidRPr="00AA699A" w:rsidRDefault="000A0160" w:rsidP="000A0160">
            <w:r w:rsidRPr="00AA699A">
              <w:t>N</w:t>
            </w:r>
            <w:r w:rsidRPr="00AA699A">
              <w:rPr>
                <w:rFonts w:hint="eastAsia"/>
              </w:rPr>
              <w:t>端对负端电池组总压</w:t>
            </w:r>
          </w:p>
          <w:p w14:paraId="06E792E0" w14:textId="16B1135F" w:rsidR="000A0160" w:rsidRPr="00AA699A" w:rsidRDefault="000A0160" w:rsidP="000A0160">
            <w:r w:rsidRPr="00AA699A">
              <w:rPr>
                <w:rFonts w:hint="eastAsia"/>
              </w:rPr>
              <w:t>N</w:t>
            </w:r>
            <w:r w:rsidRPr="00AA699A">
              <w:t>egative to Neutral Voltage</w:t>
            </w:r>
          </w:p>
        </w:tc>
        <w:tc>
          <w:tcPr>
            <w:tcW w:w="964" w:type="dxa"/>
          </w:tcPr>
          <w:p w14:paraId="7CFA5837" w14:textId="4B0C7067" w:rsidR="000A0160" w:rsidRPr="00AA699A" w:rsidRDefault="000A0160" w:rsidP="000A0160">
            <w:r w:rsidRPr="00AA699A">
              <w:t>0.1V</w:t>
            </w:r>
          </w:p>
        </w:tc>
        <w:tc>
          <w:tcPr>
            <w:tcW w:w="3402" w:type="dxa"/>
          </w:tcPr>
          <w:p w14:paraId="2B1722B4" w14:textId="0E25B85D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14:paraId="6A394068" w14:textId="77777777" w:rsidTr="00BD442D">
        <w:trPr>
          <w:trHeight w:val="545"/>
        </w:trPr>
        <w:tc>
          <w:tcPr>
            <w:tcW w:w="1129" w:type="dxa"/>
          </w:tcPr>
          <w:p w14:paraId="3D118E82" w14:textId="77777777" w:rsidR="000A0160" w:rsidRPr="00AA699A" w:rsidRDefault="000A0160" w:rsidP="000A0160">
            <w:r w:rsidRPr="00AA699A">
              <w:t>0x11F1~</w:t>
            </w:r>
          </w:p>
          <w:p w14:paraId="4177F7B1" w14:textId="622B1E02" w:rsidR="000A0160" w:rsidRPr="00AA699A" w:rsidRDefault="000A0160" w:rsidP="000A0160">
            <w:r w:rsidRPr="00AA699A">
              <w:t>0x11F2</w:t>
            </w:r>
          </w:p>
        </w:tc>
        <w:tc>
          <w:tcPr>
            <w:tcW w:w="3544" w:type="dxa"/>
          </w:tcPr>
          <w:p w14:paraId="5519050D" w14:textId="77777777" w:rsidR="000A0160" w:rsidRPr="00AA699A" w:rsidRDefault="000A0160" w:rsidP="000A0160">
            <w:r w:rsidRPr="00AA699A">
              <w:t>N</w:t>
            </w:r>
            <w:r w:rsidRPr="00AA699A">
              <w:rPr>
                <w:rFonts w:hint="eastAsia"/>
              </w:rPr>
              <w:t>端对负端电池组电流值</w:t>
            </w:r>
          </w:p>
          <w:p w14:paraId="32660855" w14:textId="348F7615" w:rsidR="000A0160" w:rsidRPr="00AA699A" w:rsidRDefault="000A0160" w:rsidP="000A0160">
            <w:r w:rsidRPr="00AA699A">
              <w:rPr>
                <w:rFonts w:hint="eastAsia"/>
              </w:rPr>
              <w:t>N</w:t>
            </w:r>
            <w:r w:rsidRPr="00AA699A">
              <w:t>egative to Neutral Current</w:t>
            </w:r>
          </w:p>
        </w:tc>
        <w:tc>
          <w:tcPr>
            <w:tcW w:w="964" w:type="dxa"/>
          </w:tcPr>
          <w:p w14:paraId="0F5A8637" w14:textId="0722014D" w:rsidR="000A0160" w:rsidRPr="00AA699A" w:rsidRDefault="000A0160" w:rsidP="000A0160">
            <w:r w:rsidRPr="00AA699A">
              <w:t>0.01A</w:t>
            </w:r>
          </w:p>
        </w:tc>
        <w:tc>
          <w:tcPr>
            <w:tcW w:w="3402" w:type="dxa"/>
            <w:vAlign w:val="center"/>
          </w:tcPr>
          <w:p w14:paraId="1F7D697B" w14:textId="77777777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  <w:p w14:paraId="1EDB9D96" w14:textId="1B9B5D66" w:rsidR="000A0160" w:rsidRPr="00AA699A" w:rsidRDefault="000A0160" w:rsidP="000A0160">
            <w:r w:rsidRPr="00AA699A">
              <w:t xml:space="preserve">If it is negative, uses complement to show it, totally 4 bytes. </w:t>
            </w:r>
            <w:r w:rsidRPr="00AA699A">
              <w:rPr>
                <w:rFonts w:hint="eastAsia"/>
              </w:rPr>
              <w:t>为负数时，用补码表示，共</w:t>
            </w:r>
            <w:r w:rsidRPr="00AA699A">
              <w:t>4</w:t>
            </w:r>
            <w:r w:rsidRPr="00AA699A">
              <w:rPr>
                <w:rFonts w:hint="eastAsia"/>
              </w:rPr>
              <w:t>个字节</w:t>
            </w:r>
          </w:p>
        </w:tc>
      </w:tr>
      <w:tr w:rsidR="000A0160" w:rsidRPr="00AA699A" w14:paraId="2F96E6D0" w14:textId="77777777" w:rsidTr="00BD442D">
        <w:trPr>
          <w:trHeight w:val="545"/>
        </w:trPr>
        <w:tc>
          <w:tcPr>
            <w:tcW w:w="1129" w:type="dxa"/>
          </w:tcPr>
          <w:p w14:paraId="3168C979" w14:textId="78084CC9" w:rsidR="000A0160" w:rsidRPr="00AA699A" w:rsidRDefault="000A0160" w:rsidP="000A0160">
            <w:r w:rsidRPr="00AA699A">
              <w:t>0x11F3</w:t>
            </w:r>
          </w:p>
        </w:tc>
        <w:tc>
          <w:tcPr>
            <w:tcW w:w="3544" w:type="dxa"/>
          </w:tcPr>
          <w:p w14:paraId="34A26042" w14:textId="77777777" w:rsidR="000A0160" w:rsidRPr="00AA699A" w:rsidRDefault="000A0160" w:rsidP="000A0160">
            <w:r w:rsidRPr="00AA699A">
              <w:t>N</w:t>
            </w:r>
            <w:r w:rsidRPr="00AA699A">
              <w:rPr>
                <w:rFonts w:hint="eastAsia"/>
              </w:rPr>
              <w:t>端对负端的电池组</w:t>
            </w:r>
            <w:r w:rsidRPr="00AA699A">
              <w:t>SOC</w:t>
            </w:r>
          </w:p>
          <w:p w14:paraId="1C05EBD2" w14:textId="1966A4FB" w:rsidR="000A0160" w:rsidRPr="00AA699A" w:rsidRDefault="000A0160" w:rsidP="000A0160">
            <w:r w:rsidRPr="00AA699A">
              <w:t>Negative Voltage System SOC</w:t>
            </w:r>
          </w:p>
        </w:tc>
        <w:tc>
          <w:tcPr>
            <w:tcW w:w="964" w:type="dxa"/>
          </w:tcPr>
          <w:p w14:paraId="2A3487FE" w14:textId="5EB54257" w:rsidR="000A0160" w:rsidRPr="00AA699A" w:rsidRDefault="000A0160" w:rsidP="000A0160">
            <w:r w:rsidRPr="00AA699A">
              <w:t>1%</w:t>
            </w:r>
          </w:p>
        </w:tc>
        <w:tc>
          <w:tcPr>
            <w:tcW w:w="3402" w:type="dxa"/>
          </w:tcPr>
          <w:p w14:paraId="3C51F7A9" w14:textId="7F1BFEB0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14:paraId="5184DEB6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10ADA85F" w14:textId="70770530" w:rsidR="000A0160" w:rsidRPr="00AA699A" w:rsidRDefault="000A0160" w:rsidP="000A0160">
            <w:r w:rsidRPr="00AA699A">
              <w:rPr>
                <w:rFonts w:hint="eastAsia"/>
              </w:rPr>
              <w:t>0x11</w:t>
            </w:r>
            <w:r w:rsidRPr="00AA699A">
              <w:t>F4</w:t>
            </w:r>
          </w:p>
        </w:tc>
        <w:tc>
          <w:tcPr>
            <w:tcW w:w="3544" w:type="dxa"/>
            <w:vAlign w:val="center"/>
          </w:tcPr>
          <w:p w14:paraId="28C03355" w14:textId="77777777" w:rsidR="000A0160" w:rsidRPr="00AA699A" w:rsidRDefault="000A0160" w:rsidP="000A0160">
            <w:r w:rsidRPr="00AA699A">
              <w:rPr>
                <w:rFonts w:hint="eastAsia"/>
              </w:rPr>
              <w:t>负端最大充电电压值</w:t>
            </w:r>
          </w:p>
          <w:p w14:paraId="707E1313" w14:textId="77777777" w:rsidR="000A0160" w:rsidRPr="00AA699A" w:rsidRDefault="000A0160" w:rsidP="000A0160">
            <w:r w:rsidRPr="00AA699A">
              <w:t>Negative Voltage System</w:t>
            </w:r>
          </w:p>
          <w:p w14:paraId="71210AF1" w14:textId="5E00880F" w:rsidR="000A0160" w:rsidRPr="00AA699A" w:rsidRDefault="000A0160" w:rsidP="000A0160">
            <w:r w:rsidRPr="00AA699A">
              <w:rPr>
                <w:rFonts w:hint="eastAsia"/>
              </w:rPr>
              <w:t>M</w:t>
            </w:r>
            <w:r w:rsidRPr="00AA699A">
              <w:t>ax. Charge Voltage</w:t>
            </w:r>
          </w:p>
        </w:tc>
        <w:tc>
          <w:tcPr>
            <w:tcW w:w="964" w:type="dxa"/>
            <w:vAlign w:val="center"/>
          </w:tcPr>
          <w:p w14:paraId="1BADB5DD" w14:textId="0507EE23" w:rsidR="000A0160" w:rsidRPr="00AA699A" w:rsidRDefault="000A0160" w:rsidP="000A0160">
            <w:r w:rsidRPr="00AA699A">
              <w:rPr>
                <w:rFonts w:hint="eastAsia"/>
              </w:rPr>
              <w:t>0.1V</w:t>
            </w:r>
          </w:p>
        </w:tc>
        <w:tc>
          <w:tcPr>
            <w:tcW w:w="3402" w:type="dxa"/>
            <w:vAlign w:val="center"/>
          </w:tcPr>
          <w:p w14:paraId="7226B1EE" w14:textId="5B082385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14:paraId="3C223304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37AB9036" w14:textId="5267BCDA" w:rsidR="000A0160" w:rsidRPr="00AA699A" w:rsidRDefault="000A0160" w:rsidP="000A0160">
            <w:r w:rsidRPr="00AA699A">
              <w:rPr>
                <w:rFonts w:hint="eastAsia"/>
              </w:rPr>
              <w:t>0x11</w:t>
            </w:r>
            <w:r w:rsidRPr="00AA699A">
              <w:t>F5</w:t>
            </w:r>
            <w:r w:rsidRPr="00AA699A">
              <w:rPr>
                <w:rFonts w:hint="eastAsia"/>
              </w:rPr>
              <w:t>-0x11</w:t>
            </w:r>
            <w:r w:rsidRPr="00AA699A">
              <w:t>F6</w:t>
            </w:r>
          </w:p>
        </w:tc>
        <w:tc>
          <w:tcPr>
            <w:tcW w:w="3544" w:type="dxa"/>
            <w:vAlign w:val="center"/>
          </w:tcPr>
          <w:p w14:paraId="3B6BE30B" w14:textId="77777777" w:rsidR="000A0160" w:rsidRPr="00AA699A" w:rsidRDefault="000A0160" w:rsidP="000A0160">
            <w:r w:rsidRPr="00AA699A">
              <w:rPr>
                <w:rFonts w:hint="eastAsia"/>
              </w:rPr>
              <w:t>负端最大充电电流值</w:t>
            </w:r>
          </w:p>
          <w:p w14:paraId="34F1E8E6" w14:textId="77777777" w:rsidR="000A0160" w:rsidRPr="00AA699A" w:rsidRDefault="000A0160" w:rsidP="000A0160">
            <w:r w:rsidRPr="00AA699A">
              <w:t>Negative Voltage System</w:t>
            </w:r>
          </w:p>
          <w:p w14:paraId="4BC84A5F" w14:textId="489704C3" w:rsidR="000A0160" w:rsidRPr="00AA699A" w:rsidRDefault="000A0160" w:rsidP="000A0160">
            <w:r w:rsidRPr="00AA699A">
              <w:rPr>
                <w:rFonts w:hint="eastAsia"/>
              </w:rPr>
              <w:lastRenderedPageBreak/>
              <w:t>M</w:t>
            </w:r>
            <w:r w:rsidRPr="00AA699A">
              <w:t>ax. Charge Current</w:t>
            </w:r>
          </w:p>
        </w:tc>
        <w:tc>
          <w:tcPr>
            <w:tcW w:w="964" w:type="dxa"/>
            <w:vAlign w:val="center"/>
          </w:tcPr>
          <w:p w14:paraId="5DDA07C9" w14:textId="2AF65AA2" w:rsidR="000A0160" w:rsidRPr="00AA699A" w:rsidRDefault="000A0160" w:rsidP="000A0160">
            <w:r w:rsidRPr="00AA699A">
              <w:rPr>
                <w:rFonts w:hint="eastAsia"/>
              </w:rPr>
              <w:lastRenderedPageBreak/>
              <w:t>0.01A</w:t>
            </w:r>
          </w:p>
        </w:tc>
        <w:tc>
          <w:tcPr>
            <w:tcW w:w="3402" w:type="dxa"/>
            <w:vAlign w:val="center"/>
          </w:tcPr>
          <w:p w14:paraId="10698BBB" w14:textId="391272C7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14:paraId="62C3B5B7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4E1278F3" w14:textId="4AD022EA" w:rsidR="000A0160" w:rsidRPr="00AA699A" w:rsidRDefault="000A0160" w:rsidP="000A0160">
            <w:r w:rsidRPr="00AA699A">
              <w:rPr>
                <w:rFonts w:hint="eastAsia"/>
              </w:rPr>
              <w:lastRenderedPageBreak/>
              <w:t>0x11</w:t>
            </w:r>
            <w:r w:rsidRPr="00AA699A">
              <w:t>F7</w:t>
            </w:r>
          </w:p>
        </w:tc>
        <w:tc>
          <w:tcPr>
            <w:tcW w:w="3544" w:type="dxa"/>
            <w:vAlign w:val="center"/>
          </w:tcPr>
          <w:p w14:paraId="175C0231" w14:textId="77777777" w:rsidR="000A0160" w:rsidRPr="00AA699A" w:rsidRDefault="000A0160" w:rsidP="000A0160">
            <w:r w:rsidRPr="00AA699A">
              <w:rPr>
                <w:rFonts w:hint="eastAsia"/>
              </w:rPr>
              <w:t>负端最小放电电压值</w:t>
            </w:r>
          </w:p>
          <w:p w14:paraId="3FCCE113" w14:textId="77777777" w:rsidR="000A0160" w:rsidRPr="00AA699A" w:rsidRDefault="000A0160" w:rsidP="000A0160">
            <w:r w:rsidRPr="00AA699A">
              <w:t>Negative Voltage System</w:t>
            </w:r>
          </w:p>
          <w:p w14:paraId="35B6CF61" w14:textId="0C2AB7DE" w:rsidR="000A0160" w:rsidRPr="00AA699A" w:rsidRDefault="000A0160" w:rsidP="000A0160">
            <w:r w:rsidRPr="00AA699A">
              <w:rPr>
                <w:rFonts w:hint="eastAsia"/>
              </w:rPr>
              <w:t>M</w:t>
            </w:r>
            <w:r w:rsidRPr="00AA699A">
              <w:t>in. Discharge Voltage</w:t>
            </w:r>
          </w:p>
        </w:tc>
        <w:tc>
          <w:tcPr>
            <w:tcW w:w="964" w:type="dxa"/>
            <w:vAlign w:val="center"/>
          </w:tcPr>
          <w:p w14:paraId="413E928E" w14:textId="44EF6B25" w:rsidR="000A0160" w:rsidRPr="00AA699A" w:rsidRDefault="000A0160" w:rsidP="000A0160">
            <w:r w:rsidRPr="00AA699A">
              <w:rPr>
                <w:rFonts w:hint="eastAsia"/>
              </w:rPr>
              <w:t>0.1V</w:t>
            </w:r>
          </w:p>
        </w:tc>
        <w:tc>
          <w:tcPr>
            <w:tcW w:w="3402" w:type="dxa"/>
            <w:vAlign w:val="center"/>
          </w:tcPr>
          <w:p w14:paraId="18893505" w14:textId="29590CA3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</w:p>
        </w:tc>
      </w:tr>
      <w:tr w:rsidR="000A0160" w:rsidRPr="00AA699A" w14:paraId="6E831254" w14:textId="77777777" w:rsidTr="00BD442D">
        <w:trPr>
          <w:trHeight w:val="545"/>
        </w:trPr>
        <w:tc>
          <w:tcPr>
            <w:tcW w:w="1129" w:type="dxa"/>
            <w:vAlign w:val="center"/>
          </w:tcPr>
          <w:p w14:paraId="7A81E9A8" w14:textId="32E18F05" w:rsidR="000A0160" w:rsidRPr="00AA699A" w:rsidRDefault="000A0160" w:rsidP="000A0160">
            <w:r w:rsidRPr="00AA699A">
              <w:rPr>
                <w:rFonts w:hint="eastAsia"/>
              </w:rPr>
              <w:t>0x11</w:t>
            </w:r>
            <w:r w:rsidRPr="00AA699A">
              <w:t>F8</w:t>
            </w:r>
            <w:r w:rsidRPr="00AA699A">
              <w:rPr>
                <w:rFonts w:hint="eastAsia"/>
              </w:rPr>
              <w:t>-0x11</w:t>
            </w:r>
            <w:r w:rsidRPr="00AA699A">
              <w:t>F9</w:t>
            </w:r>
          </w:p>
        </w:tc>
        <w:tc>
          <w:tcPr>
            <w:tcW w:w="3544" w:type="dxa"/>
            <w:vAlign w:val="center"/>
          </w:tcPr>
          <w:p w14:paraId="0407302B" w14:textId="77777777" w:rsidR="000A0160" w:rsidRPr="00AA699A" w:rsidRDefault="000A0160" w:rsidP="000A0160">
            <w:r w:rsidRPr="00AA699A">
              <w:rPr>
                <w:rFonts w:hint="eastAsia"/>
              </w:rPr>
              <w:t>负端最大放电电流值</w:t>
            </w:r>
          </w:p>
          <w:p w14:paraId="22CF909A" w14:textId="77777777" w:rsidR="000A0160" w:rsidRPr="00AA699A" w:rsidRDefault="000A0160" w:rsidP="000A0160">
            <w:r w:rsidRPr="00AA699A">
              <w:t>Negative Voltage System</w:t>
            </w:r>
          </w:p>
          <w:p w14:paraId="64EDD681" w14:textId="4E5C4B43" w:rsidR="000A0160" w:rsidRPr="00AA699A" w:rsidRDefault="000A0160" w:rsidP="000A0160">
            <w:r w:rsidRPr="00AA699A">
              <w:rPr>
                <w:rFonts w:hint="eastAsia"/>
              </w:rPr>
              <w:t>M</w:t>
            </w:r>
            <w:r w:rsidRPr="00AA699A">
              <w:t>ax. Discharge Current</w:t>
            </w:r>
          </w:p>
        </w:tc>
        <w:tc>
          <w:tcPr>
            <w:tcW w:w="964" w:type="dxa"/>
            <w:vAlign w:val="center"/>
          </w:tcPr>
          <w:p w14:paraId="134AF21A" w14:textId="48501DAC" w:rsidR="000A0160" w:rsidRPr="00AA699A" w:rsidRDefault="000A0160" w:rsidP="000A0160">
            <w:r w:rsidRPr="00AA699A">
              <w:rPr>
                <w:rFonts w:hint="eastAsia"/>
              </w:rPr>
              <w:t>0.01A</w:t>
            </w:r>
          </w:p>
        </w:tc>
        <w:tc>
          <w:tcPr>
            <w:tcW w:w="3402" w:type="dxa"/>
            <w:vAlign w:val="center"/>
          </w:tcPr>
          <w:p w14:paraId="445FBE4A" w14:textId="77777777" w:rsidR="000A0160" w:rsidRPr="00AA699A" w:rsidRDefault="000A0160" w:rsidP="000A0160">
            <w:r w:rsidRPr="00AA699A">
              <w:rPr>
                <w:rFonts w:hint="eastAsia"/>
              </w:rPr>
              <w:t>O</w:t>
            </w:r>
            <w:r w:rsidRPr="00AA699A">
              <w:t>nly valid for neutral inverter/UPS application</w:t>
            </w:r>
            <w:r w:rsidRPr="00AA699A">
              <w:rPr>
                <w:rFonts w:hint="eastAsia"/>
              </w:rPr>
              <w:t xml:space="preserve"> </w:t>
            </w:r>
          </w:p>
          <w:p w14:paraId="3D367DC0" w14:textId="70E4CF3B" w:rsidR="000A0160" w:rsidRPr="00AA699A" w:rsidRDefault="000A0160" w:rsidP="000A0160">
            <w:r w:rsidRPr="00AA699A">
              <w:rPr>
                <w:rFonts w:hint="eastAsia"/>
              </w:rPr>
              <w:t xml:space="preserve">If it is negative, uses complement to show it. </w:t>
            </w:r>
            <w:r w:rsidRPr="00AA699A">
              <w:rPr>
                <w:rFonts w:hint="eastAsia"/>
              </w:rPr>
              <w:t>为负数时，用补码表示</w:t>
            </w:r>
          </w:p>
        </w:tc>
      </w:tr>
      <w:tr w:rsidR="00520EFB" w:rsidRPr="00AA699A" w14:paraId="253E4EA0" w14:textId="77777777" w:rsidTr="00390F93">
        <w:trPr>
          <w:trHeight w:val="545"/>
        </w:trPr>
        <w:tc>
          <w:tcPr>
            <w:tcW w:w="1129" w:type="dxa"/>
          </w:tcPr>
          <w:p w14:paraId="6035C94D" w14:textId="4A4BEFC8" w:rsidR="00520EFB" w:rsidRPr="00AA699A" w:rsidRDefault="00520EFB" w:rsidP="00520EFB">
            <w:r w:rsidRPr="00AA699A">
              <w:rPr>
                <w:rFonts w:hint="eastAsia"/>
              </w:rPr>
              <w:t>0x</w:t>
            </w:r>
            <w:r w:rsidRPr="00AA699A">
              <w:t>11</w:t>
            </w:r>
            <w:r w:rsidRPr="00AA699A">
              <w:rPr>
                <w:rFonts w:hint="eastAsia"/>
              </w:rPr>
              <w:t>FA</w:t>
            </w:r>
          </w:p>
        </w:tc>
        <w:tc>
          <w:tcPr>
            <w:tcW w:w="3544" w:type="dxa"/>
            <w:vAlign w:val="center"/>
          </w:tcPr>
          <w:p w14:paraId="0A7866CB" w14:textId="3D2F8AEF" w:rsidR="00520EFB" w:rsidRPr="00AA699A" w:rsidRDefault="00520EFB" w:rsidP="00520EFB">
            <w:r w:rsidRPr="00AA699A">
              <w:rPr>
                <w:rFonts w:hint="eastAsia"/>
              </w:rPr>
              <w:t>VB</w:t>
            </w:r>
            <w:r w:rsidRPr="00AA699A">
              <w:rPr>
                <w:rFonts w:hint="eastAsia"/>
              </w:rPr>
              <w:t>电压，</w:t>
            </w:r>
            <w:r w:rsidRPr="00AA699A">
              <w:rPr>
                <w:rFonts w:hint="eastAsia"/>
              </w:rPr>
              <w:t>BAT+</w:t>
            </w:r>
            <w:r w:rsidRPr="00AA699A">
              <w:rPr>
                <w:rFonts w:hint="eastAsia"/>
              </w:rPr>
              <w:t>与</w:t>
            </w:r>
            <w:r w:rsidRPr="00AA699A">
              <w:rPr>
                <w:rFonts w:hint="eastAsia"/>
              </w:rPr>
              <w:t>BAT-</w:t>
            </w:r>
            <w:r w:rsidRPr="00AA699A">
              <w:rPr>
                <w:rFonts w:hint="eastAsia"/>
              </w:rPr>
              <w:t>之间电压</w:t>
            </w:r>
          </w:p>
        </w:tc>
        <w:tc>
          <w:tcPr>
            <w:tcW w:w="964" w:type="dxa"/>
          </w:tcPr>
          <w:p w14:paraId="480C3FBB" w14:textId="63F1D2BB" w:rsidR="00520EFB" w:rsidRPr="00AA699A" w:rsidRDefault="00520EFB" w:rsidP="00520EFB">
            <w:r w:rsidRPr="00AA699A">
              <w:rPr>
                <w:rFonts w:hint="eastAsia"/>
              </w:rPr>
              <w:t>0.1V</w:t>
            </w:r>
          </w:p>
        </w:tc>
        <w:tc>
          <w:tcPr>
            <w:tcW w:w="3402" w:type="dxa"/>
          </w:tcPr>
          <w:p w14:paraId="18F5B570" w14:textId="7C9DA829" w:rsidR="00520EFB" w:rsidRPr="00AA699A" w:rsidRDefault="00520EFB" w:rsidP="00520EFB"/>
        </w:tc>
      </w:tr>
      <w:tr w:rsidR="00FC1CC1" w:rsidRPr="00AA699A" w14:paraId="0D5A3679" w14:textId="77777777" w:rsidTr="00390F93">
        <w:trPr>
          <w:trHeight w:val="545"/>
        </w:trPr>
        <w:tc>
          <w:tcPr>
            <w:tcW w:w="1129" w:type="dxa"/>
          </w:tcPr>
          <w:p w14:paraId="771D9373" w14:textId="77777777" w:rsidR="00FC1CC1" w:rsidRPr="00AA699A" w:rsidRDefault="00FC1CC1" w:rsidP="00FC1CC1">
            <w:r w:rsidRPr="00AA699A">
              <w:t>0x11F</w:t>
            </w:r>
            <w:r w:rsidRPr="00AA699A">
              <w:rPr>
                <w:rFonts w:hint="eastAsia"/>
              </w:rPr>
              <w:t>B</w:t>
            </w:r>
            <w:r w:rsidRPr="00AA699A">
              <w:t>~</w:t>
            </w:r>
          </w:p>
          <w:p w14:paraId="246A71D0" w14:textId="1EC53E62" w:rsidR="00FC1CC1" w:rsidRPr="00AA699A" w:rsidRDefault="00FC1CC1" w:rsidP="00FC1CC1">
            <w:r w:rsidRPr="00AA699A">
              <w:t>0x11F</w:t>
            </w:r>
            <w:r>
              <w:rPr>
                <w:rFonts w:hint="eastAsia"/>
              </w:rPr>
              <w:t>E</w:t>
            </w:r>
          </w:p>
        </w:tc>
        <w:tc>
          <w:tcPr>
            <w:tcW w:w="3544" w:type="dxa"/>
            <w:vAlign w:val="center"/>
          </w:tcPr>
          <w:p w14:paraId="229CF16F" w14:textId="0E3037C0" w:rsidR="00FC1CC1" w:rsidRPr="00AA699A" w:rsidRDefault="00FC1CC1" w:rsidP="00FC1CC1">
            <w:r w:rsidRPr="00AA699A">
              <w:t>Reserve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64" w:type="dxa"/>
          </w:tcPr>
          <w:p w14:paraId="79E703FD" w14:textId="77777777" w:rsidR="00FC1CC1" w:rsidRPr="00AA699A" w:rsidRDefault="00FC1CC1" w:rsidP="00FC1CC1"/>
        </w:tc>
        <w:tc>
          <w:tcPr>
            <w:tcW w:w="3402" w:type="dxa"/>
          </w:tcPr>
          <w:p w14:paraId="2E910ADB" w14:textId="77777777" w:rsidR="00FC1CC1" w:rsidRPr="00AA699A" w:rsidRDefault="00FC1CC1" w:rsidP="00FC1CC1"/>
        </w:tc>
      </w:tr>
      <w:tr w:rsidR="00FC1CC1" w:rsidRPr="00AA699A" w14:paraId="1C5AA72B" w14:textId="77777777" w:rsidTr="00390F93">
        <w:trPr>
          <w:trHeight w:val="545"/>
        </w:trPr>
        <w:tc>
          <w:tcPr>
            <w:tcW w:w="1129" w:type="dxa"/>
          </w:tcPr>
          <w:p w14:paraId="7E3B3F96" w14:textId="016FD7FF" w:rsidR="00FC1CC1" w:rsidRPr="00AA699A" w:rsidRDefault="00FC1CC1" w:rsidP="00FC1CC1">
            <w:r>
              <w:rPr>
                <w:rFonts w:hint="eastAsia"/>
              </w:rPr>
              <w:t>0</w:t>
            </w:r>
            <w:r>
              <w:t>x11FF</w:t>
            </w:r>
          </w:p>
        </w:tc>
        <w:tc>
          <w:tcPr>
            <w:tcW w:w="3544" w:type="dxa"/>
            <w:vAlign w:val="center"/>
          </w:tcPr>
          <w:p w14:paraId="4203687C" w14:textId="3ABE0543" w:rsidR="00FC1CC1" w:rsidRPr="00AA699A" w:rsidRDefault="00FC1CC1" w:rsidP="00FC1CC1">
            <w:r>
              <w:rPr>
                <w:rFonts w:hint="eastAsia"/>
              </w:rPr>
              <w:t>设备角色读取</w:t>
            </w:r>
          </w:p>
        </w:tc>
        <w:tc>
          <w:tcPr>
            <w:tcW w:w="964" w:type="dxa"/>
          </w:tcPr>
          <w:p w14:paraId="17CC34CA" w14:textId="77777777" w:rsidR="00FC1CC1" w:rsidRPr="00AA699A" w:rsidRDefault="00FC1CC1" w:rsidP="00FC1CC1"/>
        </w:tc>
        <w:tc>
          <w:tcPr>
            <w:tcW w:w="3402" w:type="dxa"/>
          </w:tcPr>
          <w:p w14:paraId="26DCBAF4" w14:textId="77777777" w:rsidR="00FC1CC1" w:rsidRDefault="00FC1CC1" w:rsidP="00FC1CC1">
            <w:r>
              <w:rPr>
                <w:rFonts w:hint="eastAsia"/>
              </w:rPr>
              <w:t>0</w:t>
            </w:r>
            <w:r>
              <w:t>x0001:</w:t>
            </w:r>
            <w:r>
              <w:rPr>
                <w:rFonts w:hint="eastAsia"/>
              </w:rPr>
              <w:t>单机</w:t>
            </w:r>
          </w:p>
          <w:p w14:paraId="7CFCD8E3" w14:textId="77777777" w:rsidR="00FC1CC1" w:rsidRDefault="00FC1CC1" w:rsidP="00FC1CC1">
            <w:r>
              <w:rPr>
                <w:rFonts w:hint="eastAsia"/>
              </w:rPr>
              <w:t>0x</w:t>
            </w:r>
            <w:r>
              <w:t>0002:</w:t>
            </w:r>
            <w:r>
              <w:rPr>
                <w:rFonts w:hint="eastAsia"/>
              </w:rPr>
              <w:t>并机主机</w:t>
            </w:r>
          </w:p>
          <w:p w14:paraId="0B1969CA" w14:textId="77777777" w:rsidR="00FC1CC1" w:rsidRDefault="00FC1CC1" w:rsidP="00FC1CC1">
            <w:r>
              <w:rPr>
                <w:rFonts w:hint="eastAsia"/>
              </w:rPr>
              <w:t>0x</w:t>
            </w:r>
            <w:r>
              <w:t>0003:</w:t>
            </w:r>
            <w:r>
              <w:rPr>
                <w:rFonts w:hint="eastAsia"/>
              </w:rPr>
              <w:t>并机中间从机</w:t>
            </w:r>
          </w:p>
          <w:p w14:paraId="68FC1E75" w14:textId="77777777" w:rsidR="00FC1CC1" w:rsidRDefault="00FC1CC1" w:rsidP="00FC1CC1">
            <w:r>
              <w:rPr>
                <w:rFonts w:hint="eastAsia"/>
              </w:rPr>
              <w:t>0x</w:t>
            </w:r>
            <w:r>
              <w:t>0004:</w:t>
            </w:r>
            <w:r>
              <w:rPr>
                <w:rFonts w:hint="eastAsia"/>
              </w:rPr>
              <w:t>并机尾台从机</w:t>
            </w:r>
          </w:p>
          <w:p w14:paraId="1011F7C3" w14:textId="2B295190" w:rsidR="00FC1CC1" w:rsidRPr="00AA699A" w:rsidRDefault="00FC1CC1" w:rsidP="00FC1CC1">
            <w:r>
              <w:t>O</w:t>
            </w:r>
            <w:r>
              <w:rPr>
                <w:rFonts w:hint="eastAsia"/>
              </w:rPr>
              <w:t>ther</w:t>
            </w:r>
            <w:r>
              <w:t>:invaild</w:t>
            </w:r>
          </w:p>
        </w:tc>
      </w:tr>
    </w:tbl>
    <w:p w14:paraId="7AD4C8BB" w14:textId="2F84E38F" w:rsidR="002064A3" w:rsidRPr="00AA699A" w:rsidRDefault="002064A3" w:rsidP="00870B9F"/>
    <w:p w14:paraId="28937616" w14:textId="002E4957" w:rsidR="00A75FA4" w:rsidRPr="00AA699A" w:rsidRDefault="00EE7DFD" w:rsidP="00870B9F">
      <w:r w:rsidRPr="00AA699A">
        <w:rPr>
          <w:rFonts w:hint="eastAsia"/>
        </w:rPr>
        <w:t>注：</w:t>
      </w:r>
      <w:r w:rsidRPr="00AA699A">
        <w:rPr>
          <w:rFonts w:hint="eastAsia"/>
        </w:rPr>
        <w:t>0</w:t>
      </w:r>
      <w:r w:rsidRPr="00AA699A">
        <w:t>x11E0~0x11F</w:t>
      </w:r>
      <w:r w:rsidR="00AA53CC" w:rsidRPr="00AA699A">
        <w:rPr>
          <w:rFonts w:hint="eastAsia"/>
        </w:rPr>
        <w:t>9</w:t>
      </w:r>
      <w:r w:rsidR="00A75FA4" w:rsidRPr="00AA699A">
        <w:t xml:space="preserve"> address is </w:t>
      </w:r>
      <w:r w:rsidR="00A75FA4" w:rsidRPr="00AA699A">
        <w:rPr>
          <w:b/>
          <w:bCs/>
          <w:color w:val="FF0000"/>
        </w:rPr>
        <w:t>only</w:t>
      </w:r>
      <w:r w:rsidR="00A75FA4" w:rsidRPr="00AA699A">
        <w:t xml:space="preserve"> for UPS with neutral connection application. In other application the value will always be 0.</w:t>
      </w:r>
    </w:p>
    <w:p w14:paraId="181AA41E" w14:textId="34AC6E2B" w:rsidR="00EE7DFD" w:rsidRPr="00AA699A" w:rsidRDefault="00A75FA4" w:rsidP="00870B9F">
      <w:r w:rsidRPr="00AA699A">
        <w:rPr>
          <w:rFonts w:hint="eastAsia"/>
        </w:rPr>
        <w:t>0</w:t>
      </w:r>
      <w:r w:rsidRPr="00AA699A">
        <w:t>x11E0~0x11</w:t>
      </w:r>
      <w:r w:rsidR="00AA53CC" w:rsidRPr="00AA699A">
        <w:rPr>
          <w:rFonts w:hint="eastAsia"/>
        </w:rPr>
        <w:t>F9</w:t>
      </w:r>
      <w:r w:rsidR="00EE7DFD" w:rsidRPr="00AA699A">
        <w:rPr>
          <w:rFonts w:hint="eastAsia"/>
        </w:rPr>
        <w:t>地址数据只适用于</w:t>
      </w:r>
      <w:r w:rsidR="00EE7DFD" w:rsidRPr="00AA699A">
        <w:rPr>
          <w:rFonts w:hint="eastAsia"/>
        </w:rPr>
        <w:t>UPS</w:t>
      </w:r>
      <w:r w:rsidR="00EE7DFD" w:rsidRPr="00AA699A">
        <w:rPr>
          <w:rFonts w:hint="eastAsia"/>
        </w:rPr>
        <w:t>带中性线的</w:t>
      </w:r>
      <w:r w:rsidR="0081517C" w:rsidRPr="00AA699A">
        <w:rPr>
          <w:rFonts w:hint="eastAsia"/>
        </w:rPr>
        <w:t>应用场景</w:t>
      </w:r>
      <w:r w:rsidR="00EE7DFD" w:rsidRPr="00AA699A">
        <w:rPr>
          <w:rFonts w:hint="eastAsia"/>
        </w:rPr>
        <w:t>，其它应用</w:t>
      </w:r>
      <w:r w:rsidR="0081517C" w:rsidRPr="00AA699A">
        <w:rPr>
          <w:rFonts w:hint="eastAsia"/>
        </w:rPr>
        <w:t>场景时该区域数据填充</w:t>
      </w:r>
      <w:r w:rsidR="0081517C" w:rsidRPr="00AA699A">
        <w:rPr>
          <w:rFonts w:hint="eastAsia"/>
        </w:rPr>
        <w:t>0</w:t>
      </w:r>
      <w:r w:rsidR="0081517C" w:rsidRPr="00AA699A">
        <w:rPr>
          <w:rFonts w:hint="eastAsia"/>
        </w:rPr>
        <w:t>。</w:t>
      </w:r>
    </w:p>
    <w:p w14:paraId="5025ADC3" w14:textId="77777777" w:rsidR="006F0DA0" w:rsidRPr="00AA699A" w:rsidRDefault="006F0DA0" w:rsidP="00870B9F"/>
    <w:p w14:paraId="5087E72F" w14:textId="26B2927D" w:rsidR="005D7721" w:rsidRPr="00AA699A" w:rsidRDefault="005D7721" w:rsidP="00B00D72">
      <w:pPr>
        <w:pStyle w:val="3"/>
        <w:numPr>
          <w:ilvl w:val="1"/>
          <w:numId w:val="20"/>
        </w:numPr>
        <w:rPr>
          <w:sz w:val="22"/>
        </w:rPr>
      </w:pPr>
      <w:bookmarkStart w:id="227" w:name="_Toc511043784"/>
      <w:bookmarkStart w:id="228" w:name="_Toc204328306"/>
      <w:r w:rsidRPr="00AA699A">
        <w:rPr>
          <w:sz w:val="22"/>
        </w:rPr>
        <w:t xml:space="preserve">Remote Adjust Information (battery alarm/protection information):  </w:t>
      </w:r>
      <w:r w:rsidRPr="00AA699A">
        <w:rPr>
          <w:rFonts w:hint="eastAsia"/>
          <w:sz w:val="22"/>
        </w:rPr>
        <w:t>遥调信息（电池告警保护参数信息）：</w:t>
      </w:r>
      <w:bookmarkEnd w:id="227"/>
      <w:bookmarkEnd w:id="228"/>
    </w:p>
    <w:tbl>
      <w:tblPr>
        <w:tblStyle w:val="a3"/>
        <w:tblW w:w="9576" w:type="dxa"/>
        <w:tblLayout w:type="fixed"/>
        <w:tblLook w:val="04A0" w:firstRow="1" w:lastRow="0" w:firstColumn="1" w:lastColumn="0" w:noHBand="0" w:noVBand="1"/>
      </w:tblPr>
      <w:tblGrid>
        <w:gridCol w:w="1242"/>
        <w:gridCol w:w="1134"/>
        <w:gridCol w:w="3119"/>
        <w:gridCol w:w="1276"/>
        <w:gridCol w:w="2805"/>
      </w:tblGrid>
      <w:tr w:rsidR="005D7721" w:rsidRPr="00AA699A" w14:paraId="0A6042D7" w14:textId="77777777" w:rsidTr="00FC128C">
        <w:tc>
          <w:tcPr>
            <w:tcW w:w="1242" w:type="dxa"/>
            <w:shd w:val="clear" w:color="auto" w:fill="BFBFBF" w:themeFill="background1" w:themeFillShade="BF"/>
            <w:vAlign w:val="center"/>
          </w:tcPr>
          <w:p w14:paraId="08BCCBA5" w14:textId="77777777" w:rsidR="005D7721" w:rsidRPr="00AA699A" w:rsidRDefault="005D7721" w:rsidP="009E50E3">
            <w:pPr>
              <w:jc w:val="center"/>
            </w:pPr>
            <w:r w:rsidRPr="00AA699A">
              <w:rPr>
                <w:rFonts w:hint="eastAsia"/>
              </w:rPr>
              <w:t xml:space="preserve">Register </w:t>
            </w:r>
          </w:p>
          <w:p w14:paraId="4DDD3D0D" w14:textId="77777777" w:rsidR="005D7721" w:rsidRPr="00AA699A" w:rsidRDefault="005D7721" w:rsidP="009E50E3">
            <w:pPr>
              <w:jc w:val="center"/>
            </w:pPr>
            <w:r w:rsidRPr="00AA699A">
              <w:rPr>
                <w:rFonts w:hint="eastAsia"/>
              </w:rPr>
              <w:t>寄存器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B7BF9D5" w14:textId="77777777" w:rsidR="005D7721" w:rsidRPr="00AA699A" w:rsidRDefault="005D7721" w:rsidP="009E50E3">
            <w:pPr>
              <w:jc w:val="center"/>
            </w:pPr>
            <w:r w:rsidRPr="00AA699A">
              <w:rPr>
                <w:rFonts w:hint="eastAsia"/>
              </w:rPr>
              <w:t xml:space="preserve">Content </w:t>
            </w:r>
            <w:r w:rsidRPr="00AA699A">
              <w:rPr>
                <w:rFonts w:hint="eastAsia"/>
              </w:rPr>
              <w:t>内容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1E2C3F9D" w14:textId="77777777" w:rsidR="005D7721" w:rsidRPr="00AA699A" w:rsidRDefault="005D7721" w:rsidP="009E50E3">
            <w:pPr>
              <w:jc w:val="center"/>
            </w:pPr>
            <w:r w:rsidRPr="00AA699A">
              <w:t xml:space="preserve">Detail </w:t>
            </w:r>
          </w:p>
          <w:p w14:paraId="22913EB5" w14:textId="77777777" w:rsidR="005D7721" w:rsidRPr="00AA699A" w:rsidRDefault="005D7721" w:rsidP="009E50E3">
            <w:pPr>
              <w:jc w:val="center"/>
            </w:pPr>
            <w:r w:rsidRPr="00AA699A">
              <w:rPr>
                <w:rFonts w:hint="eastAsia"/>
              </w:rPr>
              <w:t>说明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91F62F9" w14:textId="77777777" w:rsidR="005D7721" w:rsidRPr="00AA699A" w:rsidRDefault="005D7721" w:rsidP="009E50E3">
            <w:pPr>
              <w:jc w:val="center"/>
            </w:pPr>
            <w:r w:rsidRPr="00AA699A">
              <w:rPr>
                <w:rFonts w:hint="eastAsia"/>
              </w:rPr>
              <w:t xml:space="preserve">Unit/Accuracy </w:t>
            </w:r>
          </w:p>
          <w:p w14:paraId="0424AD4C" w14:textId="77777777" w:rsidR="005D7721" w:rsidRPr="00AA699A" w:rsidRDefault="005D7721" w:rsidP="009E50E3">
            <w:pPr>
              <w:jc w:val="center"/>
            </w:pP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>/</w:t>
            </w:r>
            <w:r w:rsidRPr="00AA699A">
              <w:rPr>
                <w:rFonts w:hint="eastAsia"/>
              </w:rPr>
              <w:t>精度</w:t>
            </w:r>
          </w:p>
        </w:tc>
        <w:tc>
          <w:tcPr>
            <w:tcW w:w="2805" w:type="dxa"/>
            <w:shd w:val="clear" w:color="auto" w:fill="BFBFBF" w:themeFill="background1" w:themeFillShade="BF"/>
            <w:vAlign w:val="center"/>
          </w:tcPr>
          <w:p w14:paraId="0E18F0FD" w14:textId="77777777" w:rsidR="005D7721" w:rsidRPr="00AA699A" w:rsidRDefault="005D7721" w:rsidP="009E50E3">
            <w:pPr>
              <w:jc w:val="center"/>
            </w:pPr>
            <w:r w:rsidRPr="00AA699A">
              <w:rPr>
                <w:rFonts w:hint="eastAsia"/>
              </w:rPr>
              <w:t>Remark</w:t>
            </w:r>
          </w:p>
          <w:p w14:paraId="6DE1CC1C" w14:textId="77777777" w:rsidR="005D7721" w:rsidRPr="00AA699A" w:rsidRDefault="005D7721" w:rsidP="009E50E3">
            <w:pPr>
              <w:jc w:val="center"/>
            </w:pPr>
            <w:r w:rsidRPr="00AA699A">
              <w:rPr>
                <w:rFonts w:hint="eastAsia"/>
              </w:rPr>
              <w:t>备注</w:t>
            </w:r>
          </w:p>
        </w:tc>
      </w:tr>
      <w:tr w:rsidR="005D7721" w:rsidRPr="00AA699A" w14:paraId="64B35ABD" w14:textId="77777777" w:rsidTr="00FC128C">
        <w:tc>
          <w:tcPr>
            <w:tcW w:w="1242" w:type="dxa"/>
            <w:vAlign w:val="center"/>
          </w:tcPr>
          <w:p w14:paraId="29F0DE8A" w14:textId="77777777" w:rsidR="005D7721" w:rsidRPr="00AA699A" w:rsidRDefault="005D7721" w:rsidP="009E50E3">
            <w:r w:rsidRPr="00AA699A">
              <w:rPr>
                <w:rFonts w:hint="eastAsia"/>
              </w:rPr>
              <w:t>0x1200</w:t>
            </w:r>
          </w:p>
        </w:tc>
        <w:tc>
          <w:tcPr>
            <w:tcW w:w="1134" w:type="dxa"/>
          </w:tcPr>
          <w:p w14:paraId="189622F6" w14:textId="77777777" w:rsidR="005D7721" w:rsidRPr="00AA699A" w:rsidRDefault="005D7721" w:rsidP="009E50E3">
            <w:r w:rsidRPr="00AA699A">
              <w:rPr>
                <w:rFonts w:hint="eastAsia"/>
              </w:rPr>
              <w:t>BOV</w:t>
            </w:r>
          </w:p>
        </w:tc>
        <w:tc>
          <w:tcPr>
            <w:tcW w:w="3119" w:type="dxa"/>
          </w:tcPr>
          <w:p w14:paraId="52C7EE24" w14:textId="77777777" w:rsidR="005D7721" w:rsidRPr="00AA699A" w:rsidRDefault="005D7721" w:rsidP="009E50E3">
            <w:bookmarkStart w:id="229" w:name="OLE_LINK71"/>
            <w:bookmarkStart w:id="230" w:name="OLE_LINK72"/>
            <w:r w:rsidRPr="00AA699A">
              <w:rPr>
                <w:rFonts w:hint="eastAsia"/>
              </w:rPr>
              <w:t>Battery Cell Over Voltage Protection</w:t>
            </w:r>
            <w:bookmarkEnd w:id="229"/>
            <w:bookmarkEnd w:id="230"/>
            <w:r w:rsidRPr="00AA699A">
              <w:rPr>
                <w:rFonts w:hint="eastAsia"/>
              </w:rPr>
              <w:t>单体过压保护</w:t>
            </w:r>
          </w:p>
        </w:tc>
        <w:tc>
          <w:tcPr>
            <w:tcW w:w="1276" w:type="dxa"/>
          </w:tcPr>
          <w:p w14:paraId="5B07AC73" w14:textId="77777777" w:rsidR="005D7721" w:rsidRPr="00AA699A" w:rsidRDefault="005D7721" w:rsidP="009E50E3">
            <w:r w:rsidRPr="00AA699A">
              <w:rPr>
                <w:rFonts w:hint="eastAsia"/>
              </w:rPr>
              <w:t>0.001V</w:t>
            </w:r>
          </w:p>
        </w:tc>
        <w:tc>
          <w:tcPr>
            <w:tcW w:w="2805" w:type="dxa"/>
          </w:tcPr>
          <w:p w14:paraId="506F9BA8" w14:textId="77777777" w:rsidR="005D7721" w:rsidRPr="00AA699A" w:rsidRDefault="005D7721" w:rsidP="009E50E3"/>
        </w:tc>
      </w:tr>
      <w:tr w:rsidR="005D7721" w:rsidRPr="00AA699A" w14:paraId="29A0F1B4" w14:textId="77777777" w:rsidTr="00FC128C">
        <w:tc>
          <w:tcPr>
            <w:tcW w:w="1242" w:type="dxa"/>
          </w:tcPr>
          <w:p w14:paraId="4FACF547" w14:textId="77777777" w:rsidR="005D7721" w:rsidRPr="00AA699A" w:rsidRDefault="005D7721" w:rsidP="009E50E3">
            <w:r w:rsidRPr="00AA699A">
              <w:rPr>
                <w:rFonts w:hint="eastAsia"/>
              </w:rPr>
              <w:t>0x1201</w:t>
            </w:r>
          </w:p>
        </w:tc>
        <w:tc>
          <w:tcPr>
            <w:tcW w:w="1134" w:type="dxa"/>
          </w:tcPr>
          <w:p w14:paraId="394A7EDC" w14:textId="77777777" w:rsidR="005D7721" w:rsidRPr="00AA699A" w:rsidRDefault="005D7721" w:rsidP="009E50E3">
            <w:r w:rsidRPr="00AA699A">
              <w:rPr>
                <w:rFonts w:hint="eastAsia"/>
              </w:rPr>
              <w:t>BOVR</w:t>
            </w:r>
          </w:p>
        </w:tc>
        <w:tc>
          <w:tcPr>
            <w:tcW w:w="3119" w:type="dxa"/>
          </w:tcPr>
          <w:p w14:paraId="79F17E22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Battery Cell Over Voltage Protection Release </w:t>
            </w:r>
          </w:p>
          <w:p w14:paraId="4080D1BE" w14:textId="77777777" w:rsidR="005D7721" w:rsidRPr="00AA699A" w:rsidRDefault="005D7721" w:rsidP="009E50E3">
            <w:r w:rsidRPr="00AA699A">
              <w:rPr>
                <w:rFonts w:hint="eastAsia"/>
              </w:rPr>
              <w:t>单体过压保护恢复</w:t>
            </w:r>
          </w:p>
        </w:tc>
        <w:tc>
          <w:tcPr>
            <w:tcW w:w="1276" w:type="dxa"/>
          </w:tcPr>
          <w:p w14:paraId="28FB3560" w14:textId="77777777" w:rsidR="005D7721" w:rsidRPr="00AA699A" w:rsidRDefault="005D7721" w:rsidP="009E50E3">
            <w:r w:rsidRPr="00AA699A">
              <w:rPr>
                <w:rFonts w:hint="eastAsia"/>
              </w:rPr>
              <w:t>0.001V</w:t>
            </w:r>
          </w:p>
        </w:tc>
        <w:tc>
          <w:tcPr>
            <w:tcW w:w="2805" w:type="dxa"/>
          </w:tcPr>
          <w:p w14:paraId="483B6510" w14:textId="77777777" w:rsidR="005D7721" w:rsidRPr="00AA699A" w:rsidRDefault="005D7721" w:rsidP="009E50E3"/>
        </w:tc>
      </w:tr>
      <w:tr w:rsidR="005D7721" w:rsidRPr="00AA699A" w14:paraId="1BC2E908" w14:textId="77777777" w:rsidTr="00FC128C">
        <w:tc>
          <w:tcPr>
            <w:tcW w:w="1242" w:type="dxa"/>
          </w:tcPr>
          <w:p w14:paraId="1E654688" w14:textId="77777777" w:rsidR="005D7721" w:rsidRPr="00AA699A" w:rsidRDefault="005D7721" w:rsidP="009E50E3">
            <w:r w:rsidRPr="00AA699A">
              <w:rPr>
                <w:rFonts w:hint="eastAsia"/>
              </w:rPr>
              <w:t>0x1202</w:t>
            </w:r>
          </w:p>
        </w:tc>
        <w:tc>
          <w:tcPr>
            <w:tcW w:w="1134" w:type="dxa"/>
          </w:tcPr>
          <w:p w14:paraId="2E4F9577" w14:textId="77777777" w:rsidR="005D7721" w:rsidRPr="00AA699A" w:rsidRDefault="005D7721" w:rsidP="009E50E3">
            <w:r w:rsidRPr="00AA699A">
              <w:rPr>
                <w:rFonts w:hint="eastAsia"/>
              </w:rPr>
              <w:t>BHV</w:t>
            </w:r>
          </w:p>
        </w:tc>
        <w:tc>
          <w:tcPr>
            <w:tcW w:w="3119" w:type="dxa"/>
          </w:tcPr>
          <w:p w14:paraId="3E25C9B3" w14:textId="77777777" w:rsidR="005D7721" w:rsidRPr="00AA699A" w:rsidRDefault="005D7721" w:rsidP="009E50E3">
            <w:bookmarkStart w:id="231" w:name="OLE_LINK73"/>
            <w:bookmarkStart w:id="232" w:name="OLE_LINK74"/>
            <w:r w:rsidRPr="00AA699A">
              <w:rPr>
                <w:rFonts w:hint="eastAsia"/>
              </w:rPr>
              <w:t>Battery Cell High Voltage Alarm</w:t>
            </w:r>
            <w:bookmarkEnd w:id="231"/>
            <w:bookmarkEnd w:id="232"/>
            <w:r w:rsidRPr="00AA699A">
              <w:rPr>
                <w:rFonts w:hint="eastAsia"/>
              </w:rPr>
              <w:t xml:space="preserve"> </w:t>
            </w:r>
          </w:p>
          <w:p w14:paraId="4AB7BF34" w14:textId="77777777" w:rsidR="005D7721" w:rsidRPr="00AA699A" w:rsidRDefault="005D7721" w:rsidP="009E50E3">
            <w:r w:rsidRPr="00AA699A">
              <w:rPr>
                <w:rFonts w:hint="eastAsia"/>
              </w:rPr>
              <w:t>单体高压告警</w:t>
            </w:r>
          </w:p>
        </w:tc>
        <w:tc>
          <w:tcPr>
            <w:tcW w:w="1276" w:type="dxa"/>
          </w:tcPr>
          <w:p w14:paraId="062F0C4E" w14:textId="77777777" w:rsidR="005D7721" w:rsidRPr="00AA699A" w:rsidRDefault="005D7721" w:rsidP="009E50E3">
            <w:r w:rsidRPr="00AA699A">
              <w:rPr>
                <w:rFonts w:hint="eastAsia"/>
              </w:rPr>
              <w:t>0.001V</w:t>
            </w:r>
          </w:p>
        </w:tc>
        <w:tc>
          <w:tcPr>
            <w:tcW w:w="2805" w:type="dxa"/>
          </w:tcPr>
          <w:p w14:paraId="55F7BAB7" w14:textId="77777777" w:rsidR="005D7721" w:rsidRPr="00AA699A" w:rsidRDefault="005D7721" w:rsidP="009E50E3"/>
        </w:tc>
      </w:tr>
      <w:tr w:rsidR="005D7721" w:rsidRPr="00AA699A" w14:paraId="234A2AB3" w14:textId="77777777" w:rsidTr="00FC128C">
        <w:tc>
          <w:tcPr>
            <w:tcW w:w="1242" w:type="dxa"/>
          </w:tcPr>
          <w:p w14:paraId="1F7296A0" w14:textId="77777777" w:rsidR="005D7721" w:rsidRPr="00AA699A" w:rsidRDefault="005D7721" w:rsidP="009E50E3">
            <w:r w:rsidRPr="00AA699A">
              <w:rPr>
                <w:rFonts w:hint="eastAsia"/>
              </w:rPr>
              <w:t>0x1203</w:t>
            </w:r>
          </w:p>
        </w:tc>
        <w:tc>
          <w:tcPr>
            <w:tcW w:w="1134" w:type="dxa"/>
          </w:tcPr>
          <w:p w14:paraId="0A092CE1" w14:textId="77777777" w:rsidR="005D7721" w:rsidRPr="00AA699A" w:rsidRDefault="005D7721" w:rsidP="009E50E3">
            <w:r w:rsidRPr="00AA699A">
              <w:rPr>
                <w:rFonts w:hint="eastAsia"/>
              </w:rPr>
              <w:t>BHVR</w:t>
            </w:r>
          </w:p>
        </w:tc>
        <w:tc>
          <w:tcPr>
            <w:tcW w:w="3119" w:type="dxa"/>
          </w:tcPr>
          <w:p w14:paraId="1D0B626C" w14:textId="77777777" w:rsidR="005D7721" w:rsidRPr="00AA699A" w:rsidRDefault="005D7721" w:rsidP="009E50E3">
            <w:r w:rsidRPr="00AA699A">
              <w:rPr>
                <w:rFonts w:hint="eastAsia"/>
              </w:rPr>
              <w:t>Battery Cell High Voltage Alarm Release</w:t>
            </w:r>
            <w:r w:rsidRPr="00AA699A">
              <w:rPr>
                <w:rFonts w:hint="eastAsia"/>
              </w:rPr>
              <w:t>单体高压告警恢复</w:t>
            </w:r>
          </w:p>
        </w:tc>
        <w:tc>
          <w:tcPr>
            <w:tcW w:w="1276" w:type="dxa"/>
          </w:tcPr>
          <w:p w14:paraId="58CB82EE" w14:textId="77777777" w:rsidR="005D7721" w:rsidRPr="00AA699A" w:rsidRDefault="005D7721" w:rsidP="009E50E3">
            <w:r w:rsidRPr="00AA699A">
              <w:rPr>
                <w:rFonts w:hint="eastAsia"/>
              </w:rPr>
              <w:t>0.001V</w:t>
            </w:r>
          </w:p>
        </w:tc>
        <w:tc>
          <w:tcPr>
            <w:tcW w:w="2805" w:type="dxa"/>
          </w:tcPr>
          <w:p w14:paraId="126AB90F" w14:textId="77777777" w:rsidR="005D7721" w:rsidRPr="00AA699A" w:rsidRDefault="005D7721" w:rsidP="009E50E3"/>
        </w:tc>
      </w:tr>
      <w:tr w:rsidR="005D7721" w:rsidRPr="00AA699A" w14:paraId="4FEA1785" w14:textId="77777777" w:rsidTr="00FC128C">
        <w:tc>
          <w:tcPr>
            <w:tcW w:w="1242" w:type="dxa"/>
          </w:tcPr>
          <w:p w14:paraId="6F54DBFB" w14:textId="77777777" w:rsidR="005D7721" w:rsidRPr="00AA699A" w:rsidRDefault="005D7721" w:rsidP="009E50E3">
            <w:r w:rsidRPr="00AA699A">
              <w:rPr>
                <w:rFonts w:hint="eastAsia"/>
              </w:rPr>
              <w:t>0x1204</w:t>
            </w:r>
          </w:p>
        </w:tc>
        <w:tc>
          <w:tcPr>
            <w:tcW w:w="1134" w:type="dxa"/>
          </w:tcPr>
          <w:p w14:paraId="25882CEA" w14:textId="77777777" w:rsidR="005D7721" w:rsidRPr="00AA699A" w:rsidRDefault="005D7721" w:rsidP="009E50E3">
            <w:r w:rsidRPr="00AA699A">
              <w:rPr>
                <w:rFonts w:hint="eastAsia"/>
              </w:rPr>
              <w:t>BLV</w:t>
            </w:r>
          </w:p>
        </w:tc>
        <w:tc>
          <w:tcPr>
            <w:tcW w:w="3119" w:type="dxa"/>
          </w:tcPr>
          <w:p w14:paraId="742FC2E1" w14:textId="77777777" w:rsidR="005D7721" w:rsidRPr="00AA699A" w:rsidRDefault="005D7721" w:rsidP="009E50E3">
            <w:r w:rsidRPr="00AA699A">
              <w:rPr>
                <w:rFonts w:hint="eastAsia"/>
              </w:rPr>
              <w:t>Battery Cell Low Voltage Alarm</w:t>
            </w:r>
          </w:p>
          <w:p w14:paraId="67542294" w14:textId="77777777" w:rsidR="005D7721" w:rsidRPr="00AA699A" w:rsidRDefault="005D7721" w:rsidP="009E50E3">
            <w:r w:rsidRPr="00AA699A">
              <w:rPr>
                <w:rFonts w:hint="eastAsia"/>
              </w:rPr>
              <w:lastRenderedPageBreak/>
              <w:t>单体低压告警</w:t>
            </w:r>
          </w:p>
        </w:tc>
        <w:tc>
          <w:tcPr>
            <w:tcW w:w="1276" w:type="dxa"/>
          </w:tcPr>
          <w:p w14:paraId="21BF76E3" w14:textId="77777777" w:rsidR="005D7721" w:rsidRPr="00AA699A" w:rsidRDefault="005D7721" w:rsidP="009E50E3">
            <w:r w:rsidRPr="00AA699A">
              <w:rPr>
                <w:rFonts w:hint="eastAsia"/>
              </w:rPr>
              <w:lastRenderedPageBreak/>
              <w:t>0.001V</w:t>
            </w:r>
          </w:p>
        </w:tc>
        <w:tc>
          <w:tcPr>
            <w:tcW w:w="2805" w:type="dxa"/>
          </w:tcPr>
          <w:p w14:paraId="4940A440" w14:textId="77777777" w:rsidR="005D7721" w:rsidRPr="00AA699A" w:rsidRDefault="005D7721" w:rsidP="009E50E3"/>
        </w:tc>
      </w:tr>
      <w:tr w:rsidR="005D7721" w:rsidRPr="00AA699A" w14:paraId="5CB3DD7D" w14:textId="77777777" w:rsidTr="00FC128C">
        <w:tc>
          <w:tcPr>
            <w:tcW w:w="1242" w:type="dxa"/>
          </w:tcPr>
          <w:p w14:paraId="62953536" w14:textId="77777777" w:rsidR="005D7721" w:rsidRPr="00AA699A" w:rsidRDefault="005D7721" w:rsidP="009E50E3">
            <w:r w:rsidRPr="00AA699A">
              <w:rPr>
                <w:rFonts w:hint="eastAsia"/>
              </w:rPr>
              <w:lastRenderedPageBreak/>
              <w:t>0x1205</w:t>
            </w:r>
          </w:p>
        </w:tc>
        <w:tc>
          <w:tcPr>
            <w:tcW w:w="1134" w:type="dxa"/>
          </w:tcPr>
          <w:p w14:paraId="1127480A" w14:textId="77777777" w:rsidR="005D7721" w:rsidRPr="00AA699A" w:rsidRDefault="005D7721" w:rsidP="009E50E3">
            <w:r w:rsidRPr="00AA699A">
              <w:rPr>
                <w:rFonts w:hint="eastAsia"/>
              </w:rPr>
              <w:t>B</w:t>
            </w:r>
            <w:r w:rsidRPr="00AA699A">
              <w:t>LVR</w:t>
            </w:r>
          </w:p>
        </w:tc>
        <w:tc>
          <w:tcPr>
            <w:tcW w:w="3119" w:type="dxa"/>
          </w:tcPr>
          <w:p w14:paraId="2B035EEE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Battery </w:t>
            </w:r>
            <w:r w:rsidRPr="00AA699A">
              <w:t xml:space="preserve">Cell </w:t>
            </w:r>
            <w:r w:rsidRPr="00AA699A">
              <w:rPr>
                <w:rFonts w:hint="eastAsia"/>
              </w:rPr>
              <w:t>Low</w:t>
            </w:r>
            <w:r w:rsidRPr="00AA699A">
              <w:t xml:space="preserve"> Voltage Alarm</w:t>
            </w:r>
            <w:r w:rsidRPr="00AA699A">
              <w:rPr>
                <w:rFonts w:hint="eastAsia"/>
              </w:rPr>
              <w:t xml:space="preserve"> Release</w:t>
            </w:r>
            <w:r w:rsidRPr="00AA699A">
              <w:rPr>
                <w:rFonts w:hint="eastAsia"/>
              </w:rPr>
              <w:t>单体低压告警恢复</w:t>
            </w:r>
          </w:p>
        </w:tc>
        <w:tc>
          <w:tcPr>
            <w:tcW w:w="1276" w:type="dxa"/>
          </w:tcPr>
          <w:p w14:paraId="3B5DAC40" w14:textId="77777777" w:rsidR="005D7721" w:rsidRPr="00AA699A" w:rsidRDefault="005D7721" w:rsidP="009E50E3">
            <w:r w:rsidRPr="00AA699A">
              <w:rPr>
                <w:rFonts w:hint="eastAsia"/>
              </w:rPr>
              <w:t>0.001V</w:t>
            </w:r>
          </w:p>
        </w:tc>
        <w:tc>
          <w:tcPr>
            <w:tcW w:w="2805" w:type="dxa"/>
          </w:tcPr>
          <w:p w14:paraId="13A5DA49" w14:textId="77777777" w:rsidR="005D7721" w:rsidRPr="00AA699A" w:rsidRDefault="005D7721" w:rsidP="009E50E3"/>
        </w:tc>
      </w:tr>
      <w:tr w:rsidR="005D7721" w:rsidRPr="00AA699A" w14:paraId="50247DCC" w14:textId="77777777" w:rsidTr="00FC128C">
        <w:tc>
          <w:tcPr>
            <w:tcW w:w="1242" w:type="dxa"/>
          </w:tcPr>
          <w:p w14:paraId="7B44DC5F" w14:textId="77777777" w:rsidR="005D7721" w:rsidRPr="00AA699A" w:rsidRDefault="005D7721" w:rsidP="009E50E3">
            <w:r w:rsidRPr="00AA699A">
              <w:rPr>
                <w:rFonts w:hint="eastAsia"/>
              </w:rPr>
              <w:t>0x1206</w:t>
            </w:r>
          </w:p>
        </w:tc>
        <w:tc>
          <w:tcPr>
            <w:tcW w:w="1134" w:type="dxa"/>
          </w:tcPr>
          <w:p w14:paraId="1BC73228" w14:textId="77777777" w:rsidR="005D7721" w:rsidRPr="00AA699A" w:rsidRDefault="005D7721" w:rsidP="009E50E3">
            <w:r w:rsidRPr="00AA699A">
              <w:t>BUV</w:t>
            </w:r>
          </w:p>
        </w:tc>
        <w:tc>
          <w:tcPr>
            <w:tcW w:w="3119" w:type="dxa"/>
          </w:tcPr>
          <w:p w14:paraId="43DBF5EF" w14:textId="77777777" w:rsidR="005D7721" w:rsidRPr="00AA699A" w:rsidRDefault="005D7721" w:rsidP="009E50E3">
            <w:bookmarkStart w:id="233" w:name="OLE_LINK86"/>
            <w:bookmarkStart w:id="234" w:name="OLE_LINK87"/>
            <w:bookmarkStart w:id="235" w:name="OLE_LINK75"/>
            <w:bookmarkStart w:id="236" w:name="OLE_LINK76"/>
            <w:r w:rsidRPr="00AA699A">
              <w:rPr>
                <w:rFonts w:hint="eastAsia"/>
              </w:rPr>
              <w:t xml:space="preserve">Battery Cell </w:t>
            </w:r>
            <w:bookmarkEnd w:id="233"/>
            <w:bookmarkEnd w:id="234"/>
            <w:r w:rsidRPr="00AA699A">
              <w:rPr>
                <w:rFonts w:hint="eastAsia"/>
              </w:rPr>
              <w:t>Under Voltage Protection</w:t>
            </w:r>
            <w:bookmarkEnd w:id="235"/>
            <w:bookmarkEnd w:id="236"/>
            <w:r w:rsidRPr="00AA699A">
              <w:rPr>
                <w:rFonts w:hint="eastAsia"/>
              </w:rPr>
              <w:t>单体欠压保护</w:t>
            </w:r>
          </w:p>
        </w:tc>
        <w:tc>
          <w:tcPr>
            <w:tcW w:w="1276" w:type="dxa"/>
          </w:tcPr>
          <w:p w14:paraId="68769DA6" w14:textId="77777777" w:rsidR="005D7721" w:rsidRPr="00AA699A" w:rsidRDefault="005D7721" w:rsidP="009E50E3">
            <w:r w:rsidRPr="00AA699A">
              <w:rPr>
                <w:rFonts w:hint="eastAsia"/>
              </w:rPr>
              <w:t>0.001V</w:t>
            </w:r>
          </w:p>
        </w:tc>
        <w:tc>
          <w:tcPr>
            <w:tcW w:w="2805" w:type="dxa"/>
          </w:tcPr>
          <w:p w14:paraId="298AE29E" w14:textId="77777777" w:rsidR="005D7721" w:rsidRPr="00AA699A" w:rsidRDefault="005D7721" w:rsidP="009E50E3"/>
        </w:tc>
      </w:tr>
      <w:tr w:rsidR="005D7721" w:rsidRPr="00AA699A" w14:paraId="6E3CB9C8" w14:textId="77777777" w:rsidTr="00FC128C">
        <w:tc>
          <w:tcPr>
            <w:tcW w:w="1242" w:type="dxa"/>
          </w:tcPr>
          <w:p w14:paraId="22FAD001" w14:textId="77777777" w:rsidR="005D7721" w:rsidRPr="00AA699A" w:rsidRDefault="005D7721" w:rsidP="009E50E3">
            <w:r w:rsidRPr="00AA699A">
              <w:rPr>
                <w:rFonts w:hint="eastAsia"/>
              </w:rPr>
              <w:t>0x1207</w:t>
            </w:r>
          </w:p>
        </w:tc>
        <w:tc>
          <w:tcPr>
            <w:tcW w:w="1134" w:type="dxa"/>
          </w:tcPr>
          <w:p w14:paraId="0B0A887D" w14:textId="77777777" w:rsidR="005D7721" w:rsidRPr="00AA699A" w:rsidRDefault="005D7721" w:rsidP="009E50E3">
            <w:r w:rsidRPr="00AA699A">
              <w:t>BUVR</w:t>
            </w:r>
          </w:p>
        </w:tc>
        <w:tc>
          <w:tcPr>
            <w:tcW w:w="3119" w:type="dxa"/>
          </w:tcPr>
          <w:p w14:paraId="2E22D9E2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Battery Cell Under Voltage Protection Release  </w:t>
            </w:r>
          </w:p>
          <w:p w14:paraId="0A0D8EF8" w14:textId="77777777" w:rsidR="005D7721" w:rsidRPr="00AA699A" w:rsidRDefault="005D7721" w:rsidP="009E50E3">
            <w:r w:rsidRPr="00AA699A">
              <w:rPr>
                <w:rFonts w:hint="eastAsia"/>
              </w:rPr>
              <w:t>单体欠压保护恢复</w:t>
            </w:r>
          </w:p>
        </w:tc>
        <w:tc>
          <w:tcPr>
            <w:tcW w:w="1276" w:type="dxa"/>
          </w:tcPr>
          <w:p w14:paraId="453267BB" w14:textId="77777777" w:rsidR="005D7721" w:rsidRPr="00AA699A" w:rsidRDefault="005D7721" w:rsidP="009E50E3">
            <w:r w:rsidRPr="00AA699A">
              <w:rPr>
                <w:rFonts w:hint="eastAsia"/>
              </w:rPr>
              <w:t>0.001V</w:t>
            </w:r>
          </w:p>
        </w:tc>
        <w:tc>
          <w:tcPr>
            <w:tcW w:w="2805" w:type="dxa"/>
          </w:tcPr>
          <w:p w14:paraId="39C24E25" w14:textId="77777777" w:rsidR="005D7721" w:rsidRPr="00AA699A" w:rsidRDefault="005D7721" w:rsidP="009E50E3"/>
        </w:tc>
      </w:tr>
      <w:tr w:rsidR="005D7721" w:rsidRPr="00AA699A" w14:paraId="6333B8ED" w14:textId="77777777" w:rsidTr="00FC128C">
        <w:tc>
          <w:tcPr>
            <w:tcW w:w="1242" w:type="dxa"/>
          </w:tcPr>
          <w:p w14:paraId="2AB00D6B" w14:textId="77777777" w:rsidR="005D7721" w:rsidRPr="00AA699A" w:rsidRDefault="005D7721" w:rsidP="009E50E3">
            <w:r w:rsidRPr="00AA699A">
              <w:rPr>
                <w:rFonts w:hint="eastAsia"/>
              </w:rPr>
              <w:t>0x1208</w:t>
            </w:r>
          </w:p>
        </w:tc>
        <w:tc>
          <w:tcPr>
            <w:tcW w:w="1134" w:type="dxa"/>
          </w:tcPr>
          <w:p w14:paraId="3EFF7ABE" w14:textId="77777777" w:rsidR="005D7721" w:rsidRPr="00AA699A" w:rsidRDefault="005D7721" w:rsidP="009E50E3">
            <w:r w:rsidRPr="00AA699A">
              <w:t>BCOT</w:t>
            </w:r>
          </w:p>
        </w:tc>
        <w:tc>
          <w:tcPr>
            <w:tcW w:w="3119" w:type="dxa"/>
          </w:tcPr>
          <w:p w14:paraId="6A149FB1" w14:textId="77777777" w:rsidR="005D7721" w:rsidRPr="00AA699A" w:rsidRDefault="005D7721" w:rsidP="009E50E3">
            <w:bookmarkStart w:id="237" w:name="OLE_LINK88"/>
            <w:bookmarkStart w:id="238" w:name="OLE_LINK89"/>
            <w:r w:rsidRPr="00AA699A">
              <w:rPr>
                <w:rFonts w:hint="eastAsia"/>
              </w:rPr>
              <w:t>Battery Cell Charge Over Temperature Protection</w:t>
            </w:r>
          </w:p>
          <w:bookmarkEnd w:id="237"/>
          <w:bookmarkEnd w:id="238"/>
          <w:p w14:paraId="343F2CE2" w14:textId="77777777" w:rsidR="005D7721" w:rsidRPr="00AA699A" w:rsidRDefault="005D7721" w:rsidP="009E50E3">
            <w:r w:rsidRPr="00AA699A">
              <w:rPr>
                <w:rFonts w:hint="eastAsia"/>
              </w:rPr>
              <w:t>电池充电过温保护</w:t>
            </w:r>
          </w:p>
        </w:tc>
        <w:tc>
          <w:tcPr>
            <w:tcW w:w="1276" w:type="dxa"/>
          </w:tcPr>
          <w:p w14:paraId="76A99CEF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63F67DEC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If it is negative, uses complement to show it. </w:t>
            </w:r>
          </w:p>
          <w:p w14:paraId="0249C5BE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26B89FD4" w14:textId="77777777" w:rsidTr="00FC128C">
        <w:tc>
          <w:tcPr>
            <w:tcW w:w="1242" w:type="dxa"/>
          </w:tcPr>
          <w:p w14:paraId="524A5110" w14:textId="77777777" w:rsidR="005D7721" w:rsidRPr="00AA699A" w:rsidRDefault="005D7721" w:rsidP="009E50E3">
            <w:r w:rsidRPr="00AA699A">
              <w:rPr>
                <w:rFonts w:hint="eastAsia"/>
              </w:rPr>
              <w:t>0x1209</w:t>
            </w:r>
          </w:p>
        </w:tc>
        <w:tc>
          <w:tcPr>
            <w:tcW w:w="1134" w:type="dxa"/>
          </w:tcPr>
          <w:p w14:paraId="0814B20D" w14:textId="77777777" w:rsidR="005D7721" w:rsidRPr="00AA699A" w:rsidRDefault="005D7721" w:rsidP="009E50E3">
            <w:r w:rsidRPr="00AA699A">
              <w:t>BCOTR</w:t>
            </w:r>
          </w:p>
        </w:tc>
        <w:tc>
          <w:tcPr>
            <w:tcW w:w="3119" w:type="dxa"/>
          </w:tcPr>
          <w:p w14:paraId="1CFF4B08" w14:textId="77777777" w:rsidR="005D7721" w:rsidRPr="00AA699A" w:rsidRDefault="005D7721" w:rsidP="009E50E3">
            <w:r w:rsidRPr="00AA699A">
              <w:rPr>
                <w:rFonts w:hint="eastAsia"/>
              </w:rPr>
              <w:t>Battery Cell Charge Over Temperature Protection Release</w:t>
            </w:r>
          </w:p>
          <w:p w14:paraId="08EE2F20" w14:textId="77777777" w:rsidR="005D7721" w:rsidRPr="00AA699A" w:rsidRDefault="005D7721" w:rsidP="009E50E3">
            <w:r w:rsidRPr="00AA699A">
              <w:rPr>
                <w:rFonts w:hint="eastAsia"/>
              </w:rPr>
              <w:t>电池充电过温保护恢复</w:t>
            </w:r>
          </w:p>
        </w:tc>
        <w:tc>
          <w:tcPr>
            <w:tcW w:w="1276" w:type="dxa"/>
          </w:tcPr>
          <w:p w14:paraId="3492A176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7849069A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If it is negative, uses complement to show it. </w:t>
            </w:r>
          </w:p>
          <w:p w14:paraId="248F40E0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509B68BE" w14:textId="77777777" w:rsidTr="00FC128C">
        <w:tc>
          <w:tcPr>
            <w:tcW w:w="1242" w:type="dxa"/>
          </w:tcPr>
          <w:p w14:paraId="13D84250" w14:textId="77777777" w:rsidR="005D7721" w:rsidRPr="00AA699A" w:rsidRDefault="005D7721" w:rsidP="009E50E3">
            <w:r w:rsidRPr="00AA699A">
              <w:rPr>
                <w:rFonts w:hint="eastAsia"/>
              </w:rPr>
              <w:t>0x120A</w:t>
            </w:r>
          </w:p>
        </w:tc>
        <w:tc>
          <w:tcPr>
            <w:tcW w:w="1134" w:type="dxa"/>
          </w:tcPr>
          <w:p w14:paraId="6A74B6AD" w14:textId="77777777" w:rsidR="005D7721" w:rsidRPr="00AA699A" w:rsidRDefault="005D7721" w:rsidP="009E50E3">
            <w:r w:rsidRPr="00AA699A">
              <w:t>BCHT</w:t>
            </w:r>
          </w:p>
        </w:tc>
        <w:tc>
          <w:tcPr>
            <w:tcW w:w="3119" w:type="dxa"/>
          </w:tcPr>
          <w:p w14:paraId="1A90ECDB" w14:textId="77777777" w:rsidR="005D7721" w:rsidRPr="00AA699A" w:rsidRDefault="005D7721" w:rsidP="009E50E3">
            <w:r w:rsidRPr="00AA699A">
              <w:rPr>
                <w:rFonts w:hint="eastAsia"/>
              </w:rPr>
              <w:t>Battery Cell Charge High Temperature Alarm</w:t>
            </w:r>
          </w:p>
          <w:p w14:paraId="44DB5783" w14:textId="77777777" w:rsidR="005D7721" w:rsidRPr="00AA699A" w:rsidRDefault="005D7721" w:rsidP="009E50E3">
            <w:r w:rsidRPr="00AA699A">
              <w:rPr>
                <w:rFonts w:hint="eastAsia"/>
              </w:rPr>
              <w:t>电池充电高温告警</w:t>
            </w:r>
          </w:p>
        </w:tc>
        <w:tc>
          <w:tcPr>
            <w:tcW w:w="1276" w:type="dxa"/>
          </w:tcPr>
          <w:p w14:paraId="2DB92125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32395924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If it is negative, uses complement to show it. </w:t>
            </w:r>
          </w:p>
          <w:p w14:paraId="5D1D859B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496B4B6B" w14:textId="77777777" w:rsidTr="00FC128C">
        <w:tc>
          <w:tcPr>
            <w:tcW w:w="1242" w:type="dxa"/>
          </w:tcPr>
          <w:p w14:paraId="750E2E44" w14:textId="77777777" w:rsidR="005D7721" w:rsidRPr="00AA699A" w:rsidRDefault="005D7721" w:rsidP="009E50E3">
            <w:r w:rsidRPr="00AA699A">
              <w:rPr>
                <w:rFonts w:hint="eastAsia"/>
              </w:rPr>
              <w:t>0x120B</w:t>
            </w:r>
          </w:p>
        </w:tc>
        <w:tc>
          <w:tcPr>
            <w:tcW w:w="1134" w:type="dxa"/>
          </w:tcPr>
          <w:p w14:paraId="3C11E076" w14:textId="77777777" w:rsidR="005D7721" w:rsidRPr="00AA699A" w:rsidRDefault="005D7721" w:rsidP="009E50E3">
            <w:r w:rsidRPr="00AA699A">
              <w:t>BCHTR</w:t>
            </w:r>
          </w:p>
        </w:tc>
        <w:tc>
          <w:tcPr>
            <w:tcW w:w="3119" w:type="dxa"/>
          </w:tcPr>
          <w:p w14:paraId="14DCEF27" w14:textId="77777777" w:rsidR="005D7721" w:rsidRPr="00AA699A" w:rsidRDefault="005D7721" w:rsidP="009E50E3">
            <w:r w:rsidRPr="00AA699A">
              <w:t xml:space="preserve">Battery Cell Charge </w:t>
            </w:r>
            <w:r w:rsidRPr="00AA699A">
              <w:rPr>
                <w:rFonts w:hint="eastAsia"/>
              </w:rPr>
              <w:t>High</w:t>
            </w:r>
            <w:r w:rsidRPr="00AA699A">
              <w:t xml:space="preserve"> Temperature </w:t>
            </w:r>
            <w:r w:rsidRPr="00AA699A">
              <w:rPr>
                <w:rFonts w:hint="eastAsia"/>
              </w:rPr>
              <w:t>Alarm Release</w:t>
            </w:r>
          </w:p>
          <w:p w14:paraId="7ACF6E4D" w14:textId="77777777" w:rsidR="005D7721" w:rsidRPr="00AA699A" w:rsidRDefault="005D7721" w:rsidP="009E50E3">
            <w:r w:rsidRPr="00AA699A">
              <w:rPr>
                <w:rFonts w:hint="eastAsia"/>
              </w:rPr>
              <w:t>电池充电高温告警恢复</w:t>
            </w:r>
          </w:p>
        </w:tc>
        <w:tc>
          <w:tcPr>
            <w:tcW w:w="1276" w:type="dxa"/>
          </w:tcPr>
          <w:p w14:paraId="02C77697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391D20A6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If it is negative, uses complement to show it. </w:t>
            </w:r>
          </w:p>
          <w:p w14:paraId="2D7A5713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39F2E4ED" w14:textId="77777777" w:rsidTr="00FC128C">
        <w:tc>
          <w:tcPr>
            <w:tcW w:w="1242" w:type="dxa"/>
          </w:tcPr>
          <w:p w14:paraId="343927B5" w14:textId="77777777" w:rsidR="005D7721" w:rsidRPr="00AA699A" w:rsidRDefault="005D7721" w:rsidP="009E50E3">
            <w:r w:rsidRPr="00AA699A">
              <w:rPr>
                <w:rFonts w:hint="eastAsia"/>
              </w:rPr>
              <w:t>0x120C</w:t>
            </w:r>
          </w:p>
        </w:tc>
        <w:tc>
          <w:tcPr>
            <w:tcW w:w="1134" w:type="dxa"/>
          </w:tcPr>
          <w:p w14:paraId="0FB50A72" w14:textId="77777777" w:rsidR="005D7721" w:rsidRPr="00AA699A" w:rsidRDefault="005D7721" w:rsidP="009E50E3">
            <w:r w:rsidRPr="00AA699A">
              <w:t>BCLT</w:t>
            </w:r>
          </w:p>
        </w:tc>
        <w:tc>
          <w:tcPr>
            <w:tcW w:w="3119" w:type="dxa"/>
          </w:tcPr>
          <w:p w14:paraId="2F5E7A07" w14:textId="77777777" w:rsidR="005D7721" w:rsidRPr="00AA699A" w:rsidRDefault="005D7721" w:rsidP="009E50E3">
            <w:bookmarkStart w:id="239" w:name="OLE_LINK90"/>
            <w:bookmarkStart w:id="240" w:name="OLE_LINK91"/>
            <w:r w:rsidRPr="00AA699A">
              <w:t xml:space="preserve">Battery Cell Charge </w:t>
            </w:r>
            <w:r w:rsidRPr="00AA699A">
              <w:rPr>
                <w:rFonts w:hint="eastAsia"/>
              </w:rPr>
              <w:t>Low</w:t>
            </w:r>
            <w:r w:rsidRPr="00AA699A">
              <w:t xml:space="preserve"> Temperature </w:t>
            </w:r>
            <w:r w:rsidRPr="00AA699A">
              <w:rPr>
                <w:rFonts w:hint="eastAsia"/>
              </w:rPr>
              <w:t>Alarm</w:t>
            </w:r>
            <w:bookmarkEnd w:id="239"/>
            <w:bookmarkEnd w:id="240"/>
          </w:p>
          <w:p w14:paraId="567C2460" w14:textId="77777777" w:rsidR="005D7721" w:rsidRPr="00AA699A" w:rsidRDefault="005D7721" w:rsidP="009E50E3">
            <w:r w:rsidRPr="00AA699A">
              <w:rPr>
                <w:rFonts w:hint="eastAsia"/>
              </w:rPr>
              <w:t>电池充电低温告警</w:t>
            </w:r>
          </w:p>
        </w:tc>
        <w:tc>
          <w:tcPr>
            <w:tcW w:w="1276" w:type="dxa"/>
          </w:tcPr>
          <w:p w14:paraId="738C5BCD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6AAABB03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32D53F87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5F5ADF2F" w14:textId="77777777" w:rsidTr="00FC128C">
        <w:tc>
          <w:tcPr>
            <w:tcW w:w="1242" w:type="dxa"/>
          </w:tcPr>
          <w:p w14:paraId="36452B7E" w14:textId="77777777" w:rsidR="005D7721" w:rsidRPr="00AA699A" w:rsidRDefault="005D7721" w:rsidP="009E50E3">
            <w:r w:rsidRPr="00AA699A">
              <w:rPr>
                <w:rFonts w:hint="eastAsia"/>
              </w:rPr>
              <w:t>0x120D</w:t>
            </w:r>
          </w:p>
        </w:tc>
        <w:tc>
          <w:tcPr>
            <w:tcW w:w="1134" w:type="dxa"/>
          </w:tcPr>
          <w:p w14:paraId="16A260FC" w14:textId="77777777" w:rsidR="005D7721" w:rsidRPr="00AA699A" w:rsidRDefault="005D7721" w:rsidP="009E50E3">
            <w:r w:rsidRPr="00AA699A">
              <w:t>BCLTR</w:t>
            </w:r>
          </w:p>
        </w:tc>
        <w:tc>
          <w:tcPr>
            <w:tcW w:w="3119" w:type="dxa"/>
          </w:tcPr>
          <w:p w14:paraId="6E6F5FB6" w14:textId="77777777" w:rsidR="005D7721" w:rsidRPr="00AA699A" w:rsidRDefault="005D7721" w:rsidP="009E50E3">
            <w:r w:rsidRPr="00AA699A">
              <w:t xml:space="preserve">Battery Cell Charge </w:t>
            </w:r>
            <w:r w:rsidRPr="00AA699A">
              <w:rPr>
                <w:rFonts w:hint="eastAsia"/>
              </w:rPr>
              <w:t>Low</w:t>
            </w:r>
            <w:r w:rsidRPr="00AA699A">
              <w:t xml:space="preserve"> Temperature </w:t>
            </w:r>
            <w:r w:rsidRPr="00AA699A">
              <w:rPr>
                <w:rFonts w:hint="eastAsia"/>
              </w:rPr>
              <w:t>Alarm Release</w:t>
            </w:r>
          </w:p>
          <w:p w14:paraId="41B7C3DA" w14:textId="77777777" w:rsidR="005D7721" w:rsidRPr="00AA699A" w:rsidRDefault="005D7721" w:rsidP="009E50E3">
            <w:r w:rsidRPr="00AA699A">
              <w:rPr>
                <w:rFonts w:hint="eastAsia"/>
              </w:rPr>
              <w:t>电池充电低温告警恢复</w:t>
            </w:r>
          </w:p>
        </w:tc>
        <w:tc>
          <w:tcPr>
            <w:tcW w:w="1276" w:type="dxa"/>
          </w:tcPr>
          <w:p w14:paraId="41E14A0D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7AE2B5FA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666C2F2E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4607E54E" w14:textId="77777777" w:rsidTr="00FC128C">
        <w:tc>
          <w:tcPr>
            <w:tcW w:w="1242" w:type="dxa"/>
          </w:tcPr>
          <w:p w14:paraId="3C31085C" w14:textId="77777777" w:rsidR="005D7721" w:rsidRPr="00AA699A" w:rsidRDefault="005D7721" w:rsidP="009E50E3">
            <w:r w:rsidRPr="00AA699A">
              <w:rPr>
                <w:rFonts w:hint="eastAsia"/>
              </w:rPr>
              <w:t>0x120E</w:t>
            </w:r>
          </w:p>
        </w:tc>
        <w:tc>
          <w:tcPr>
            <w:tcW w:w="1134" w:type="dxa"/>
          </w:tcPr>
          <w:p w14:paraId="401A75AF" w14:textId="77777777" w:rsidR="005D7721" w:rsidRPr="00AA699A" w:rsidRDefault="005D7721" w:rsidP="009E50E3">
            <w:r w:rsidRPr="00AA699A">
              <w:t>BCUT</w:t>
            </w:r>
          </w:p>
        </w:tc>
        <w:tc>
          <w:tcPr>
            <w:tcW w:w="3119" w:type="dxa"/>
          </w:tcPr>
          <w:p w14:paraId="52218042" w14:textId="77777777" w:rsidR="005D7721" w:rsidRPr="00AA699A" w:rsidRDefault="005D7721" w:rsidP="009E50E3">
            <w:bookmarkStart w:id="241" w:name="OLE_LINK92"/>
            <w:bookmarkStart w:id="242" w:name="OLE_LINK93"/>
            <w:r w:rsidRPr="00AA699A">
              <w:t xml:space="preserve">Battery Cell Charge </w:t>
            </w:r>
            <w:r w:rsidRPr="00AA699A">
              <w:rPr>
                <w:rFonts w:hint="eastAsia"/>
              </w:rPr>
              <w:t>Under</w:t>
            </w:r>
            <w:r w:rsidRPr="00AA699A">
              <w:t xml:space="preserve"> Temperature </w:t>
            </w:r>
            <w:r w:rsidRPr="00AA699A">
              <w:rPr>
                <w:rFonts w:hint="eastAsia"/>
              </w:rPr>
              <w:t>Protection</w:t>
            </w:r>
            <w:bookmarkEnd w:id="241"/>
            <w:bookmarkEnd w:id="242"/>
          </w:p>
          <w:p w14:paraId="6A423AF7" w14:textId="77777777" w:rsidR="005D7721" w:rsidRPr="00AA699A" w:rsidRDefault="005D7721" w:rsidP="009E50E3">
            <w:r w:rsidRPr="00AA699A">
              <w:rPr>
                <w:rFonts w:hint="eastAsia"/>
              </w:rPr>
              <w:t>电池充电欠温保护</w:t>
            </w:r>
          </w:p>
        </w:tc>
        <w:tc>
          <w:tcPr>
            <w:tcW w:w="1276" w:type="dxa"/>
          </w:tcPr>
          <w:p w14:paraId="09DD1184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00F5AB21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6BB2D0FA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094C0156" w14:textId="77777777" w:rsidTr="00FC128C">
        <w:tc>
          <w:tcPr>
            <w:tcW w:w="1242" w:type="dxa"/>
          </w:tcPr>
          <w:p w14:paraId="37F4C8AA" w14:textId="77777777" w:rsidR="005D7721" w:rsidRPr="00AA699A" w:rsidRDefault="005D7721" w:rsidP="009E50E3">
            <w:r w:rsidRPr="00AA699A">
              <w:rPr>
                <w:rFonts w:hint="eastAsia"/>
              </w:rPr>
              <w:t>0x120F</w:t>
            </w:r>
          </w:p>
        </w:tc>
        <w:tc>
          <w:tcPr>
            <w:tcW w:w="1134" w:type="dxa"/>
          </w:tcPr>
          <w:p w14:paraId="44C2E7BE" w14:textId="77777777" w:rsidR="005D7721" w:rsidRPr="00AA699A" w:rsidRDefault="005D7721" w:rsidP="009E50E3">
            <w:r w:rsidRPr="00AA699A">
              <w:t>BCUTR</w:t>
            </w:r>
          </w:p>
        </w:tc>
        <w:tc>
          <w:tcPr>
            <w:tcW w:w="3119" w:type="dxa"/>
          </w:tcPr>
          <w:p w14:paraId="04413087" w14:textId="77777777" w:rsidR="005D7721" w:rsidRPr="00AA699A" w:rsidRDefault="005D7721" w:rsidP="009E50E3">
            <w:bookmarkStart w:id="243" w:name="OLE_LINK94"/>
            <w:bookmarkStart w:id="244" w:name="OLE_LINK95"/>
            <w:r w:rsidRPr="00AA699A">
              <w:t xml:space="preserve">Battery Cell Charge </w:t>
            </w:r>
            <w:r w:rsidRPr="00AA699A">
              <w:rPr>
                <w:rFonts w:hint="eastAsia"/>
              </w:rPr>
              <w:t>Under</w:t>
            </w:r>
            <w:r w:rsidRPr="00AA699A">
              <w:t xml:space="preserve"> Temperature </w:t>
            </w:r>
            <w:r w:rsidRPr="00AA699A">
              <w:rPr>
                <w:rFonts w:hint="eastAsia"/>
              </w:rPr>
              <w:t>Protection</w:t>
            </w:r>
            <w:bookmarkEnd w:id="243"/>
            <w:bookmarkEnd w:id="244"/>
            <w:r w:rsidRPr="00AA699A">
              <w:rPr>
                <w:rFonts w:hint="eastAsia"/>
              </w:rPr>
              <w:t xml:space="preserve"> Release</w:t>
            </w:r>
          </w:p>
          <w:p w14:paraId="53EF6FFA" w14:textId="77777777" w:rsidR="005D7721" w:rsidRPr="00AA699A" w:rsidRDefault="005D7721" w:rsidP="009E50E3">
            <w:r w:rsidRPr="00AA699A">
              <w:rPr>
                <w:rFonts w:hint="eastAsia"/>
              </w:rPr>
              <w:t>电池充电欠温保护恢复</w:t>
            </w:r>
          </w:p>
        </w:tc>
        <w:tc>
          <w:tcPr>
            <w:tcW w:w="1276" w:type="dxa"/>
          </w:tcPr>
          <w:p w14:paraId="23A7A7DB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71DF54D2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1FC5FB72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2B43758C" w14:textId="77777777" w:rsidTr="00FC128C">
        <w:tc>
          <w:tcPr>
            <w:tcW w:w="1242" w:type="dxa"/>
          </w:tcPr>
          <w:p w14:paraId="43DBE734" w14:textId="77777777" w:rsidR="005D7721" w:rsidRPr="00AA699A" w:rsidRDefault="005D7721" w:rsidP="009E50E3">
            <w:r w:rsidRPr="00AA699A">
              <w:rPr>
                <w:rFonts w:hint="eastAsia"/>
              </w:rPr>
              <w:t>0x1210</w:t>
            </w:r>
          </w:p>
        </w:tc>
        <w:tc>
          <w:tcPr>
            <w:tcW w:w="1134" w:type="dxa"/>
          </w:tcPr>
          <w:p w14:paraId="6641A11C" w14:textId="77777777" w:rsidR="005D7721" w:rsidRPr="00AA699A" w:rsidRDefault="005D7721" w:rsidP="009E50E3">
            <w:r w:rsidRPr="00AA699A">
              <w:t>BDOT</w:t>
            </w:r>
          </w:p>
        </w:tc>
        <w:tc>
          <w:tcPr>
            <w:tcW w:w="3119" w:type="dxa"/>
          </w:tcPr>
          <w:p w14:paraId="7ECEAC99" w14:textId="77777777" w:rsidR="005D7721" w:rsidRPr="00AA699A" w:rsidRDefault="005D7721" w:rsidP="009E50E3">
            <w:bookmarkStart w:id="245" w:name="OLE_LINK104"/>
            <w:bookmarkStart w:id="246" w:name="OLE_LINK105"/>
            <w:bookmarkStart w:id="247" w:name="OLE_LINK96"/>
            <w:bookmarkStart w:id="248" w:name="OLE_LINK97"/>
            <w:r w:rsidRPr="00AA699A">
              <w:t xml:space="preserve">Battery Cell </w:t>
            </w:r>
            <w:r w:rsidRPr="00AA699A">
              <w:rPr>
                <w:rFonts w:hint="eastAsia"/>
              </w:rPr>
              <w:t>Disc</w:t>
            </w:r>
            <w:r w:rsidRPr="00AA699A">
              <w:t xml:space="preserve">harge </w:t>
            </w:r>
            <w:r w:rsidRPr="00AA699A">
              <w:rPr>
                <w:rFonts w:hint="eastAsia"/>
              </w:rPr>
              <w:t>Over</w:t>
            </w:r>
            <w:r w:rsidRPr="00AA699A">
              <w:t xml:space="preserve"> Temperature </w:t>
            </w:r>
            <w:r w:rsidRPr="00AA699A">
              <w:rPr>
                <w:rFonts w:hint="eastAsia"/>
              </w:rPr>
              <w:t>Protection</w:t>
            </w:r>
            <w:bookmarkEnd w:id="245"/>
            <w:bookmarkEnd w:id="246"/>
          </w:p>
          <w:bookmarkEnd w:id="247"/>
          <w:bookmarkEnd w:id="248"/>
          <w:p w14:paraId="59C06C55" w14:textId="77777777" w:rsidR="005D7721" w:rsidRPr="00AA699A" w:rsidRDefault="005D7721" w:rsidP="009E50E3">
            <w:r w:rsidRPr="00AA699A">
              <w:rPr>
                <w:rFonts w:hint="eastAsia"/>
              </w:rPr>
              <w:t>电池放电过温保护</w:t>
            </w:r>
          </w:p>
        </w:tc>
        <w:tc>
          <w:tcPr>
            <w:tcW w:w="1276" w:type="dxa"/>
          </w:tcPr>
          <w:p w14:paraId="4608D15F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5B54F0D8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64A8654F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0595383D" w14:textId="77777777" w:rsidTr="00FC128C">
        <w:tc>
          <w:tcPr>
            <w:tcW w:w="1242" w:type="dxa"/>
          </w:tcPr>
          <w:p w14:paraId="56013A46" w14:textId="77777777" w:rsidR="005D7721" w:rsidRPr="00AA699A" w:rsidRDefault="005D7721" w:rsidP="009E50E3">
            <w:r w:rsidRPr="00AA699A">
              <w:rPr>
                <w:rFonts w:hint="eastAsia"/>
              </w:rPr>
              <w:t>0x1211</w:t>
            </w:r>
          </w:p>
        </w:tc>
        <w:tc>
          <w:tcPr>
            <w:tcW w:w="1134" w:type="dxa"/>
          </w:tcPr>
          <w:p w14:paraId="08257509" w14:textId="77777777" w:rsidR="005D7721" w:rsidRPr="00AA699A" w:rsidRDefault="005D7721" w:rsidP="009E50E3">
            <w:r w:rsidRPr="00AA699A">
              <w:t>BDOTR</w:t>
            </w:r>
          </w:p>
        </w:tc>
        <w:tc>
          <w:tcPr>
            <w:tcW w:w="3119" w:type="dxa"/>
          </w:tcPr>
          <w:p w14:paraId="20079970" w14:textId="77777777" w:rsidR="005D7721" w:rsidRPr="00AA699A" w:rsidRDefault="005D7721" w:rsidP="009E50E3">
            <w:bookmarkStart w:id="249" w:name="OLE_LINK98"/>
            <w:bookmarkStart w:id="250" w:name="OLE_LINK99"/>
            <w:r w:rsidRPr="00AA699A">
              <w:t xml:space="preserve">Battery Cell </w:t>
            </w:r>
            <w:r w:rsidRPr="00AA699A">
              <w:rPr>
                <w:rFonts w:hint="eastAsia"/>
              </w:rPr>
              <w:t>Disc</w:t>
            </w:r>
            <w:r w:rsidRPr="00AA699A">
              <w:t xml:space="preserve">harge </w:t>
            </w:r>
            <w:r w:rsidRPr="00AA699A">
              <w:rPr>
                <w:rFonts w:hint="eastAsia"/>
              </w:rPr>
              <w:t>Over</w:t>
            </w:r>
            <w:r w:rsidRPr="00AA699A">
              <w:t xml:space="preserve"> Temperature </w:t>
            </w:r>
            <w:bookmarkEnd w:id="249"/>
            <w:bookmarkEnd w:id="250"/>
            <w:r w:rsidRPr="00AA699A">
              <w:rPr>
                <w:rFonts w:hint="eastAsia"/>
              </w:rPr>
              <w:t>Protection Release</w:t>
            </w:r>
          </w:p>
          <w:p w14:paraId="5E9615E2" w14:textId="77777777" w:rsidR="005D7721" w:rsidRPr="00AA699A" w:rsidRDefault="005D7721" w:rsidP="009E50E3">
            <w:r w:rsidRPr="00AA699A">
              <w:rPr>
                <w:rFonts w:hint="eastAsia"/>
              </w:rPr>
              <w:t>电池放电过温保护恢复</w:t>
            </w:r>
          </w:p>
        </w:tc>
        <w:tc>
          <w:tcPr>
            <w:tcW w:w="1276" w:type="dxa"/>
          </w:tcPr>
          <w:p w14:paraId="3ED261C8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27FE17F7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59EA1E32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369F7CB2" w14:textId="77777777" w:rsidTr="00FC128C">
        <w:tc>
          <w:tcPr>
            <w:tcW w:w="1242" w:type="dxa"/>
          </w:tcPr>
          <w:p w14:paraId="489B27FE" w14:textId="77777777" w:rsidR="005D7721" w:rsidRPr="00AA699A" w:rsidRDefault="005D7721" w:rsidP="009E50E3">
            <w:r w:rsidRPr="00AA699A">
              <w:rPr>
                <w:rFonts w:hint="eastAsia"/>
              </w:rPr>
              <w:t>0x1212</w:t>
            </w:r>
          </w:p>
        </w:tc>
        <w:tc>
          <w:tcPr>
            <w:tcW w:w="1134" w:type="dxa"/>
          </w:tcPr>
          <w:p w14:paraId="035A1F15" w14:textId="77777777" w:rsidR="005D7721" w:rsidRPr="00AA699A" w:rsidRDefault="005D7721" w:rsidP="009E50E3">
            <w:r w:rsidRPr="00AA699A">
              <w:t>BDHT</w:t>
            </w:r>
          </w:p>
        </w:tc>
        <w:tc>
          <w:tcPr>
            <w:tcW w:w="3119" w:type="dxa"/>
          </w:tcPr>
          <w:p w14:paraId="33671A02" w14:textId="77777777" w:rsidR="005D7721" w:rsidRPr="00AA699A" w:rsidRDefault="005D7721" w:rsidP="009E50E3">
            <w:bookmarkStart w:id="251" w:name="OLE_LINK100"/>
            <w:bookmarkStart w:id="252" w:name="OLE_LINK101"/>
            <w:r w:rsidRPr="00AA699A">
              <w:t xml:space="preserve">Battery Cell </w:t>
            </w:r>
            <w:r w:rsidRPr="00AA699A">
              <w:rPr>
                <w:rFonts w:hint="eastAsia"/>
              </w:rPr>
              <w:t>Disc</w:t>
            </w:r>
            <w:r w:rsidRPr="00AA699A">
              <w:t xml:space="preserve">harge </w:t>
            </w:r>
            <w:r w:rsidRPr="00AA699A">
              <w:rPr>
                <w:rFonts w:hint="eastAsia"/>
              </w:rPr>
              <w:t>High</w:t>
            </w:r>
            <w:r w:rsidRPr="00AA699A">
              <w:t xml:space="preserve"> Temperature</w:t>
            </w:r>
            <w:r w:rsidRPr="00AA699A">
              <w:rPr>
                <w:rFonts w:hint="eastAsia"/>
              </w:rPr>
              <w:t xml:space="preserve"> Alarm</w:t>
            </w:r>
            <w:bookmarkEnd w:id="251"/>
            <w:bookmarkEnd w:id="252"/>
          </w:p>
          <w:p w14:paraId="155D8D1B" w14:textId="77777777" w:rsidR="005D7721" w:rsidRPr="00AA699A" w:rsidRDefault="005D7721" w:rsidP="009E50E3">
            <w:r w:rsidRPr="00AA699A">
              <w:rPr>
                <w:rFonts w:hint="eastAsia"/>
              </w:rPr>
              <w:t>电池放电高温告警</w:t>
            </w:r>
          </w:p>
        </w:tc>
        <w:tc>
          <w:tcPr>
            <w:tcW w:w="1276" w:type="dxa"/>
          </w:tcPr>
          <w:p w14:paraId="40FAF822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770E1A72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73198F68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3DBDD882" w14:textId="77777777" w:rsidTr="00FC128C">
        <w:tc>
          <w:tcPr>
            <w:tcW w:w="1242" w:type="dxa"/>
          </w:tcPr>
          <w:p w14:paraId="1F7F9281" w14:textId="77777777" w:rsidR="005D7721" w:rsidRPr="00AA699A" w:rsidRDefault="005D7721" w:rsidP="009E50E3">
            <w:r w:rsidRPr="00AA699A">
              <w:rPr>
                <w:rFonts w:hint="eastAsia"/>
              </w:rPr>
              <w:t>0x1213</w:t>
            </w:r>
          </w:p>
        </w:tc>
        <w:tc>
          <w:tcPr>
            <w:tcW w:w="1134" w:type="dxa"/>
          </w:tcPr>
          <w:p w14:paraId="7C243088" w14:textId="77777777" w:rsidR="005D7721" w:rsidRPr="00AA699A" w:rsidRDefault="005D7721" w:rsidP="009E50E3">
            <w:r w:rsidRPr="00AA699A">
              <w:t>BDHTR</w:t>
            </w:r>
          </w:p>
        </w:tc>
        <w:tc>
          <w:tcPr>
            <w:tcW w:w="3119" w:type="dxa"/>
          </w:tcPr>
          <w:p w14:paraId="1366D129" w14:textId="77777777" w:rsidR="005D7721" w:rsidRPr="00AA699A" w:rsidRDefault="005D7721" w:rsidP="009E50E3">
            <w:bookmarkStart w:id="253" w:name="OLE_LINK102"/>
            <w:bookmarkStart w:id="254" w:name="OLE_LINK103"/>
            <w:r w:rsidRPr="00AA699A">
              <w:t xml:space="preserve">Battery Cell </w:t>
            </w:r>
            <w:r w:rsidRPr="00AA699A">
              <w:rPr>
                <w:rFonts w:hint="eastAsia"/>
              </w:rPr>
              <w:t>Disc</w:t>
            </w:r>
            <w:r w:rsidRPr="00AA699A">
              <w:t xml:space="preserve">harge </w:t>
            </w:r>
            <w:r w:rsidRPr="00AA699A">
              <w:rPr>
                <w:rFonts w:hint="eastAsia"/>
              </w:rPr>
              <w:t>High</w:t>
            </w:r>
            <w:r w:rsidRPr="00AA699A">
              <w:t xml:space="preserve"> Temperature</w:t>
            </w:r>
            <w:r w:rsidRPr="00AA699A">
              <w:rPr>
                <w:rFonts w:hint="eastAsia"/>
              </w:rPr>
              <w:t xml:space="preserve"> Alarm Release</w:t>
            </w:r>
          </w:p>
          <w:bookmarkEnd w:id="253"/>
          <w:bookmarkEnd w:id="254"/>
          <w:p w14:paraId="6A72E031" w14:textId="77777777" w:rsidR="005D7721" w:rsidRPr="00AA699A" w:rsidRDefault="005D7721" w:rsidP="009E50E3">
            <w:r w:rsidRPr="00AA699A">
              <w:rPr>
                <w:rFonts w:hint="eastAsia"/>
              </w:rPr>
              <w:t>电池放电高温告警恢复</w:t>
            </w:r>
          </w:p>
        </w:tc>
        <w:tc>
          <w:tcPr>
            <w:tcW w:w="1276" w:type="dxa"/>
          </w:tcPr>
          <w:p w14:paraId="540FB0E2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7901BC51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52A2770C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446DC840" w14:textId="77777777" w:rsidTr="00FC128C">
        <w:tc>
          <w:tcPr>
            <w:tcW w:w="1242" w:type="dxa"/>
          </w:tcPr>
          <w:p w14:paraId="3727C234" w14:textId="77777777" w:rsidR="005D7721" w:rsidRPr="00AA699A" w:rsidRDefault="005D7721" w:rsidP="009E50E3">
            <w:r w:rsidRPr="00AA699A">
              <w:rPr>
                <w:rFonts w:hint="eastAsia"/>
              </w:rPr>
              <w:lastRenderedPageBreak/>
              <w:t>0x1214</w:t>
            </w:r>
          </w:p>
        </w:tc>
        <w:tc>
          <w:tcPr>
            <w:tcW w:w="1134" w:type="dxa"/>
          </w:tcPr>
          <w:p w14:paraId="0B52099A" w14:textId="77777777" w:rsidR="005D7721" w:rsidRPr="00AA699A" w:rsidRDefault="005D7721" w:rsidP="009E50E3">
            <w:r w:rsidRPr="00AA699A">
              <w:t>BDLT</w:t>
            </w:r>
          </w:p>
        </w:tc>
        <w:tc>
          <w:tcPr>
            <w:tcW w:w="3119" w:type="dxa"/>
          </w:tcPr>
          <w:p w14:paraId="65472213" w14:textId="77777777" w:rsidR="005D7721" w:rsidRPr="00AA699A" w:rsidRDefault="005D7721" w:rsidP="009E50E3">
            <w:r w:rsidRPr="00AA699A">
              <w:t xml:space="preserve">Battery Cell </w:t>
            </w:r>
            <w:r w:rsidRPr="00AA699A">
              <w:rPr>
                <w:rFonts w:hint="eastAsia"/>
              </w:rPr>
              <w:t>Disc</w:t>
            </w:r>
            <w:r w:rsidRPr="00AA699A">
              <w:t xml:space="preserve">harge </w:t>
            </w:r>
            <w:r w:rsidRPr="00AA699A">
              <w:rPr>
                <w:rFonts w:hint="eastAsia"/>
              </w:rPr>
              <w:t>Low</w:t>
            </w:r>
            <w:r w:rsidRPr="00AA699A">
              <w:t xml:space="preserve"> Temperature</w:t>
            </w:r>
            <w:r w:rsidRPr="00AA699A">
              <w:rPr>
                <w:rFonts w:hint="eastAsia"/>
              </w:rPr>
              <w:t xml:space="preserve"> Alarm</w:t>
            </w:r>
            <w:r w:rsidRPr="00AA699A">
              <w:rPr>
                <w:rFonts w:hint="eastAsia"/>
              </w:rPr>
              <w:t>电池放电低温告警</w:t>
            </w:r>
          </w:p>
        </w:tc>
        <w:tc>
          <w:tcPr>
            <w:tcW w:w="1276" w:type="dxa"/>
          </w:tcPr>
          <w:p w14:paraId="74F31787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2CDA9413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586F6475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54373B73" w14:textId="77777777" w:rsidTr="00FC128C">
        <w:tc>
          <w:tcPr>
            <w:tcW w:w="1242" w:type="dxa"/>
          </w:tcPr>
          <w:p w14:paraId="42A820BB" w14:textId="77777777" w:rsidR="005D7721" w:rsidRPr="00AA699A" w:rsidRDefault="005D7721" w:rsidP="009E50E3">
            <w:r w:rsidRPr="00AA699A">
              <w:rPr>
                <w:rFonts w:hint="eastAsia"/>
              </w:rPr>
              <w:t>0x1215</w:t>
            </w:r>
          </w:p>
        </w:tc>
        <w:tc>
          <w:tcPr>
            <w:tcW w:w="1134" w:type="dxa"/>
          </w:tcPr>
          <w:p w14:paraId="46FC8BD6" w14:textId="77777777" w:rsidR="005D7721" w:rsidRPr="00AA699A" w:rsidRDefault="005D7721" w:rsidP="009E50E3">
            <w:r w:rsidRPr="00AA699A">
              <w:t>BDLTR</w:t>
            </w:r>
          </w:p>
        </w:tc>
        <w:tc>
          <w:tcPr>
            <w:tcW w:w="3119" w:type="dxa"/>
          </w:tcPr>
          <w:p w14:paraId="618D6BC7" w14:textId="77777777" w:rsidR="005D7721" w:rsidRPr="00AA699A" w:rsidRDefault="005D7721" w:rsidP="009E50E3">
            <w:r w:rsidRPr="00AA699A">
              <w:t xml:space="preserve">Battery Cell </w:t>
            </w:r>
            <w:r w:rsidRPr="00AA699A">
              <w:rPr>
                <w:rFonts w:hint="eastAsia"/>
              </w:rPr>
              <w:t>Disc</w:t>
            </w:r>
            <w:r w:rsidRPr="00AA699A">
              <w:t xml:space="preserve">harge </w:t>
            </w:r>
            <w:r w:rsidRPr="00AA699A">
              <w:rPr>
                <w:rFonts w:hint="eastAsia"/>
              </w:rPr>
              <w:t>Low</w:t>
            </w:r>
            <w:r w:rsidRPr="00AA699A">
              <w:t xml:space="preserve"> Temperature</w:t>
            </w:r>
            <w:r w:rsidRPr="00AA699A">
              <w:rPr>
                <w:rFonts w:hint="eastAsia"/>
              </w:rPr>
              <w:t xml:space="preserve"> Alarm Release</w:t>
            </w:r>
          </w:p>
          <w:p w14:paraId="096CA5BC" w14:textId="77777777" w:rsidR="005D7721" w:rsidRPr="00AA699A" w:rsidRDefault="005D7721" w:rsidP="009E50E3">
            <w:r w:rsidRPr="00AA699A">
              <w:rPr>
                <w:rFonts w:hint="eastAsia"/>
              </w:rPr>
              <w:t>电池放电低温告警恢复</w:t>
            </w:r>
          </w:p>
        </w:tc>
        <w:tc>
          <w:tcPr>
            <w:tcW w:w="1276" w:type="dxa"/>
          </w:tcPr>
          <w:p w14:paraId="281EDB1D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42C8BBC1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29D7BB3F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457DA7C0" w14:textId="77777777" w:rsidTr="00FC128C">
        <w:tc>
          <w:tcPr>
            <w:tcW w:w="1242" w:type="dxa"/>
          </w:tcPr>
          <w:p w14:paraId="65F08344" w14:textId="77777777" w:rsidR="005D7721" w:rsidRPr="00AA699A" w:rsidRDefault="005D7721" w:rsidP="009E50E3">
            <w:r w:rsidRPr="00AA699A">
              <w:rPr>
                <w:rFonts w:hint="eastAsia"/>
              </w:rPr>
              <w:t>0x1216</w:t>
            </w:r>
          </w:p>
        </w:tc>
        <w:tc>
          <w:tcPr>
            <w:tcW w:w="1134" w:type="dxa"/>
          </w:tcPr>
          <w:p w14:paraId="56E8B566" w14:textId="77777777" w:rsidR="005D7721" w:rsidRPr="00AA699A" w:rsidRDefault="005D7721" w:rsidP="009E50E3">
            <w:r w:rsidRPr="00AA699A">
              <w:t>BDUT</w:t>
            </w:r>
          </w:p>
        </w:tc>
        <w:tc>
          <w:tcPr>
            <w:tcW w:w="3119" w:type="dxa"/>
          </w:tcPr>
          <w:p w14:paraId="3883E0E6" w14:textId="77777777" w:rsidR="005D7721" w:rsidRPr="00AA699A" w:rsidRDefault="005D7721" w:rsidP="009E50E3">
            <w:bookmarkStart w:id="255" w:name="OLE_LINK106"/>
            <w:bookmarkStart w:id="256" w:name="OLE_LINK107"/>
            <w:r w:rsidRPr="00AA699A">
              <w:t xml:space="preserve">Battery Cell </w:t>
            </w:r>
            <w:r w:rsidRPr="00AA699A">
              <w:rPr>
                <w:rFonts w:hint="eastAsia"/>
              </w:rPr>
              <w:t>Disc</w:t>
            </w:r>
            <w:r w:rsidRPr="00AA699A">
              <w:t xml:space="preserve">harge </w:t>
            </w:r>
            <w:r w:rsidRPr="00AA699A">
              <w:rPr>
                <w:rFonts w:hint="eastAsia"/>
              </w:rPr>
              <w:t>Under</w:t>
            </w:r>
            <w:r w:rsidRPr="00AA699A">
              <w:t xml:space="preserve"> Temperature </w:t>
            </w:r>
            <w:r w:rsidRPr="00AA699A">
              <w:rPr>
                <w:rFonts w:hint="eastAsia"/>
              </w:rPr>
              <w:t>Protection</w:t>
            </w:r>
          </w:p>
          <w:bookmarkEnd w:id="255"/>
          <w:bookmarkEnd w:id="256"/>
          <w:p w14:paraId="36579F0A" w14:textId="77777777" w:rsidR="005D7721" w:rsidRPr="00AA699A" w:rsidRDefault="005D7721" w:rsidP="009E50E3">
            <w:r w:rsidRPr="00AA699A">
              <w:rPr>
                <w:rFonts w:hint="eastAsia"/>
              </w:rPr>
              <w:t>电池放电欠温保护</w:t>
            </w:r>
          </w:p>
        </w:tc>
        <w:tc>
          <w:tcPr>
            <w:tcW w:w="1276" w:type="dxa"/>
          </w:tcPr>
          <w:p w14:paraId="5A7D010C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089E0EF7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32B0D8E5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000C94C3" w14:textId="77777777" w:rsidTr="00FC128C">
        <w:tc>
          <w:tcPr>
            <w:tcW w:w="1242" w:type="dxa"/>
          </w:tcPr>
          <w:p w14:paraId="0099536F" w14:textId="77777777" w:rsidR="005D7721" w:rsidRPr="00AA699A" w:rsidRDefault="005D7721" w:rsidP="009E50E3">
            <w:r w:rsidRPr="00AA699A">
              <w:rPr>
                <w:rFonts w:hint="eastAsia"/>
              </w:rPr>
              <w:t>0x1217</w:t>
            </w:r>
          </w:p>
        </w:tc>
        <w:tc>
          <w:tcPr>
            <w:tcW w:w="1134" w:type="dxa"/>
          </w:tcPr>
          <w:p w14:paraId="15228545" w14:textId="77777777" w:rsidR="005D7721" w:rsidRPr="00AA699A" w:rsidRDefault="005D7721" w:rsidP="009E50E3">
            <w:r w:rsidRPr="00AA699A">
              <w:t>BDUTR</w:t>
            </w:r>
          </w:p>
        </w:tc>
        <w:tc>
          <w:tcPr>
            <w:tcW w:w="3119" w:type="dxa"/>
          </w:tcPr>
          <w:p w14:paraId="685F6788" w14:textId="77777777" w:rsidR="005D7721" w:rsidRPr="00AA699A" w:rsidRDefault="005D7721" w:rsidP="009E50E3">
            <w:r w:rsidRPr="00AA699A">
              <w:t xml:space="preserve">Battery Cell </w:t>
            </w:r>
            <w:r w:rsidRPr="00AA699A">
              <w:rPr>
                <w:rFonts w:hint="eastAsia"/>
              </w:rPr>
              <w:t>Disc</w:t>
            </w:r>
            <w:r w:rsidRPr="00AA699A">
              <w:t xml:space="preserve">harge </w:t>
            </w:r>
            <w:r w:rsidRPr="00AA699A">
              <w:rPr>
                <w:rFonts w:hint="eastAsia"/>
              </w:rPr>
              <w:t>Under</w:t>
            </w:r>
            <w:r w:rsidRPr="00AA699A">
              <w:t xml:space="preserve"> Temperature </w:t>
            </w:r>
            <w:r w:rsidRPr="00AA699A">
              <w:rPr>
                <w:rFonts w:hint="eastAsia"/>
              </w:rPr>
              <w:t>Protection Release</w:t>
            </w:r>
          </w:p>
          <w:p w14:paraId="2F13ABFB" w14:textId="77777777" w:rsidR="005D7721" w:rsidRPr="00AA699A" w:rsidRDefault="005D7721" w:rsidP="009E50E3">
            <w:r w:rsidRPr="00AA699A">
              <w:rPr>
                <w:rFonts w:hint="eastAsia"/>
              </w:rPr>
              <w:t>电池放电欠温保护恢复</w:t>
            </w:r>
          </w:p>
        </w:tc>
        <w:tc>
          <w:tcPr>
            <w:tcW w:w="1276" w:type="dxa"/>
          </w:tcPr>
          <w:p w14:paraId="20B976A1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0608CC0B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1A887566" w14:textId="77777777" w:rsidR="005D7721" w:rsidRPr="00AA699A" w:rsidRDefault="005D7721" w:rsidP="009E50E3">
            <w:r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5D7721" w:rsidRPr="00AA699A" w14:paraId="553E664A" w14:textId="77777777" w:rsidTr="00FC128C">
        <w:tc>
          <w:tcPr>
            <w:tcW w:w="1242" w:type="dxa"/>
          </w:tcPr>
          <w:p w14:paraId="7DB3B3FC" w14:textId="77777777" w:rsidR="005D7721" w:rsidRPr="00AA699A" w:rsidRDefault="005D7721" w:rsidP="009E50E3">
            <w:r w:rsidRPr="00AA699A">
              <w:rPr>
                <w:rFonts w:hint="eastAsia"/>
              </w:rPr>
              <w:t>0x1218</w:t>
            </w:r>
          </w:p>
        </w:tc>
        <w:tc>
          <w:tcPr>
            <w:tcW w:w="1134" w:type="dxa"/>
          </w:tcPr>
          <w:p w14:paraId="720CBEC2" w14:textId="77777777" w:rsidR="005D7721" w:rsidRPr="00AA699A" w:rsidRDefault="005D7721" w:rsidP="009E50E3">
            <w:r w:rsidRPr="00AA699A">
              <w:t>POV</w:t>
            </w:r>
          </w:p>
        </w:tc>
        <w:tc>
          <w:tcPr>
            <w:tcW w:w="3119" w:type="dxa"/>
          </w:tcPr>
          <w:p w14:paraId="6DFF1BD3" w14:textId="77777777" w:rsidR="005D7721" w:rsidRPr="00AA699A" w:rsidRDefault="005D7721" w:rsidP="009E50E3">
            <w:bookmarkStart w:id="257" w:name="OLE_LINK108"/>
            <w:bookmarkStart w:id="258" w:name="OLE_LINK109"/>
            <w:r w:rsidRPr="00AA699A">
              <w:rPr>
                <w:rFonts w:hint="eastAsia"/>
              </w:rPr>
              <w:t>Pile Over Voltage Protection</w:t>
            </w:r>
          </w:p>
          <w:bookmarkEnd w:id="257"/>
          <w:bookmarkEnd w:id="258"/>
          <w:p w14:paraId="6EDB5786" w14:textId="77777777" w:rsidR="005D7721" w:rsidRPr="00AA699A" w:rsidRDefault="005D7721" w:rsidP="009E50E3">
            <w:r w:rsidRPr="00AA699A">
              <w:rPr>
                <w:rFonts w:hint="eastAsia"/>
              </w:rPr>
              <w:t>电池组过压保护</w:t>
            </w:r>
          </w:p>
        </w:tc>
        <w:tc>
          <w:tcPr>
            <w:tcW w:w="1276" w:type="dxa"/>
          </w:tcPr>
          <w:p w14:paraId="6FB9A2D8" w14:textId="77777777" w:rsidR="005D7721" w:rsidRPr="00AA699A" w:rsidRDefault="005D7721" w:rsidP="009E50E3">
            <w:r w:rsidRPr="00AA699A">
              <w:rPr>
                <w:rFonts w:hint="eastAsia"/>
              </w:rPr>
              <w:t>0.1V</w:t>
            </w:r>
          </w:p>
        </w:tc>
        <w:tc>
          <w:tcPr>
            <w:tcW w:w="2805" w:type="dxa"/>
          </w:tcPr>
          <w:p w14:paraId="3FA9195A" w14:textId="77777777" w:rsidR="005D7721" w:rsidRPr="00AA699A" w:rsidRDefault="005D7721" w:rsidP="009E50E3"/>
        </w:tc>
      </w:tr>
      <w:tr w:rsidR="005D7721" w:rsidRPr="00AA699A" w14:paraId="18CE2DB0" w14:textId="77777777" w:rsidTr="00FC128C">
        <w:tc>
          <w:tcPr>
            <w:tcW w:w="1242" w:type="dxa"/>
          </w:tcPr>
          <w:p w14:paraId="55E7017E" w14:textId="77777777" w:rsidR="005D7721" w:rsidRPr="00AA699A" w:rsidRDefault="005D7721" w:rsidP="009E50E3">
            <w:r w:rsidRPr="00AA699A">
              <w:rPr>
                <w:rFonts w:hint="eastAsia"/>
              </w:rPr>
              <w:t>0x1219</w:t>
            </w:r>
          </w:p>
        </w:tc>
        <w:tc>
          <w:tcPr>
            <w:tcW w:w="1134" w:type="dxa"/>
          </w:tcPr>
          <w:p w14:paraId="1A312C19" w14:textId="77777777" w:rsidR="005D7721" w:rsidRPr="00AA699A" w:rsidRDefault="005D7721" w:rsidP="009E50E3">
            <w:r w:rsidRPr="00AA699A">
              <w:t>POVR</w:t>
            </w:r>
          </w:p>
        </w:tc>
        <w:tc>
          <w:tcPr>
            <w:tcW w:w="3119" w:type="dxa"/>
          </w:tcPr>
          <w:p w14:paraId="6B756F14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Pile Over Voltage Protection Release </w:t>
            </w:r>
            <w:r w:rsidRPr="00AA699A">
              <w:rPr>
                <w:rFonts w:hint="eastAsia"/>
              </w:rPr>
              <w:t>电池组过压保护恢复</w:t>
            </w:r>
          </w:p>
        </w:tc>
        <w:tc>
          <w:tcPr>
            <w:tcW w:w="1276" w:type="dxa"/>
          </w:tcPr>
          <w:p w14:paraId="133354B8" w14:textId="77777777" w:rsidR="005D7721" w:rsidRPr="00AA699A" w:rsidRDefault="005D7721" w:rsidP="009E50E3">
            <w:r w:rsidRPr="00AA699A">
              <w:rPr>
                <w:rFonts w:hint="eastAsia"/>
              </w:rPr>
              <w:t>0.1V</w:t>
            </w:r>
          </w:p>
        </w:tc>
        <w:tc>
          <w:tcPr>
            <w:tcW w:w="2805" w:type="dxa"/>
          </w:tcPr>
          <w:p w14:paraId="3345D376" w14:textId="77777777" w:rsidR="005D7721" w:rsidRPr="00AA699A" w:rsidRDefault="005D7721" w:rsidP="009E50E3"/>
        </w:tc>
      </w:tr>
      <w:tr w:rsidR="005D7721" w:rsidRPr="00AA699A" w14:paraId="706E9546" w14:textId="77777777" w:rsidTr="00FC128C">
        <w:tc>
          <w:tcPr>
            <w:tcW w:w="1242" w:type="dxa"/>
          </w:tcPr>
          <w:p w14:paraId="38BB67EB" w14:textId="77777777" w:rsidR="005D7721" w:rsidRPr="00AA699A" w:rsidRDefault="005D7721" w:rsidP="009E50E3">
            <w:r w:rsidRPr="00AA699A">
              <w:rPr>
                <w:rFonts w:hint="eastAsia"/>
              </w:rPr>
              <w:t>0x121A</w:t>
            </w:r>
          </w:p>
        </w:tc>
        <w:tc>
          <w:tcPr>
            <w:tcW w:w="1134" w:type="dxa"/>
          </w:tcPr>
          <w:p w14:paraId="088E77F1" w14:textId="77777777" w:rsidR="005D7721" w:rsidRPr="00AA699A" w:rsidRDefault="005D7721" w:rsidP="009E50E3">
            <w:r w:rsidRPr="00AA699A">
              <w:t>PHV</w:t>
            </w:r>
          </w:p>
        </w:tc>
        <w:tc>
          <w:tcPr>
            <w:tcW w:w="3119" w:type="dxa"/>
          </w:tcPr>
          <w:p w14:paraId="5C9C1CA9" w14:textId="77777777" w:rsidR="005D7721" w:rsidRPr="00AA699A" w:rsidRDefault="005D7721" w:rsidP="009E50E3">
            <w:bookmarkStart w:id="259" w:name="OLE_LINK110"/>
            <w:bookmarkStart w:id="260" w:name="OLE_LINK111"/>
            <w:r w:rsidRPr="00AA699A">
              <w:rPr>
                <w:rFonts w:hint="eastAsia"/>
              </w:rPr>
              <w:t>Pile Over Voltage Alarm</w:t>
            </w:r>
          </w:p>
          <w:bookmarkEnd w:id="259"/>
          <w:bookmarkEnd w:id="260"/>
          <w:p w14:paraId="6C045D81" w14:textId="77777777" w:rsidR="005D7721" w:rsidRPr="00AA699A" w:rsidRDefault="005D7721" w:rsidP="009E50E3">
            <w:r w:rsidRPr="00AA699A">
              <w:rPr>
                <w:rFonts w:hint="eastAsia"/>
              </w:rPr>
              <w:t>电池组高压告警</w:t>
            </w:r>
          </w:p>
        </w:tc>
        <w:tc>
          <w:tcPr>
            <w:tcW w:w="1276" w:type="dxa"/>
          </w:tcPr>
          <w:p w14:paraId="7E83FD18" w14:textId="77777777" w:rsidR="005D7721" w:rsidRPr="00AA699A" w:rsidRDefault="005D7721" w:rsidP="009E50E3">
            <w:r w:rsidRPr="00AA699A">
              <w:rPr>
                <w:rFonts w:hint="eastAsia"/>
              </w:rPr>
              <w:t>0.1V</w:t>
            </w:r>
          </w:p>
        </w:tc>
        <w:tc>
          <w:tcPr>
            <w:tcW w:w="2805" w:type="dxa"/>
          </w:tcPr>
          <w:p w14:paraId="28917CD4" w14:textId="77777777" w:rsidR="005D7721" w:rsidRPr="00AA699A" w:rsidRDefault="005D7721" w:rsidP="009E50E3"/>
        </w:tc>
      </w:tr>
      <w:tr w:rsidR="005D7721" w:rsidRPr="00AA699A" w14:paraId="17D8BEC4" w14:textId="77777777" w:rsidTr="00FC128C">
        <w:tc>
          <w:tcPr>
            <w:tcW w:w="1242" w:type="dxa"/>
          </w:tcPr>
          <w:p w14:paraId="5D618A7A" w14:textId="77777777" w:rsidR="005D7721" w:rsidRPr="00AA699A" w:rsidRDefault="005D7721" w:rsidP="009E50E3">
            <w:r w:rsidRPr="00AA699A">
              <w:rPr>
                <w:rFonts w:hint="eastAsia"/>
              </w:rPr>
              <w:t>0x121B</w:t>
            </w:r>
          </w:p>
        </w:tc>
        <w:tc>
          <w:tcPr>
            <w:tcW w:w="1134" w:type="dxa"/>
          </w:tcPr>
          <w:p w14:paraId="020A4177" w14:textId="77777777" w:rsidR="005D7721" w:rsidRPr="00AA699A" w:rsidRDefault="005D7721" w:rsidP="009E50E3">
            <w:r w:rsidRPr="00AA699A">
              <w:t>PHVR</w:t>
            </w:r>
          </w:p>
        </w:tc>
        <w:tc>
          <w:tcPr>
            <w:tcW w:w="3119" w:type="dxa"/>
          </w:tcPr>
          <w:p w14:paraId="5E7E2F38" w14:textId="77777777" w:rsidR="005D7721" w:rsidRPr="00AA699A" w:rsidRDefault="005D7721" w:rsidP="009E50E3">
            <w:r w:rsidRPr="00AA699A">
              <w:rPr>
                <w:rFonts w:hint="eastAsia"/>
              </w:rPr>
              <w:t>Pile Over Voltage Alarm Release</w:t>
            </w:r>
          </w:p>
          <w:p w14:paraId="29E67201" w14:textId="77777777" w:rsidR="005D7721" w:rsidRPr="00AA699A" w:rsidRDefault="005D7721" w:rsidP="009E50E3">
            <w:r w:rsidRPr="00AA699A">
              <w:rPr>
                <w:rFonts w:hint="eastAsia"/>
              </w:rPr>
              <w:t>电池组高压告警恢复</w:t>
            </w:r>
          </w:p>
        </w:tc>
        <w:tc>
          <w:tcPr>
            <w:tcW w:w="1276" w:type="dxa"/>
          </w:tcPr>
          <w:p w14:paraId="08B0681C" w14:textId="77777777" w:rsidR="005D7721" w:rsidRPr="00AA699A" w:rsidRDefault="005D7721" w:rsidP="009E50E3">
            <w:r w:rsidRPr="00AA699A">
              <w:rPr>
                <w:rFonts w:hint="eastAsia"/>
              </w:rPr>
              <w:t>0.1V</w:t>
            </w:r>
          </w:p>
        </w:tc>
        <w:tc>
          <w:tcPr>
            <w:tcW w:w="2805" w:type="dxa"/>
          </w:tcPr>
          <w:p w14:paraId="7296A22E" w14:textId="77777777" w:rsidR="005D7721" w:rsidRPr="00AA699A" w:rsidRDefault="005D7721" w:rsidP="009E50E3"/>
        </w:tc>
      </w:tr>
      <w:tr w:rsidR="005D7721" w:rsidRPr="00AA699A" w14:paraId="059772EA" w14:textId="77777777" w:rsidTr="00FC128C">
        <w:tc>
          <w:tcPr>
            <w:tcW w:w="1242" w:type="dxa"/>
          </w:tcPr>
          <w:p w14:paraId="711B2903" w14:textId="77777777" w:rsidR="005D7721" w:rsidRPr="00AA699A" w:rsidRDefault="005D7721" w:rsidP="009E50E3">
            <w:r w:rsidRPr="00AA699A">
              <w:rPr>
                <w:rFonts w:hint="eastAsia"/>
              </w:rPr>
              <w:t>0x121C</w:t>
            </w:r>
          </w:p>
        </w:tc>
        <w:tc>
          <w:tcPr>
            <w:tcW w:w="1134" w:type="dxa"/>
          </w:tcPr>
          <w:p w14:paraId="3A0140B1" w14:textId="77777777" w:rsidR="005D7721" w:rsidRPr="00AA699A" w:rsidRDefault="005D7721" w:rsidP="009E50E3">
            <w:r w:rsidRPr="00AA699A">
              <w:t>PLV</w:t>
            </w:r>
          </w:p>
        </w:tc>
        <w:tc>
          <w:tcPr>
            <w:tcW w:w="3119" w:type="dxa"/>
          </w:tcPr>
          <w:p w14:paraId="5D1B8FA7" w14:textId="77777777" w:rsidR="005D7721" w:rsidRPr="00AA699A" w:rsidRDefault="005D7721" w:rsidP="009E50E3">
            <w:bookmarkStart w:id="261" w:name="OLE_LINK112"/>
            <w:bookmarkStart w:id="262" w:name="OLE_LINK113"/>
            <w:r w:rsidRPr="00AA699A">
              <w:rPr>
                <w:rFonts w:hint="eastAsia"/>
              </w:rPr>
              <w:t>Pile Low Voltage Alarm</w:t>
            </w:r>
          </w:p>
          <w:bookmarkEnd w:id="261"/>
          <w:bookmarkEnd w:id="262"/>
          <w:p w14:paraId="0562F335" w14:textId="77777777" w:rsidR="005D7721" w:rsidRPr="00AA699A" w:rsidRDefault="005D7721" w:rsidP="009E50E3">
            <w:r w:rsidRPr="00AA699A">
              <w:rPr>
                <w:rFonts w:hint="eastAsia"/>
              </w:rPr>
              <w:t>电池组低压告警</w:t>
            </w:r>
          </w:p>
        </w:tc>
        <w:tc>
          <w:tcPr>
            <w:tcW w:w="1276" w:type="dxa"/>
          </w:tcPr>
          <w:p w14:paraId="4018DD32" w14:textId="77777777" w:rsidR="005D7721" w:rsidRPr="00AA699A" w:rsidRDefault="005D7721" w:rsidP="009E50E3">
            <w:r w:rsidRPr="00AA699A">
              <w:rPr>
                <w:rFonts w:hint="eastAsia"/>
              </w:rPr>
              <w:t>0.1V</w:t>
            </w:r>
          </w:p>
        </w:tc>
        <w:tc>
          <w:tcPr>
            <w:tcW w:w="2805" w:type="dxa"/>
          </w:tcPr>
          <w:p w14:paraId="14EA8FB3" w14:textId="77777777" w:rsidR="005D7721" w:rsidRPr="00AA699A" w:rsidRDefault="005D7721" w:rsidP="009E50E3"/>
        </w:tc>
      </w:tr>
      <w:tr w:rsidR="005D7721" w:rsidRPr="00AA699A" w14:paraId="29F882C2" w14:textId="77777777" w:rsidTr="00FC128C">
        <w:tc>
          <w:tcPr>
            <w:tcW w:w="1242" w:type="dxa"/>
          </w:tcPr>
          <w:p w14:paraId="1E2026EB" w14:textId="77777777" w:rsidR="005D7721" w:rsidRPr="00AA699A" w:rsidRDefault="005D7721" w:rsidP="009E50E3">
            <w:r w:rsidRPr="00AA699A">
              <w:rPr>
                <w:rFonts w:hint="eastAsia"/>
              </w:rPr>
              <w:t>0x121D</w:t>
            </w:r>
          </w:p>
        </w:tc>
        <w:tc>
          <w:tcPr>
            <w:tcW w:w="1134" w:type="dxa"/>
          </w:tcPr>
          <w:p w14:paraId="5281C9C8" w14:textId="77777777" w:rsidR="005D7721" w:rsidRPr="00AA699A" w:rsidRDefault="005D7721" w:rsidP="009E50E3">
            <w:r w:rsidRPr="00AA699A">
              <w:t>PLVR</w:t>
            </w:r>
          </w:p>
        </w:tc>
        <w:tc>
          <w:tcPr>
            <w:tcW w:w="3119" w:type="dxa"/>
          </w:tcPr>
          <w:p w14:paraId="5826D146" w14:textId="77777777" w:rsidR="005D7721" w:rsidRPr="00AA699A" w:rsidRDefault="005D7721" w:rsidP="009E50E3">
            <w:r w:rsidRPr="00AA699A">
              <w:rPr>
                <w:rFonts w:hint="eastAsia"/>
              </w:rPr>
              <w:t>Pile Low Voltage Alarm Release</w:t>
            </w:r>
          </w:p>
          <w:p w14:paraId="64375F8A" w14:textId="77777777" w:rsidR="005D7721" w:rsidRPr="00AA699A" w:rsidRDefault="005D7721" w:rsidP="009E50E3">
            <w:r w:rsidRPr="00AA699A">
              <w:rPr>
                <w:rFonts w:hint="eastAsia"/>
              </w:rPr>
              <w:t>电池组低压告警恢复</w:t>
            </w:r>
          </w:p>
        </w:tc>
        <w:tc>
          <w:tcPr>
            <w:tcW w:w="1276" w:type="dxa"/>
          </w:tcPr>
          <w:p w14:paraId="3B592DAA" w14:textId="77777777" w:rsidR="005D7721" w:rsidRPr="00AA699A" w:rsidRDefault="005D7721" w:rsidP="009E50E3">
            <w:r w:rsidRPr="00AA699A">
              <w:rPr>
                <w:rFonts w:hint="eastAsia"/>
              </w:rPr>
              <w:t>0.1V</w:t>
            </w:r>
          </w:p>
        </w:tc>
        <w:tc>
          <w:tcPr>
            <w:tcW w:w="2805" w:type="dxa"/>
          </w:tcPr>
          <w:p w14:paraId="6739A840" w14:textId="77777777" w:rsidR="005D7721" w:rsidRPr="00AA699A" w:rsidRDefault="005D7721" w:rsidP="009E50E3"/>
        </w:tc>
      </w:tr>
      <w:tr w:rsidR="005D7721" w:rsidRPr="00AA699A" w14:paraId="06165860" w14:textId="77777777" w:rsidTr="00FC128C">
        <w:tc>
          <w:tcPr>
            <w:tcW w:w="1242" w:type="dxa"/>
          </w:tcPr>
          <w:p w14:paraId="3DBD0858" w14:textId="77777777" w:rsidR="005D7721" w:rsidRPr="00AA699A" w:rsidRDefault="005D7721" w:rsidP="009E50E3">
            <w:r w:rsidRPr="00AA699A">
              <w:rPr>
                <w:rFonts w:hint="eastAsia"/>
              </w:rPr>
              <w:t>0x121E</w:t>
            </w:r>
          </w:p>
        </w:tc>
        <w:tc>
          <w:tcPr>
            <w:tcW w:w="1134" w:type="dxa"/>
          </w:tcPr>
          <w:p w14:paraId="17F5F6D5" w14:textId="77777777" w:rsidR="005D7721" w:rsidRPr="00AA699A" w:rsidRDefault="005D7721" w:rsidP="009E50E3">
            <w:r w:rsidRPr="00AA699A">
              <w:t>PUV</w:t>
            </w:r>
          </w:p>
        </w:tc>
        <w:tc>
          <w:tcPr>
            <w:tcW w:w="3119" w:type="dxa"/>
          </w:tcPr>
          <w:p w14:paraId="520AFB35" w14:textId="77777777" w:rsidR="005D7721" w:rsidRPr="00AA699A" w:rsidRDefault="005D7721" w:rsidP="009E50E3">
            <w:bookmarkStart w:id="263" w:name="OLE_LINK114"/>
            <w:bookmarkStart w:id="264" w:name="OLE_LINK115"/>
            <w:r w:rsidRPr="00AA699A">
              <w:rPr>
                <w:rFonts w:hint="eastAsia"/>
              </w:rPr>
              <w:t>Pile Under Voltage Protection</w:t>
            </w:r>
            <w:bookmarkEnd w:id="263"/>
            <w:bookmarkEnd w:id="264"/>
          </w:p>
          <w:p w14:paraId="0A53F214" w14:textId="77777777" w:rsidR="005D7721" w:rsidRPr="00AA699A" w:rsidRDefault="005D7721" w:rsidP="009E50E3">
            <w:r w:rsidRPr="00AA699A">
              <w:rPr>
                <w:rFonts w:hint="eastAsia"/>
              </w:rPr>
              <w:t>电池组欠压保护</w:t>
            </w:r>
          </w:p>
        </w:tc>
        <w:tc>
          <w:tcPr>
            <w:tcW w:w="1276" w:type="dxa"/>
          </w:tcPr>
          <w:p w14:paraId="517AAA3A" w14:textId="77777777" w:rsidR="005D7721" w:rsidRPr="00AA699A" w:rsidRDefault="005D7721" w:rsidP="009E50E3">
            <w:r w:rsidRPr="00AA699A">
              <w:rPr>
                <w:rFonts w:hint="eastAsia"/>
              </w:rPr>
              <w:t>0.1V</w:t>
            </w:r>
          </w:p>
        </w:tc>
        <w:tc>
          <w:tcPr>
            <w:tcW w:w="2805" w:type="dxa"/>
          </w:tcPr>
          <w:p w14:paraId="69E15F6A" w14:textId="77777777" w:rsidR="005D7721" w:rsidRPr="00AA699A" w:rsidRDefault="005D7721" w:rsidP="009E50E3"/>
        </w:tc>
      </w:tr>
      <w:tr w:rsidR="005D7721" w:rsidRPr="00AA699A" w14:paraId="41C73B87" w14:textId="77777777" w:rsidTr="00FC128C">
        <w:tc>
          <w:tcPr>
            <w:tcW w:w="1242" w:type="dxa"/>
          </w:tcPr>
          <w:p w14:paraId="22491FD0" w14:textId="77777777" w:rsidR="005D7721" w:rsidRPr="00AA699A" w:rsidRDefault="005D7721" w:rsidP="009E50E3">
            <w:r w:rsidRPr="00AA699A">
              <w:rPr>
                <w:rFonts w:hint="eastAsia"/>
              </w:rPr>
              <w:t>0x121F</w:t>
            </w:r>
          </w:p>
        </w:tc>
        <w:tc>
          <w:tcPr>
            <w:tcW w:w="1134" w:type="dxa"/>
          </w:tcPr>
          <w:p w14:paraId="6A56263B" w14:textId="77777777" w:rsidR="005D7721" w:rsidRPr="00AA699A" w:rsidRDefault="005D7721" w:rsidP="009E50E3">
            <w:r w:rsidRPr="00AA699A">
              <w:t>PUVR</w:t>
            </w:r>
          </w:p>
        </w:tc>
        <w:tc>
          <w:tcPr>
            <w:tcW w:w="3119" w:type="dxa"/>
          </w:tcPr>
          <w:p w14:paraId="0605A411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Pile Under Voltage Protection Release </w:t>
            </w:r>
            <w:r w:rsidRPr="00AA699A">
              <w:rPr>
                <w:rFonts w:hint="eastAsia"/>
              </w:rPr>
              <w:t>电池组欠压保护恢复</w:t>
            </w:r>
          </w:p>
        </w:tc>
        <w:tc>
          <w:tcPr>
            <w:tcW w:w="1276" w:type="dxa"/>
          </w:tcPr>
          <w:p w14:paraId="2173D29B" w14:textId="77777777" w:rsidR="005D7721" w:rsidRPr="00AA699A" w:rsidRDefault="005D7721" w:rsidP="009E50E3">
            <w:r w:rsidRPr="00AA699A">
              <w:rPr>
                <w:rFonts w:hint="eastAsia"/>
              </w:rPr>
              <w:t>0.1V</w:t>
            </w:r>
          </w:p>
        </w:tc>
        <w:tc>
          <w:tcPr>
            <w:tcW w:w="2805" w:type="dxa"/>
          </w:tcPr>
          <w:p w14:paraId="73634126" w14:textId="77777777" w:rsidR="005D7721" w:rsidRPr="00AA699A" w:rsidRDefault="005D7721" w:rsidP="009E50E3"/>
        </w:tc>
      </w:tr>
      <w:tr w:rsidR="005D7721" w:rsidRPr="00AA699A" w14:paraId="52D466B7" w14:textId="77777777" w:rsidTr="00FC128C">
        <w:tc>
          <w:tcPr>
            <w:tcW w:w="1242" w:type="dxa"/>
          </w:tcPr>
          <w:p w14:paraId="1343731A" w14:textId="77777777" w:rsidR="005D7721" w:rsidRPr="00AA699A" w:rsidRDefault="005D7721" w:rsidP="009E50E3">
            <w:r w:rsidRPr="00AA699A">
              <w:rPr>
                <w:rFonts w:hint="eastAsia"/>
              </w:rPr>
              <w:t>0x1220</w:t>
            </w:r>
          </w:p>
        </w:tc>
        <w:tc>
          <w:tcPr>
            <w:tcW w:w="1134" w:type="dxa"/>
          </w:tcPr>
          <w:p w14:paraId="1DA363BF" w14:textId="77777777" w:rsidR="005D7721" w:rsidRPr="00AA699A" w:rsidRDefault="005D7721" w:rsidP="009E50E3">
            <w:r w:rsidRPr="00AA699A">
              <w:t>COCA</w:t>
            </w:r>
          </w:p>
        </w:tc>
        <w:tc>
          <w:tcPr>
            <w:tcW w:w="3119" w:type="dxa"/>
          </w:tcPr>
          <w:p w14:paraId="20364BD0" w14:textId="77777777" w:rsidR="005D7721" w:rsidRPr="00AA699A" w:rsidRDefault="005D7721" w:rsidP="009E50E3">
            <w:bookmarkStart w:id="265" w:name="OLE_LINK116"/>
            <w:bookmarkStart w:id="266" w:name="OLE_LINK117"/>
            <w:r w:rsidRPr="00AA699A">
              <w:rPr>
                <w:rFonts w:hint="eastAsia"/>
              </w:rPr>
              <w:t>Pile Charge Over Current Alarm</w:t>
            </w:r>
            <w:bookmarkEnd w:id="265"/>
            <w:bookmarkEnd w:id="266"/>
          </w:p>
          <w:p w14:paraId="5E073198" w14:textId="77777777" w:rsidR="005D7721" w:rsidRPr="00AA699A" w:rsidRDefault="005D7721" w:rsidP="009E50E3">
            <w:r w:rsidRPr="00AA699A">
              <w:rPr>
                <w:rFonts w:hint="eastAsia"/>
              </w:rPr>
              <w:t>电池组充电过流告警</w:t>
            </w:r>
          </w:p>
        </w:tc>
        <w:tc>
          <w:tcPr>
            <w:tcW w:w="1276" w:type="dxa"/>
          </w:tcPr>
          <w:p w14:paraId="5506758D" w14:textId="77777777" w:rsidR="005D7721" w:rsidRPr="00AA699A" w:rsidRDefault="005D7721" w:rsidP="009E50E3">
            <w:r w:rsidRPr="00AA699A">
              <w:rPr>
                <w:rFonts w:hint="eastAsia"/>
              </w:rPr>
              <w:t>0.1A</w:t>
            </w:r>
          </w:p>
        </w:tc>
        <w:tc>
          <w:tcPr>
            <w:tcW w:w="2805" w:type="dxa"/>
          </w:tcPr>
          <w:p w14:paraId="73D87A30" w14:textId="77777777" w:rsidR="005D7721" w:rsidRPr="00AA699A" w:rsidRDefault="005D7721" w:rsidP="009E50E3"/>
        </w:tc>
      </w:tr>
      <w:tr w:rsidR="005D7721" w:rsidRPr="00AA699A" w14:paraId="1D737992" w14:textId="77777777" w:rsidTr="00FC128C">
        <w:tc>
          <w:tcPr>
            <w:tcW w:w="1242" w:type="dxa"/>
          </w:tcPr>
          <w:p w14:paraId="39756E3F" w14:textId="77777777" w:rsidR="005D7721" w:rsidRPr="00AA699A" w:rsidRDefault="005D7721" w:rsidP="009E50E3">
            <w:r w:rsidRPr="00AA699A">
              <w:rPr>
                <w:rFonts w:hint="eastAsia"/>
              </w:rPr>
              <w:t>0x1221</w:t>
            </w:r>
          </w:p>
        </w:tc>
        <w:tc>
          <w:tcPr>
            <w:tcW w:w="1134" w:type="dxa"/>
          </w:tcPr>
          <w:p w14:paraId="691332B6" w14:textId="77777777" w:rsidR="005D7721" w:rsidRPr="00AA699A" w:rsidRDefault="005D7721" w:rsidP="009E50E3">
            <w:r w:rsidRPr="00AA699A">
              <w:t>COCAR</w:t>
            </w:r>
          </w:p>
        </w:tc>
        <w:tc>
          <w:tcPr>
            <w:tcW w:w="3119" w:type="dxa"/>
          </w:tcPr>
          <w:p w14:paraId="208D696E" w14:textId="77777777" w:rsidR="005D7721" w:rsidRPr="00AA699A" w:rsidRDefault="005D7721" w:rsidP="009E50E3">
            <w:bookmarkStart w:id="267" w:name="OLE_LINK118"/>
            <w:bookmarkStart w:id="268" w:name="OLE_LINK119"/>
            <w:bookmarkStart w:id="269" w:name="OLE_LINK120"/>
            <w:r w:rsidRPr="00AA699A">
              <w:rPr>
                <w:rFonts w:hint="eastAsia"/>
              </w:rPr>
              <w:t>Pile Charge Over Current</w:t>
            </w:r>
            <w:bookmarkEnd w:id="267"/>
            <w:bookmarkEnd w:id="268"/>
            <w:bookmarkEnd w:id="269"/>
            <w:r w:rsidRPr="00AA699A">
              <w:rPr>
                <w:rFonts w:hint="eastAsia"/>
              </w:rPr>
              <w:t xml:space="preserve"> Alarm Release </w:t>
            </w:r>
          </w:p>
          <w:p w14:paraId="6C12575B" w14:textId="77777777" w:rsidR="005D7721" w:rsidRPr="00AA699A" w:rsidRDefault="005D7721" w:rsidP="009E50E3">
            <w:r w:rsidRPr="00AA699A">
              <w:rPr>
                <w:rFonts w:hint="eastAsia"/>
              </w:rPr>
              <w:t>电池组充电过流告警恢复</w:t>
            </w:r>
          </w:p>
        </w:tc>
        <w:tc>
          <w:tcPr>
            <w:tcW w:w="1276" w:type="dxa"/>
          </w:tcPr>
          <w:p w14:paraId="16AE3952" w14:textId="77777777" w:rsidR="005D7721" w:rsidRPr="00AA699A" w:rsidRDefault="005D7721" w:rsidP="009E50E3">
            <w:r w:rsidRPr="00AA699A">
              <w:rPr>
                <w:rFonts w:hint="eastAsia"/>
              </w:rPr>
              <w:t>0.1A</w:t>
            </w:r>
          </w:p>
        </w:tc>
        <w:tc>
          <w:tcPr>
            <w:tcW w:w="2805" w:type="dxa"/>
          </w:tcPr>
          <w:p w14:paraId="34D9AAA0" w14:textId="77777777" w:rsidR="005D7721" w:rsidRPr="00AA699A" w:rsidRDefault="005D7721" w:rsidP="009E50E3"/>
        </w:tc>
      </w:tr>
      <w:tr w:rsidR="005D7721" w:rsidRPr="00AA699A" w14:paraId="6AB1D8D8" w14:textId="77777777" w:rsidTr="00FC128C">
        <w:tc>
          <w:tcPr>
            <w:tcW w:w="1242" w:type="dxa"/>
          </w:tcPr>
          <w:p w14:paraId="720B876A" w14:textId="77777777" w:rsidR="005D7721" w:rsidRPr="00AA699A" w:rsidRDefault="005D7721" w:rsidP="009E50E3">
            <w:r w:rsidRPr="00AA699A">
              <w:rPr>
                <w:rFonts w:hint="eastAsia"/>
              </w:rPr>
              <w:t>0x1222</w:t>
            </w:r>
          </w:p>
        </w:tc>
        <w:tc>
          <w:tcPr>
            <w:tcW w:w="1134" w:type="dxa"/>
          </w:tcPr>
          <w:p w14:paraId="3F56E23F" w14:textId="77777777" w:rsidR="005D7721" w:rsidRPr="00AA699A" w:rsidRDefault="005D7721" w:rsidP="009E50E3">
            <w:r w:rsidRPr="00AA699A">
              <w:t>COC</w:t>
            </w:r>
          </w:p>
        </w:tc>
        <w:tc>
          <w:tcPr>
            <w:tcW w:w="3119" w:type="dxa"/>
          </w:tcPr>
          <w:p w14:paraId="033264BB" w14:textId="77777777" w:rsidR="005D7721" w:rsidRPr="00AA699A" w:rsidRDefault="005D7721" w:rsidP="009E50E3">
            <w:bookmarkStart w:id="270" w:name="OLE_LINK121"/>
            <w:bookmarkStart w:id="271" w:name="OLE_LINK122"/>
            <w:r w:rsidRPr="00AA699A">
              <w:rPr>
                <w:rFonts w:hint="eastAsia"/>
              </w:rPr>
              <w:t>Pile Charge Over Current</w:t>
            </w:r>
            <w:bookmarkEnd w:id="270"/>
            <w:bookmarkEnd w:id="271"/>
            <w:r w:rsidRPr="00AA699A">
              <w:rPr>
                <w:rFonts w:hint="eastAsia"/>
              </w:rPr>
              <w:t xml:space="preserve"> Protection</w:t>
            </w:r>
          </w:p>
          <w:p w14:paraId="3F4F053E" w14:textId="77777777" w:rsidR="005D7721" w:rsidRPr="00AA699A" w:rsidRDefault="005D7721" w:rsidP="009E50E3">
            <w:r w:rsidRPr="00AA699A">
              <w:rPr>
                <w:rFonts w:hint="eastAsia"/>
              </w:rPr>
              <w:t>电池组充电过流保护</w:t>
            </w:r>
          </w:p>
        </w:tc>
        <w:tc>
          <w:tcPr>
            <w:tcW w:w="1276" w:type="dxa"/>
          </w:tcPr>
          <w:p w14:paraId="5588F4EA" w14:textId="77777777" w:rsidR="005D7721" w:rsidRPr="00AA699A" w:rsidRDefault="005D7721" w:rsidP="009E50E3">
            <w:r w:rsidRPr="00AA699A">
              <w:rPr>
                <w:rFonts w:hint="eastAsia"/>
              </w:rPr>
              <w:t>0.1A</w:t>
            </w:r>
          </w:p>
        </w:tc>
        <w:tc>
          <w:tcPr>
            <w:tcW w:w="2805" w:type="dxa"/>
          </w:tcPr>
          <w:p w14:paraId="02289A3D" w14:textId="77777777" w:rsidR="005D7721" w:rsidRPr="00AA699A" w:rsidRDefault="005D7721" w:rsidP="009E50E3"/>
        </w:tc>
      </w:tr>
      <w:tr w:rsidR="005D7721" w:rsidRPr="00AA699A" w14:paraId="42E800DA" w14:textId="77777777" w:rsidTr="00FC128C">
        <w:tc>
          <w:tcPr>
            <w:tcW w:w="1242" w:type="dxa"/>
          </w:tcPr>
          <w:p w14:paraId="43D8C9A3" w14:textId="77777777" w:rsidR="005D7721" w:rsidRPr="00AA699A" w:rsidRDefault="005D7721" w:rsidP="009E50E3">
            <w:r w:rsidRPr="00AA699A">
              <w:rPr>
                <w:rFonts w:hint="eastAsia"/>
              </w:rPr>
              <w:t>0x1223</w:t>
            </w:r>
          </w:p>
        </w:tc>
        <w:tc>
          <w:tcPr>
            <w:tcW w:w="1134" w:type="dxa"/>
          </w:tcPr>
          <w:p w14:paraId="6EBC43A9" w14:textId="77777777" w:rsidR="005D7721" w:rsidRPr="00AA699A" w:rsidRDefault="005D7721" w:rsidP="009E50E3">
            <w:r w:rsidRPr="00AA699A">
              <w:t>COC2</w:t>
            </w:r>
          </w:p>
        </w:tc>
        <w:tc>
          <w:tcPr>
            <w:tcW w:w="3119" w:type="dxa"/>
          </w:tcPr>
          <w:p w14:paraId="477C953E" w14:textId="77777777" w:rsidR="005D7721" w:rsidRPr="00AA699A" w:rsidRDefault="005D7721" w:rsidP="009E50E3">
            <w:r w:rsidRPr="00AA699A">
              <w:rPr>
                <w:rFonts w:hint="eastAsia"/>
              </w:rPr>
              <w:t>Pile Charge Over Current 2</w:t>
            </w:r>
            <w:r w:rsidRPr="00AA699A">
              <w:rPr>
                <w:rFonts w:hint="eastAsia"/>
                <w:vertAlign w:val="superscript"/>
              </w:rPr>
              <w:t>nd</w:t>
            </w:r>
            <w:r w:rsidRPr="00AA699A">
              <w:rPr>
                <w:rFonts w:hint="eastAsia"/>
              </w:rPr>
              <w:t xml:space="preserve"> Class  Value</w:t>
            </w:r>
          </w:p>
          <w:p w14:paraId="11764644" w14:textId="77777777" w:rsidR="005D7721" w:rsidRPr="00AA699A" w:rsidRDefault="005D7721" w:rsidP="009E50E3">
            <w:r w:rsidRPr="00AA699A">
              <w:rPr>
                <w:rFonts w:hint="eastAsia"/>
              </w:rPr>
              <w:t>电池组充电二级过流值</w:t>
            </w:r>
          </w:p>
        </w:tc>
        <w:tc>
          <w:tcPr>
            <w:tcW w:w="1276" w:type="dxa"/>
          </w:tcPr>
          <w:p w14:paraId="017250E9" w14:textId="77777777" w:rsidR="005D7721" w:rsidRPr="00AA699A" w:rsidRDefault="005D7721" w:rsidP="009E50E3">
            <w:r w:rsidRPr="00AA699A">
              <w:rPr>
                <w:rFonts w:hint="eastAsia"/>
              </w:rPr>
              <w:t>0.1A</w:t>
            </w:r>
          </w:p>
        </w:tc>
        <w:tc>
          <w:tcPr>
            <w:tcW w:w="2805" w:type="dxa"/>
          </w:tcPr>
          <w:p w14:paraId="1996A296" w14:textId="77777777" w:rsidR="005D7721" w:rsidRPr="00AA699A" w:rsidRDefault="005D7721" w:rsidP="009E50E3"/>
        </w:tc>
      </w:tr>
      <w:tr w:rsidR="005D7721" w:rsidRPr="00AA699A" w14:paraId="49542CAD" w14:textId="77777777" w:rsidTr="00FC128C">
        <w:tc>
          <w:tcPr>
            <w:tcW w:w="1242" w:type="dxa"/>
          </w:tcPr>
          <w:p w14:paraId="59757E8D" w14:textId="77777777" w:rsidR="005D7721" w:rsidRPr="00AA699A" w:rsidRDefault="005D7721" w:rsidP="009E50E3">
            <w:r w:rsidRPr="00AA699A">
              <w:rPr>
                <w:rFonts w:hint="eastAsia"/>
              </w:rPr>
              <w:t>0x1224</w:t>
            </w:r>
          </w:p>
        </w:tc>
        <w:tc>
          <w:tcPr>
            <w:tcW w:w="1134" w:type="dxa"/>
          </w:tcPr>
          <w:p w14:paraId="0B84D72B" w14:textId="77777777" w:rsidR="005D7721" w:rsidRPr="00AA699A" w:rsidRDefault="005D7721" w:rsidP="009E50E3">
            <w:r w:rsidRPr="00AA699A">
              <w:t>DOCA</w:t>
            </w:r>
          </w:p>
        </w:tc>
        <w:tc>
          <w:tcPr>
            <w:tcW w:w="3119" w:type="dxa"/>
          </w:tcPr>
          <w:p w14:paraId="023F4E56" w14:textId="77777777" w:rsidR="005D7721" w:rsidRPr="00AA699A" w:rsidRDefault="005D7721" w:rsidP="009E50E3">
            <w:bookmarkStart w:id="272" w:name="OLE_LINK123"/>
            <w:bookmarkStart w:id="273" w:name="OLE_LINK124"/>
            <w:r w:rsidRPr="00AA699A">
              <w:rPr>
                <w:rFonts w:hint="eastAsia"/>
              </w:rPr>
              <w:t>Pile Discharge Over Current Alarm</w:t>
            </w:r>
          </w:p>
          <w:bookmarkEnd w:id="272"/>
          <w:bookmarkEnd w:id="273"/>
          <w:p w14:paraId="51ACF82E" w14:textId="77777777" w:rsidR="005D7721" w:rsidRPr="00AA699A" w:rsidRDefault="005D7721" w:rsidP="009E50E3">
            <w:r w:rsidRPr="00AA699A">
              <w:rPr>
                <w:rFonts w:hint="eastAsia"/>
              </w:rPr>
              <w:t>电池组放电过流告警</w:t>
            </w:r>
          </w:p>
        </w:tc>
        <w:tc>
          <w:tcPr>
            <w:tcW w:w="1276" w:type="dxa"/>
          </w:tcPr>
          <w:p w14:paraId="73B9ECBA" w14:textId="77777777" w:rsidR="005D7721" w:rsidRPr="00AA699A" w:rsidRDefault="005D7721" w:rsidP="009E50E3">
            <w:r w:rsidRPr="00AA699A">
              <w:rPr>
                <w:rFonts w:hint="eastAsia"/>
              </w:rPr>
              <w:t>0.1A</w:t>
            </w:r>
          </w:p>
        </w:tc>
        <w:tc>
          <w:tcPr>
            <w:tcW w:w="2805" w:type="dxa"/>
          </w:tcPr>
          <w:p w14:paraId="3EBBA19E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3F340297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49840C00" w14:textId="77777777" w:rsidTr="00FC128C">
        <w:tc>
          <w:tcPr>
            <w:tcW w:w="1242" w:type="dxa"/>
          </w:tcPr>
          <w:p w14:paraId="3D42D02D" w14:textId="77777777" w:rsidR="005D7721" w:rsidRPr="00AA699A" w:rsidRDefault="005D7721" w:rsidP="009E50E3">
            <w:r w:rsidRPr="00AA699A">
              <w:rPr>
                <w:rFonts w:hint="eastAsia"/>
              </w:rPr>
              <w:t>0x1225</w:t>
            </w:r>
          </w:p>
        </w:tc>
        <w:tc>
          <w:tcPr>
            <w:tcW w:w="1134" w:type="dxa"/>
          </w:tcPr>
          <w:p w14:paraId="47391455" w14:textId="77777777" w:rsidR="005D7721" w:rsidRPr="00AA699A" w:rsidRDefault="005D7721" w:rsidP="009E50E3">
            <w:r w:rsidRPr="00AA699A">
              <w:t>DOCAR</w:t>
            </w:r>
          </w:p>
        </w:tc>
        <w:tc>
          <w:tcPr>
            <w:tcW w:w="3119" w:type="dxa"/>
          </w:tcPr>
          <w:p w14:paraId="73CDCD61" w14:textId="77777777" w:rsidR="005D7721" w:rsidRPr="00AA699A" w:rsidRDefault="005D7721" w:rsidP="009E50E3">
            <w:r w:rsidRPr="00AA699A">
              <w:rPr>
                <w:rFonts w:hint="eastAsia"/>
              </w:rPr>
              <w:t>Pile Discharge Over Current Alarm Release</w:t>
            </w:r>
          </w:p>
          <w:p w14:paraId="394CED89" w14:textId="77777777" w:rsidR="005D7721" w:rsidRPr="00AA699A" w:rsidRDefault="005D7721" w:rsidP="009E50E3">
            <w:r w:rsidRPr="00AA699A">
              <w:rPr>
                <w:rFonts w:hint="eastAsia"/>
              </w:rPr>
              <w:t>电池组放电过流告警恢复</w:t>
            </w:r>
          </w:p>
        </w:tc>
        <w:tc>
          <w:tcPr>
            <w:tcW w:w="1276" w:type="dxa"/>
          </w:tcPr>
          <w:p w14:paraId="57417ECE" w14:textId="77777777" w:rsidR="005D7721" w:rsidRPr="00AA699A" w:rsidRDefault="005D7721" w:rsidP="009E50E3">
            <w:r w:rsidRPr="00AA699A">
              <w:rPr>
                <w:rFonts w:hint="eastAsia"/>
              </w:rPr>
              <w:t>0.1A</w:t>
            </w:r>
          </w:p>
        </w:tc>
        <w:tc>
          <w:tcPr>
            <w:tcW w:w="2805" w:type="dxa"/>
          </w:tcPr>
          <w:p w14:paraId="06AA7D1B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558E273C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079793B5" w14:textId="77777777" w:rsidTr="00FC128C">
        <w:tc>
          <w:tcPr>
            <w:tcW w:w="1242" w:type="dxa"/>
          </w:tcPr>
          <w:p w14:paraId="69CD48B8" w14:textId="77777777" w:rsidR="005D7721" w:rsidRPr="00AA699A" w:rsidRDefault="005D7721" w:rsidP="009E50E3">
            <w:r w:rsidRPr="00AA699A">
              <w:rPr>
                <w:rFonts w:hint="eastAsia"/>
              </w:rPr>
              <w:lastRenderedPageBreak/>
              <w:t>0x1226</w:t>
            </w:r>
          </w:p>
        </w:tc>
        <w:tc>
          <w:tcPr>
            <w:tcW w:w="1134" w:type="dxa"/>
          </w:tcPr>
          <w:p w14:paraId="036BAA31" w14:textId="77777777" w:rsidR="005D7721" w:rsidRPr="00AA699A" w:rsidRDefault="005D7721" w:rsidP="009E50E3">
            <w:r w:rsidRPr="00AA699A">
              <w:t>DOC</w:t>
            </w:r>
          </w:p>
        </w:tc>
        <w:tc>
          <w:tcPr>
            <w:tcW w:w="3119" w:type="dxa"/>
          </w:tcPr>
          <w:p w14:paraId="546CCA21" w14:textId="77777777" w:rsidR="005D7721" w:rsidRPr="00AA699A" w:rsidRDefault="005D7721" w:rsidP="009E50E3">
            <w:r w:rsidRPr="00AA699A">
              <w:rPr>
                <w:rFonts w:hint="eastAsia"/>
              </w:rPr>
              <w:t>Pile Discharge Over Current Protection</w:t>
            </w:r>
          </w:p>
          <w:p w14:paraId="6C9333E5" w14:textId="77777777" w:rsidR="005D7721" w:rsidRPr="00AA699A" w:rsidRDefault="005D7721" w:rsidP="009E50E3">
            <w:r w:rsidRPr="00AA699A">
              <w:rPr>
                <w:rFonts w:hint="eastAsia"/>
              </w:rPr>
              <w:t>电池组放电过流保护</w:t>
            </w:r>
          </w:p>
        </w:tc>
        <w:tc>
          <w:tcPr>
            <w:tcW w:w="1276" w:type="dxa"/>
          </w:tcPr>
          <w:p w14:paraId="663AC536" w14:textId="77777777" w:rsidR="005D7721" w:rsidRPr="00AA699A" w:rsidRDefault="005D7721" w:rsidP="009E50E3">
            <w:r w:rsidRPr="00AA699A">
              <w:rPr>
                <w:rFonts w:hint="eastAsia"/>
              </w:rPr>
              <w:t>0.1A</w:t>
            </w:r>
          </w:p>
        </w:tc>
        <w:tc>
          <w:tcPr>
            <w:tcW w:w="2805" w:type="dxa"/>
          </w:tcPr>
          <w:p w14:paraId="77AC8D8B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31BF0109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251B1C55" w14:textId="77777777" w:rsidTr="00FC128C">
        <w:tc>
          <w:tcPr>
            <w:tcW w:w="1242" w:type="dxa"/>
          </w:tcPr>
          <w:p w14:paraId="5D0A4DA2" w14:textId="77777777" w:rsidR="005D7721" w:rsidRPr="00AA699A" w:rsidRDefault="005D7721" w:rsidP="009E50E3">
            <w:r w:rsidRPr="00AA699A">
              <w:rPr>
                <w:rFonts w:hint="eastAsia"/>
              </w:rPr>
              <w:t>0x1227</w:t>
            </w:r>
          </w:p>
        </w:tc>
        <w:tc>
          <w:tcPr>
            <w:tcW w:w="1134" w:type="dxa"/>
          </w:tcPr>
          <w:p w14:paraId="6F51399C" w14:textId="77777777" w:rsidR="005D7721" w:rsidRPr="00AA699A" w:rsidRDefault="005D7721" w:rsidP="009E50E3">
            <w:r w:rsidRPr="00AA699A">
              <w:t>DOC2</w:t>
            </w:r>
          </w:p>
        </w:tc>
        <w:tc>
          <w:tcPr>
            <w:tcW w:w="3119" w:type="dxa"/>
          </w:tcPr>
          <w:p w14:paraId="1A1BF5E2" w14:textId="77777777" w:rsidR="005D7721" w:rsidRPr="00AA699A" w:rsidRDefault="005D7721" w:rsidP="009E50E3">
            <w:bookmarkStart w:id="274" w:name="OLE_LINK125"/>
            <w:bookmarkStart w:id="275" w:name="OLE_LINK126"/>
            <w:r w:rsidRPr="00AA699A">
              <w:t xml:space="preserve">Pile Discharge Over Current </w:t>
            </w:r>
            <w:r w:rsidRPr="00AA699A">
              <w:rPr>
                <w:rFonts w:hint="eastAsia"/>
              </w:rPr>
              <w:t>2</w:t>
            </w:r>
            <w:r w:rsidRPr="00AA699A">
              <w:rPr>
                <w:rFonts w:hint="eastAsia"/>
                <w:vertAlign w:val="superscript"/>
              </w:rPr>
              <w:t>nd</w:t>
            </w:r>
            <w:r w:rsidRPr="00AA699A">
              <w:rPr>
                <w:rFonts w:hint="eastAsia"/>
              </w:rPr>
              <w:t xml:space="preserve"> Class </w:t>
            </w:r>
            <w:bookmarkEnd w:id="274"/>
            <w:bookmarkEnd w:id="275"/>
            <w:r w:rsidRPr="00AA699A">
              <w:rPr>
                <w:rFonts w:hint="eastAsia"/>
              </w:rPr>
              <w:t>Value</w:t>
            </w:r>
          </w:p>
          <w:p w14:paraId="3DB49B45" w14:textId="77777777" w:rsidR="005D7721" w:rsidRPr="00AA699A" w:rsidRDefault="005D7721" w:rsidP="009E50E3">
            <w:r w:rsidRPr="00AA699A">
              <w:rPr>
                <w:rFonts w:hint="eastAsia"/>
              </w:rPr>
              <w:t>电池组放电二级过流值</w:t>
            </w:r>
          </w:p>
        </w:tc>
        <w:tc>
          <w:tcPr>
            <w:tcW w:w="1276" w:type="dxa"/>
          </w:tcPr>
          <w:p w14:paraId="54B57A6F" w14:textId="77777777" w:rsidR="005D7721" w:rsidRPr="00AA699A" w:rsidRDefault="005D7721" w:rsidP="009E50E3">
            <w:r w:rsidRPr="00AA699A">
              <w:rPr>
                <w:rFonts w:hint="eastAsia"/>
              </w:rPr>
              <w:t>0.1A</w:t>
            </w:r>
          </w:p>
        </w:tc>
        <w:tc>
          <w:tcPr>
            <w:tcW w:w="2805" w:type="dxa"/>
          </w:tcPr>
          <w:p w14:paraId="5126E265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5BC81003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7F99979E" w14:textId="77777777" w:rsidTr="00FC128C">
        <w:tc>
          <w:tcPr>
            <w:tcW w:w="1242" w:type="dxa"/>
          </w:tcPr>
          <w:p w14:paraId="1C1AA92B" w14:textId="77777777" w:rsidR="005D7721" w:rsidRPr="00AA699A" w:rsidRDefault="005D7721" w:rsidP="009E50E3">
            <w:r w:rsidRPr="00AA699A">
              <w:rPr>
                <w:rFonts w:hint="eastAsia"/>
              </w:rPr>
              <w:t>0x1228</w:t>
            </w:r>
          </w:p>
        </w:tc>
        <w:tc>
          <w:tcPr>
            <w:tcW w:w="1134" w:type="dxa"/>
          </w:tcPr>
          <w:p w14:paraId="45D8AA9E" w14:textId="77777777" w:rsidR="005D7721" w:rsidRPr="00AA699A" w:rsidRDefault="005D7721" w:rsidP="009E50E3">
            <w:r w:rsidRPr="00AA699A">
              <w:t>OCD</w:t>
            </w:r>
          </w:p>
        </w:tc>
        <w:tc>
          <w:tcPr>
            <w:tcW w:w="3119" w:type="dxa"/>
          </w:tcPr>
          <w:p w14:paraId="24163AA1" w14:textId="77777777" w:rsidR="005D7721" w:rsidRPr="00AA699A" w:rsidRDefault="005D7721" w:rsidP="009E50E3">
            <w:r w:rsidRPr="00AA699A">
              <w:t xml:space="preserve">Pile Discharge Over Current </w:t>
            </w:r>
            <w:r w:rsidRPr="00AA699A">
              <w:rPr>
                <w:rFonts w:hint="eastAsia"/>
              </w:rPr>
              <w:t>Delay-time</w:t>
            </w:r>
          </w:p>
          <w:p w14:paraId="03D3F40E" w14:textId="77777777" w:rsidR="005D7721" w:rsidRPr="00AA699A" w:rsidRDefault="005D7721" w:rsidP="009E50E3">
            <w:r w:rsidRPr="00AA699A">
              <w:rPr>
                <w:rFonts w:hint="eastAsia"/>
              </w:rPr>
              <w:t>电池组过流延时时间</w:t>
            </w:r>
          </w:p>
        </w:tc>
        <w:tc>
          <w:tcPr>
            <w:tcW w:w="1276" w:type="dxa"/>
          </w:tcPr>
          <w:p w14:paraId="75466E16" w14:textId="77777777" w:rsidR="005D7721" w:rsidRPr="00AA699A" w:rsidRDefault="005D7721" w:rsidP="009E50E3">
            <w:r w:rsidRPr="00AA699A">
              <w:rPr>
                <w:rFonts w:hint="eastAsia"/>
              </w:rPr>
              <w:t>0.1s</w:t>
            </w:r>
          </w:p>
        </w:tc>
        <w:tc>
          <w:tcPr>
            <w:tcW w:w="2805" w:type="dxa"/>
          </w:tcPr>
          <w:p w14:paraId="29FA3A41" w14:textId="77777777" w:rsidR="005D7721" w:rsidRPr="00AA699A" w:rsidRDefault="005D7721" w:rsidP="009E50E3"/>
        </w:tc>
      </w:tr>
      <w:tr w:rsidR="005D7721" w:rsidRPr="00AA699A" w14:paraId="42431C39" w14:textId="77777777" w:rsidTr="00FC128C">
        <w:tc>
          <w:tcPr>
            <w:tcW w:w="1242" w:type="dxa"/>
          </w:tcPr>
          <w:p w14:paraId="425A7798" w14:textId="77777777" w:rsidR="005D7721" w:rsidRPr="00AA699A" w:rsidRDefault="005D7721" w:rsidP="009E50E3">
            <w:r w:rsidRPr="00AA699A">
              <w:rPr>
                <w:rFonts w:hint="eastAsia"/>
              </w:rPr>
              <w:t>0x1229</w:t>
            </w:r>
          </w:p>
        </w:tc>
        <w:tc>
          <w:tcPr>
            <w:tcW w:w="1134" w:type="dxa"/>
          </w:tcPr>
          <w:p w14:paraId="23AACAFA" w14:textId="77777777" w:rsidR="005D7721" w:rsidRPr="00AA699A" w:rsidRDefault="005D7721" w:rsidP="009E50E3">
            <w:r w:rsidRPr="00AA699A">
              <w:t>OCR</w:t>
            </w:r>
          </w:p>
        </w:tc>
        <w:tc>
          <w:tcPr>
            <w:tcW w:w="3119" w:type="dxa"/>
          </w:tcPr>
          <w:p w14:paraId="6A399A9B" w14:textId="77777777" w:rsidR="005D7721" w:rsidRPr="00AA699A" w:rsidRDefault="005D7721" w:rsidP="009E50E3">
            <w:r w:rsidRPr="00AA699A">
              <w:t xml:space="preserve">Pile Discharge Over Current </w:t>
            </w:r>
            <w:r w:rsidRPr="00AA699A">
              <w:rPr>
                <w:rFonts w:hint="eastAsia"/>
              </w:rPr>
              <w:t>Release-time</w:t>
            </w:r>
          </w:p>
          <w:p w14:paraId="3EED1895" w14:textId="77777777" w:rsidR="005D7721" w:rsidRPr="00AA699A" w:rsidRDefault="005D7721" w:rsidP="009E50E3">
            <w:r w:rsidRPr="00AA699A">
              <w:rPr>
                <w:rFonts w:hint="eastAsia"/>
              </w:rPr>
              <w:t>电池组过流恢复时间</w:t>
            </w:r>
          </w:p>
        </w:tc>
        <w:tc>
          <w:tcPr>
            <w:tcW w:w="1276" w:type="dxa"/>
          </w:tcPr>
          <w:p w14:paraId="28D4D1AA" w14:textId="77777777" w:rsidR="005D7721" w:rsidRPr="00AA699A" w:rsidRDefault="005D7721" w:rsidP="009E50E3">
            <w:r w:rsidRPr="00AA699A">
              <w:rPr>
                <w:rFonts w:hint="eastAsia"/>
              </w:rPr>
              <w:t>0.1s</w:t>
            </w:r>
          </w:p>
        </w:tc>
        <w:tc>
          <w:tcPr>
            <w:tcW w:w="2805" w:type="dxa"/>
          </w:tcPr>
          <w:p w14:paraId="077C2FD1" w14:textId="77777777" w:rsidR="005D7721" w:rsidRPr="00AA699A" w:rsidRDefault="005D7721" w:rsidP="009E50E3"/>
        </w:tc>
      </w:tr>
      <w:tr w:rsidR="005D7721" w:rsidRPr="00AA699A" w14:paraId="249B49CE" w14:textId="77777777" w:rsidTr="00FC128C">
        <w:tc>
          <w:tcPr>
            <w:tcW w:w="1242" w:type="dxa"/>
          </w:tcPr>
          <w:p w14:paraId="239E927F" w14:textId="77777777" w:rsidR="005D7721" w:rsidRPr="00AA699A" w:rsidRDefault="005D7721" w:rsidP="009E50E3">
            <w:r w:rsidRPr="00AA699A">
              <w:rPr>
                <w:rFonts w:hint="eastAsia"/>
              </w:rPr>
              <w:t>0x122A</w:t>
            </w:r>
          </w:p>
        </w:tc>
        <w:tc>
          <w:tcPr>
            <w:tcW w:w="1134" w:type="dxa"/>
          </w:tcPr>
          <w:p w14:paraId="1566D92C" w14:textId="77777777" w:rsidR="005D7721" w:rsidRPr="00AA699A" w:rsidRDefault="005D7721" w:rsidP="009E50E3">
            <w:r w:rsidRPr="00AA699A">
              <w:t>OC2D</w:t>
            </w:r>
          </w:p>
        </w:tc>
        <w:tc>
          <w:tcPr>
            <w:tcW w:w="3119" w:type="dxa"/>
          </w:tcPr>
          <w:p w14:paraId="25A627F4" w14:textId="77777777" w:rsidR="005D7721" w:rsidRPr="00AA699A" w:rsidRDefault="005D7721" w:rsidP="009E50E3">
            <w:bookmarkStart w:id="276" w:name="OLE_LINK127"/>
            <w:bookmarkStart w:id="277" w:name="OLE_LINK128"/>
            <w:r w:rsidRPr="00AA699A">
              <w:t xml:space="preserve">Pile Discharge Over Current </w:t>
            </w:r>
            <w:r w:rsidRPr="00AA699A">
              <w:rPr>
                <w:rFonts w:hint="eastAsia"/>
              </w:rPr>
              <w:t>2</w:t>
            </w:r>
            <w:r w:rsidRPr="00AA699A">
              <w:rPr>
                <w:rFonts w:hint="eastAsia"/>
                <w:vertAlign w:val="superscript"/>
              </w:rPr>
              <w:t>nd</w:t>
            </w:r>
            <w:r w:rsidRPr="00AA699A">
              <w:rPr>
                <w:rFonts w:hint="eastAsia"/>
              </w:rPr>
              <w:t xml:space="preserve"> Class Delay-time</w:t>
            </w:r>
            <w:bookmarkEnd w:id="276"/>
            <w:bookmarkEnd w:id="277"/>
          </w:p>
          <w:p w14:paraId="7257939B" w14:textId="77777777" w:rsidR="005D7721" w:rsidRPr="00AA699A" w:rsidRDefault="005D7721" w:rsidP="009E50E3">
            <w:r w:rsidRPr="00AA699A">
              <w:rPr>
                <w:rFonts w:hint="eastAsia"/>
              </w:rPr>
              <w:t>电池组二级过流延时时间</w:t>
            </w:r>
          </w:p>
        </w:tc>
        <w:tc>
          <w:tcPr>
            <w:tcW w:w="1276" w:type="dxa"/>
          </w:tcPr>
          <w:p w14:paraId="24C68497" w14:textId="77777777" w:rsidR="005D7721" w:rsidRPr="00AA699A" w:rsidRDefault="005D7721" w:rsidP="009E50E3">
            <w:r w:rsidRPr="00AA699A">
              <w:rPr>
                <w:rFonts w:hint="eastAsia"/>
              </w:rPr>
              <w:t>0.1s</w:t>
            </w:r>
          </w:p>
        </w:tc>
        <w:tc>
          <w:tcPr>
            <w:tcW w:w="2805" w:type="dxa"/>
          </w:tcPr>
          <w:p w14:paraId="6ED96241" w14:textId="77777777" w:rsidR="005D7721" w:rsidRPr="00AA699A" w:rsidRDefault="005D7721" w:rsidP="009E50E3"/>
        </w:tc>
      </w:tr>
      <w:tr w:rsidR="005D7721" w:rsidRPr="00AA699A" w14:paraId="65163EAB" w14:textId="77777777" w:rsidTr="00FC128C">
        <w:tc>
          <w:tcPr>
            <w:tcW w:w="1242" w:type="dxa"/>
          </w:tcPr>
          <w:p w14:paraId="746B36C7" w14:textId="77777777" w:rsidR="005D7721" w:rsidRPr="00AA699A" w:rsidRDefault="005D7721" w:rsidP="009E50E3">
            <w:r w:rsidRPr="00AA699A">
              <w:rPr>
                <w:rFonts w:hint="eastAsia"/>
              </w:rPr>
              <w:t>0x122B</w:t>
            </w:r>
          </w:p>
        </w:tc>
        <w:tc>
          <w:tcPr>
            <w:tcW w:w="1134" w:type="dxa"/>
          </w:tcPr>
          <w:p w14:paraId="5021736B" w14:textId="77777777" w:rsidR="005D7721" w:rsidRPr="00AA699A" w:rsidRDefault="005D7721" w:rsidP="009E50E3">
            <w:r w:rsidRPr="00AA699A">
              <w:t>OC2R</w:t>
            </w:r>
          </w:p>
        </w:tc>
        <w:tc>
          <w:tcPr>
            <w:tcW w:w="3119" w:type="dxa"/>
          </w:tcPr>
          <w:p w14:paraId="2E55A4EB" w14:textId="77777777" w:rsidR="005D7721" w:rsidRPr="00AA699A" w:rsidRDefault="005D7721" w:rsidP="009E50E3">
            <w:r w:rsidRPr="00AA699A">
              <w:t xml:space="preserve">Pile Discharge Over Current </w:t>
            </w:r>
            <w:r w:rsidRPr="00AA699A">
              <w:rPr>
                <w:rFonts w:hint="eastAsia"/>
              </w:rPr>
              <w:t>2</w:t>
            </w:r>
            <w:r w:rsidRPr="00AA699A">
              <w:rPr>
                <w:rFonts w:hint="eastAsia"/>
                <w:vertAlign w:val="superscript"/>
              </w:rPr>
              <w:t>nd</w:t>
            </w:r>
            <w:r w:rsidRPr="00AA699A">
              <w:rPr>
                <w:rFonts w:hint="eastAsia"/>
              </w:rPr>
              <w:t xml:space="preserve"> Class Release-time</w:t>
            </w:r>
          </w:p>
          <w:p w14:paraId="26A48511" w14:textId="77777777" w:rsidR="005D7721" w:rsidRPr="00AA699A" w:rsidRDefault="005D7721" w:rsidP="009E50E3">
            <w:r w:rsidRPr="00AA699A">
              <w:rPr>
                <w:rFonts w:hint="eastAsia"/>
              </w:rPr>
              <w:t>电池组二级过流恢复时间</w:t>
            </w:r>
          </w:p>
        </w:tc>
        <w:tc>
          <w:tcPr>
            <w:tcW w:w="1276" w:type="dxa"/>
          </w:tcPr>
          <w:p w14:paraId="1091B1C6" w14:textId="77777777" w:rsidR="005D7721" w:rsidRPr="00AA699A" w:rsidRDefault="005D7721" w:rsidP="009E50E3">
            <w:r w:rsidRPr="00AA699A">
              <w:rPr>
                <w:rFonts w:hint="eastAsia"/>
              </w:rPr>
              <w:t>0.1s</w:t>
            </w:r>
          </w:p>
        </w:tc>
        <w:tc>
          <w:tcPr>
            <w:tcW w:w="2805" w:type="dxa"/>
          </w:tcPr>
          <w:p w14:paraId="405DAF2E" w14:textId="77777777" w:rsidR="005D7721" w:rsidRPr="00AA699A" w:rsidRDefault="005D7721" w:rsidP="009E50E3"/>
        </w:tc>
      </w:tr>
      <w:tr w:rsidR="005D7721" w:rsidRPr="00AA699A" w14:paraId="4775D10C" w14:textId="77777777" w:rsidTr="00FC128C">
        <w:tc>
          <w:tcPr>
            <w:tcW w:w="1242" w:type="dxa"/>
          </w:tcPr>
          <w:p w14:paraId="216F007D" w14:textId="77777777" w:rsidR="005D7721" w:rsidRPr="00AA699A" w:rsidRDefault="005D7721" w:rsidP="009E50E3">
            <w:r w:rsidRPr="00AA699A">
              <w:rPr>
                <w:rFonts w:hint="eastAsia"/>
              </w:rPr>
              <w:t>0x122C</w:t>
            </w:r>
          </w:p>
        </w:tc>
        <w:tc>
          <w:tcPr>
            <w:tcW w:w="1134" w:type="dxa"/>
          </w:tcPr>
          <w:p w14:paraId="3A727122" w14:textId="77777777" w:rsidR="005D7721" w:rsidRPr="00AA699A" w:rsidRDefault="005D7721" w:rsidP="009E50E3">
            <w:r w:rsidRPr="00AA699A">
              <w:t>SC</w:t>
            </w:r>
          </w:p>
        </w:tc>
        <w:tc>
          <w:tcPr>
            <w:tcW w:w="3119" w:type="dxa"/>
          </w:tcPr>
          <w:p w14:paraId="536B0842" w14:textId="77777777" w:rsidR="005D7721" w:rsidRPr="00AA699A" w:rsidRDefault="005D7721" w:rsidP="009E50E3">
            <w:bookmarkStart w:id="278" w:name="OLE_LINK129"/>
            <w:bookmarkStart w:id="279" w:name="OLE_LINK130"/>
            <w:r w:rsidRPr="00AA699A">
              <w:rPr>
                <w:rFonts w:hint="eastAsia"/>
              </w:rPr>
              <w:t>Pile Short-circuit</w:t>
            </w:r>
            <w:bookmarkEnd w:id="278"/>
            <w:bookmarkEnd w:id="279"/>
            <w:r w:rsidRPr="00AA699A">
              <w:rPr>
                <w:rFonts w:hint="eastAsia"/>
              </w:rPr>
              <w:t xml:space="preserve"> Current Value</w:t>
            </w:r>
          </w:p>
          <w:p w14:paraId="4C289CD3" w14:textId="77777777" w:rsidR="005D7721" w:rsidRPr="00AA699A" w:rsidRDefault="005D7721" w:rsidP="009E50E3">
            <w:r w:rsidRPr="00AA699A">
              <w:rPr>
                <w:rFonts w:hint="eastAsia"/>
              </w:rPr>
              <w:t>电池组短路电流值</w:t>
            </w:r>
          </w:p>
        </w:tc>
        <w:tc>
          <w:tcPr>
            <w:tcW w:w="1276" w:type="dxa"/>
          </w:tcPr>
          <w:p w14:paraId="4D15241E" w14:textId="77777777" w:rsidR="005D7721" w:rsidRPr="00AA699A" w:rsidRDefault="005D7721" w:rsidP="009E50E3">
            <w:r w:rsidRPr="00AA699A">
              <w:rPr>
                <w:rFonts w:hint="eastAsia"/>
              </w:rPr>
              <w:t>0.1A</w:t>
            </w:r>
          </w:p>
        </w:tc>
        <w:tc>
          <w:tcPr>
            <w:tcW w:w="2805" w:type="dxa"/>
          </w:tcPr>
          <w:p w14:paraId="3F176818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0001285B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56A8792D" w14:textId="77777777" w:rsidTr="00FC128C">
        <w:tc>
          <w:tcPr>
            <w:tcW w:w="1242" w:type="dxa"/>
          </w:tcPr>
          <w:p w14:paraId="0DE196BA" w14:textId="77777777" w:rsidR="005D7721" w:rsidRPr="00AA699A" w:rsidRDefault="005D7721" w:rsidP="009E50E3">
            <w:r w:rsidRPr="00AA699A">
              <w:rPr>
                <w:rFonts w:hint="eastAsia"/>
              </w:rPr>
              <w:t>0x122D</w:t>
            </w:r>
          </w:p>
        </w:tc>
        <w:tc>
          <w:tcPr>
            <w:tcW w:w="1134" w:type="dxa"/>
          </w:tcPr>
          <w:p w14:paraId="226004FC" w14:textId="77777777" w:rsidR="005D7721" w:rsidRPr="00AA699A" w:rsidRDefault="005D7721" w:rsidP="009E50E3">
            <w:r w:rsidRPr="00AA699A">
              <w:t>SCD</w:t>
            </w:r>
          </w:p>
        </w:tc>
        <w:tc>
          <w:tcPr>
            <w:tcW w:w="3119" w:type="dxa"/>
          </w:tcPr>
          <w:p w14:paraId="58ABFFDA" w14:textId="77777777" w:rsidR="005D7721" w:rsidRPr="00AA699A" w:rsidRDefault="005D7721" w:rsidP="009E50E3">
            <w:bookmarkStart w:id="280" w:name="OLE_LINK131"/>
            <w:r w:rsidRPr="00AA699A">
              <w:rPr>
                <w:rFonts w:hint="eastAsia"/>
              </w:rPr>
              <w:t>Pile Short Circuit Delay-time</w:t>
            </w:r>
            <w:bookmarkEnd w:id="280"/>
          </w:p>
          <w:p w14:paraId="598332E6" w14:textId="77777777" w:rsidR="005D7721" w:rsidRPr="00AA699A" w:rsidRDefault="005D7721" w:rsidP="009E50E3">
            <w:r w:rsidRPr="00AA699A">
              <w:rPr>
                <w:rFonts w:hint="eastAsia"/>
              </w:rPr>
              <w:t>电池组短路延时时间</w:t>
            </w:r>
          </w:p>
        </w:tc>
        <w:tc>
          <w:tcPr>
            <w:tcW w:w="1276" w:type="dxa"/>
          </w:tcPr>
          <w:p w14:paraId="19448031" w14:textId="77777777" w:rsidR="005D7721" w:rsidRPr="00AA699A" w:rsidRDefault="005D7721" w:rsidP="009E50E3"/>
        </w:tc>
        <w:tc>
          <w:tcPr>
            <w:tcW w:w="2805" w:type="dxa"/>
          </w:tcPr>
          <w:p w14:paraId="73F69B15" w14:textId="77777777" w:rsidR="005D7721" w:rsidRPr="00AA699A" w:rsidRDefault="005D7721" w:rsidP="009E50E3"/>
        </w:tc>
      </w:tr>
      <w:tr w:rsidR="005D7721" w:rsidRPr="00AA699A" w14:paraId="75F16B92" w14:textId="77777777" w:rsidTr="00FC128C">
        <w:tc>
          <w:tcPr>
            <w:tcW w:w="1242" w:type="dxa"/>
          </w:tcPr>
          <w:p w14:paraId="183D99A1" w14:textId="77777777" w:rsidR="005D7721" w:rsidRPr="00AA699A" w:rsidRDefault="005D7721" w:rsidP="009E50E3">
            <w:r w:rsidRPr="00AA699A">
              <w:rPr>
                <w:rFonts w:hint="eastAsia"/>
              </w:rPr>
              <w:t>0x122E</w:t>
            </w:r>
          </w:p>
        </w:tc>
        <w:tc>
          <w:tcPr>
            <w:tcW w:w="1134" w:type="dxa"/>
          </w:tcPr>
          <w:p w14:paraId="0E3B66A5" w14:textId="77777777" w:rsidR="005D7721" w:rsidRPr="00AA699A" w:rsidRDefault="005D7721" w:rsidP="009E50E3">
            <w:r w:rsidRPr="00AA699A">
              <w:t>SCR</w:t>
            </w:r>
          </w:p>
        </w:tc>
        <w:tc>
          <w:tcPr>
            <w:tcW w:w="3119" w:type="dxa"/>
          </w:tcPr>
          <w:p w14:paraId="17DD816A" w14:textId="77777777" w:rsidR="005D7721" w:rsidRPr="00AA699A" w:rsidRDefault="005D7721" w:rsidP="009E50E3">
            <w:r w:rsidRPr="00AA699A">
              <w:rPr>
                <w:rFonts w:hint="eastAsia"/>
              </w:rPr>
              <w:t>Pile Short Circuit Release-time</w:t>
            </w:r>
          </w:p>
          <w:p w14:paraId="27BA7F33" w14:textId="77777777" w:rsidR="005D7721" w:rsidRPr="00AA699A" w:rsidRDefault="005D7721" w:rsidP="009E50E3">
            <w:r w:rsidRPr="00AA699A">
              <w:rPr>
                <w:rFonts w:hint="eastAsia"/>
              </w:rPr>
              <w:t>电池组短路恢复时间</w:t>
            </w:r>
          </w:p>
        </w:tc>
        <w:tc>
          <w:tcPr>
            <w:tcW w:w="1276" w:type="dxa"/>
          </w:tcPr>
          <w:p w14:paraId="38AE8A24" w14:textId="77777777" w:rsidR="005D7721" w:rsidRPr="00AA699A" w:rsidRDefault="005D7721" w:rsidP="009E50E3">
            <w:r w:rsidRPr="00AA699A">
              <w:rPr>
                <w:rFonts w:hint="eastAsia"/>
              </w:rPr>
              <w:t>0.1s</w:t>
            </w:r>
          </w:p>
        </w:tc>
        <w:tc>
          <w:tcPr>
            <w:tcW w:w="2805" w:type="dxa"/>
          </w:tcPr>
          <w:p w14:paraId="1AF64CEA" w14:textId="77777777" w:rsidR="005D7721" w:rsidRPr="00AA699A" w:rsidRDefault="005D7721" w:rsidP="009E50E3"/>
        </w:tc>
      </w:tr>
      <w:tr w:rsidR="005D7721" w:rsidRPr="00AA699A" w14:paraId="01A643E8" w14:textId="77777777" w:rsidTr="00FC128C">
        <w:tc>
          <w:tcPr>
            <w:tcW w:w="1242" w:type="dxa"/>
          </w:tcPr>
          <w:p w14:paraId="49B8B394" w14:textId="77777777" w:rsidR="005D7721" w:rsidRPr="00AA699A" w:rsidRDefault="005D7721" w:rsidP="009E50E3">
            <w:r w:rsidRPr="00AA699A">
              <w:rPr>
                <w:rFonts w:hint="eastAsia"/>
              </w:rPr>
              <w:t>0x122F</w:t>
            </w:r>
          </w:p>
        </w:tc>
        <w:tc>
          <w:tcPr>
            <w:tcW w:w="1134" w:type="dxa"/>
          </w:tcPr>
          <w:p w14:paraId="4DCE1233" w14:textId="77777777" w:rsidR="005D7721" w:rsidRPr="00AA699A" w:rsidRDefault="005D7721" w:rsidP="009E50E3">
            <w:r w:rsidRPr="00AA699A">
              <w:t>EHT</w:t>
            </w:r>
          </w:p>
        </w:tc>
        <w:tc>
          <w:tcPr>
            <w:tcW w:w="3119" w:type="dxa"/>
          </w:tcPr>
          <w:p w14:paraId="759D1BC5" w14:textId="77777777" w:rsidR="005D7721" w:rsidRPr="00AA699A" w:rsidRDefault="005D7721" w:rsidP="009E50E3">
            <w:bookmarkStart w:id="281" w:name="OLE_LINK132"/>
            <w:r w:rsidRPr="00AA699A">
              <w:rPr>
                <w:rFonts w:hint="eastAsia"/>
              </w:rPr>
              <w:t>BMS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 xml:space="preserve">module </w:t>
            </w:r>
            <w:bookmarkStart w:id="282" w:name="OLE_LINK133"/>
            <w:r w:rsidRPr="00AA699A">
              <w:rPr>
                <w:rFonts w:hint="eastAsia"/>
              </w:rPr>
              <w:t>High Temperature Alarm Value</w:t>
            </w:r>
            <w:bookmarkEnd w:id="281"/>
            <w:bookmarkEnd w:id="282"/>
          </w:p>
          <w:p w14:paraId="273F4E54" w14:textId="77777777" w:rsidR="005D7721" w:rsidRPr="00AA699A" w:rsidRDefault="005D7721" w:rsidP="009E50E3">
            <w:r w:rsidRPr="00AA699A">
              <w:rPr>
                <w:rFonts w:hint="eastAsia"/>
              </w:rPr>
              <w:t>主控温度高告警值</w:t>
            </w:r>
          </w:p>
        </w:tc>
        <w:tc>
          <w:tcPr>
            <w:tcW w:w="1276" w:type="dxa"/>
          </w:tcPr>
          <w:p w14:paraId="42ACA66F" w14:textId="77777777" w:rsidR="005D7721" w:rsidRPr="00AA699A" w:rsidRDefault="005D7721" w:rsidP="009E50E3"/>
        </w:tc>
        <w:tc>
          <w:tcPr>
            <w:tcW w:w="2805" w:type="dxa"/>
          </w:tcPr>
          <w:p w14:paraId="7479D9D2" w14:textId="77777777" w:rsidR="005D7721" w:rsidRPr="00AA699A" w:rsidRDefault="005D7721" w:rsidP="009E50E3"/>
        </w:tc>
      </w:tr>
      <w:tr w:rsidR="005D7721" w:rsidRPr="00AA699A" w14:paraId="5D8C9427" w14:textId="77777777" w:rsidTr="00FC128C">
        <w:tc>
          <w:tcPr>
            <w:tcW w:w="1242" w:type="dxa"/>
          </w:tcPr>
          <w:p w14:paraId="6287BD12" w14:textId="77777777" w:rsidR="005D7721" w:rsidRPr="00AA699A" w:rsidRDefault="005D7721" w:rsidP="009E50E3">
            <w:r w:rsidRPr="00AA699A">
              <w:rPr>
                <w:rFonts w:hint="eastAsia"/>
              </w:rPr>
              <w:t>0x1230</w:t>
            </w:r>
          </w:p>
        </w:tc>
        <w:tc>
          <w:tcPr>
            <w:tcW w:w="1134" w:type="dxa"/>
          </w:tcPr>
          <w:p w14:paraId="0C6D58AD" w14:textId="77777777" w:rsidR="005D7721" w:rsidRPr="00AA699A" w:rsidRDefault="005D7721" w:rsidP="009E50E3">
            <w:r w:rsidRPr="00AA699A">
              <w:t>EHTR</w:t>
            </w:r>
          </w:p>
        </w:tc>
        <w:tc>
          <w:tcPr>
            <w:tcW w:w="3119" w:type="dxa"/>
          </w:tcPr>
          <w:p w14:paraId="59EF8A76" w14:textId="77777777" w:rsidR="005D7721" w:rsidRPr="00AA699A" w:rsidRDefault="005D7721" w:rsidP="009E50E3">
            <w:r w:rsidRPr="00AA699A">
              <w:rPr>
                <w:rFonts w:hint="eastAsia"/>
              </w:rPr>
              <w:t>BMS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module High Temperature Alarm Release Value</w:t>
            </w:r>
          </w:p>
          <w:p w14:paraId="559FB1C0" w14:textId="77777777" w:rsidR="005D7721" w:rsidRPr="00AA699A" w:rsidRDefault="005D7721" w:rsidP="009E50E3">
            <w:r w:rsidRPr="00AA699A">
              <w:rPr>
                <w:rFonts w:hint="eastAsia"/>
              </w:rPr>
              <w:t>环境温度高告警恢复值</w:t>
            </w:r>
          </w:p>
        </w:tc>
        <w:tc>
          <w:tcPr>
            <w:tcW w:w="1276" w:type="dxa"/>
          </w:tcPr>
          <w:p w14:paraId="6A72E744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551F17B5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24DD6C33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6CCDBF8E" w14:textId="77777777" w:rsidTr="00FC128C">
        <w:tc>
          <w:tcPr>
            <w:tcW w:w="1242" w:type="dxa"/>
          </w:tcPr>
          <w:p w14:paraId="751C7BC6" w14:textId="77777777" w:rsidR="005D7721" w:rsidRPr="00AA699A" w:rsidRDefault="005D7721" w:rsidP="009E50E3">
            <w:r w:rsidRPr="00AA699A">
              <w:rPr>
                <w:rFonts w:hint="eastAsia"/>
              </w:rPr>
              <w:t>0x1231</w:t>
            </w:r>
          </w:p>
        </w:tc>
        <w:tc>
          <w:tcPr>
            <w:tcW w:w="1134" w:type="dxa"/>
          </w:tcPr>
          <w:p w14:paraId="60C55270" w14:textId="77777777" w:rsidR="005D7721" w:rsidRPr="00AA699A" w:rsidRDefault="005D7721" w:rsidP="009E50E3">
            <w:r w:rsidRPr="00AA699A">
              <w:t>MHT</w:t>
            </w:r>
          </w:p>
        </w:tc>
        <w:tc>
          <w:tcPr>
            <w:tcW w:w="3119" w:type="dxa"/>
          </w:tcPr>
          <w:p w14:paraId="0CF8881B" w14:textId="77777777" w:rsidR="005D7721" w:rsidRPr="00AA699A" w:rsidRDefault="005D7721" w:rsidP="009E50E3">
            <w:bookmarkStart w:id="283" w:name="OLE_LINK134"/>
            <w:bookmarkStart w:id="284" w:name="OLE_LINK135"/>
            <w:r w:rsidRPr="00AA699A">
              <w:rPr>
                <w:rFonts w:hint="eastAsia"/>
              </w:rPr>
              <w:t>Module High Temperature Alarm Value</w:t>
            </w:r>
          </w:p>
          <w:bookmarkEnd w:id="283"/>
          <w:bookmarkEnd w:id="284"/>
          <w:p w14:paraId="358A1920" w14:textId="77777777" w:rsidR="005D7721" w:rsidRPr="00AA699A" w:rsidRDefault="005D7721" w:rsidP="009E50E3">
            <w:r w:rsidRPr="00AA699A">
              <w:rPr>
                <w:rFonts w:hint="eastAsia"/>
              </w:rPr>
              <w:t>模块温度高告警值</w:t>
            </w:r>
          </w:p>
        </w:tc>
        <w:tc>
          <w:tcPr>
            <w:tcW w:w="1276" w:type="dxa"/>
          </w:tcPr>
          <w:p w14:paraId="0DF2A5A3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30C91CDB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2E64D1B4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0EF61D82" w14:textId="77777777" w:rsidTr="00FC128C">
        <w:tc>
          <w:tcPr>
            <w:tcW w:w="1242" w:type="dxa"/>
          </w:tcPr>
          <w:p w14:paraId="2C3A8A45" w14:textId="77777777" w:rsidR="005D7721" w:rsidRPr="00AA699A" w:rsidRDefault="005D7721" w:rsidP="009E50E3">
            <w:r w:rsidRPr="00AA699A">
              <w:rPr>
                <w:rFonts w:hint="eastAsia"/>
              </w:rPr>
              <w:t>0x1232</w:t>
            </w:r>
          </w:p>
        </w:tc>
        <w:tc>
          <w:tcPr>
            <w:tcW w:w="1134" w:type="dxa"/>
          </w:tcPr>
          <w:p w14:paraId="5CD75141" w14:textId="77777777" w:rsidR="005D7721" w:rsidRPr="00AA699A" w:rsidRDefault="005D7721" w:rsidP="009E50E3">
            <w:r w:rsidRPr="00AA699A">
              <w:t>MHTR</w:t>
            </w:r>
          </w:p>
        </w:tc>
        <w:tc>
          <w:tcPr>
            <w:tcW w:w="3119" w:type="dxa"/>
          </w:tcPr>
          <w:p w14:paraId="4B5522CC" w14:textId="77777777" w:rsidR="005D7721" w:rsidRPr="00AA699A" w:rsidRDefault="005D7721" w:rsidP="009E50E3">
            <w:r w:rsidRPr="00AA699A">
              <w:rPr>
                <w:rFonts w:hint="eastAsia"/>
              </w:rPr>
              <w:t>Module High Temperature Alarm Release Value</w:t>
            </w:r>
          </w:p>
          <w:p w14:paraId="1C24D370" w14:textId="77777777" w:rsidR="005D7721" w:rsidRPr="00AA699A" w:rsidRDefault="005D7721" w:rsidP="009E50E3">
            <w:r w:rsidRPr="00AA699A">
              <w:rPr>
                <w:rFonts w:hint="eastAsia"/>
              </w:rPr>
              <w:t>模块温度高告警恢复值</w:t>
            </w:r>
          </w:p>
        </w:tc>
        <w:tc>
          <w:tcPr>
            <w:tcW w:w="1276" w:type="dxa"/>
          </w:tcPr>
          <w:p w14:paraId="4BD035AC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0DA7D3FD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7A7C55D7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790448B5" w14:textId="77777777" w:rsidTr="00FC128C">
        <w:tc>
          <w:tcPr>
            <w:tcW w:w="1242" w:type="dxa"/>
          </w:tcPr>
          <w:p w14:paraId="12D6B635" w14:textId="77777777" w:rsidR="005D7721" w:rsidRPr="00AA699A" w:rsidRDefault="005D7721" w:rsidP="009E50E3">
            <w:r w:rsidRPr="00AA699A">
              <w:rPr>
                <w:rFonts w:hint="eastAsia"/>
              </w:rPr>
              <w:t>0x1233</w:t>
            </w:r>
          </w:p>
        </w:tc>
        <w:tc>
          <w:tcPr>
            <w:tcW w:w="1134" w:type="dxa"/>
          </w:tcPr>
          <w:p w14:paraId="5218C8A6" w14:textId="77777777" w:rsidR="005D7721" w:rsidRPr="00AA699A" w:rsidRDefault="005D7721" w:rsidP="009E50E3">
            <w:r w:rsidRPr="00AA699A">
              <w:t>MOT</w:t>
            </w:r>
          </w:p>
        </w:tc>
        <w:tc>
          <w:tcPr>
            <w:tcW w:w="3119" w:type="dxa"/>
          </w:tcPr>
          <w:p w14:paraId="1BD66764" w14:textId="77777777" w:rsidR="005D7721" w:rsidRPr="00AA699A" w:rsidRDefault="005D7721" w:rsidP="009E50E3">
            <w:bookmarkStart w:id="285" w:name="OLE_LINK136"/>
            <w:bookmarkStart w:id="286" w:name="OLE_LINK137"/>
            <w:r w:rsidRPr="00AA699A">
              <w:rPr>
                <w:rFonts w:hint="eastAsia"/>
              </w:rPr>
              <w:t>Module Over Temperature Protection Value</w:t>
            </w:r>
          </w:p>
          <w:bookmarkEnd w:id="285"/>
          <w:bookmarkEnd w:id="286"/>
          <w:p w14:paraId="0B492E10" w14:textId="77777777" w:rsidR="005D7721" w:rsidRPr="00AA699A" w:rsidRDefault="005D7721" w:rsidP="009E50E3">
            <w:r w:rsidRPr="00AA699A">
              <w:rPr>
                <w:rFonts w:hint="eastAsia"/>
              </w:rPr>
              <w:t>模块温度高保护值</w:t>
            </w:r>
          </w:p>
        </w:tc>
        <w:tc>
          <w:tcPr>
            <w:tcW w:w="1276" w:type="dxa"/>
          </w:tcPr>
          <w:p w14:paraId="1178E146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6566FC84" w14:textId="77777777" w:rsidR="005D7721" w:rsidRPr="00AA699A" w:rsidRDefault="005D7721" w:rsidP="009E50E3">
            <w:bookmarkStart w:id="287" w:name="OLE_LINK138"/>
            <w:bookmarkStart w:id="288" w:name="OLE_LINK139"/>
            <w:bookmarkStart w:id="289" w:name="OLE_LINK140"/>
            <w:r w:rsidRPr="00AA699A">
              <w:rPr>
                <w:rFonts w:hint="eastAsia"/>
              </w:rPr>
              <w:t>If it is negative, uses complement to show it.</w:t>
            </w:r>
          </w:p>
          <w:bookmarkEnd w:id="287"/>
          <w:bookmarkEnd w:id="288"/>
          <w:bookmarkEnd w:id="289"/>
          <w:p w14:paraId="3AF235BC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189FA37F" w14:textId="77777777" w:rsidTr="00FC128C">
        <w:trPr>
          <w:trHeight w:val="56"/>
        </w:trPr>
        <w:tc>
          <w:tcPr>
            <w:tcW w:w="1242" w:type="dxa"/>
          </w:tcPr>
          <w:p w14:paraId="346638AC" w14:textId="77777777" w:rsidR="005D7721" w:rsidRPr="00AA699A" w:rsidRDefault="005D7721" w:rsidP="009E50E3">
            <w:r w:rsidRPr="00AA699A">
              <w:rPr>
                <w:rFonts w:hint="eastAsia"/>
              </w:rPr>
              <w:t>0x1234</w:t>
            </w:r>
          </w:p>
        </w:tc>
        <w:tc>
          <w:tcPr>
            <w:tcW w:w="1134" w:type="dxa"/>
          </w:tcPr>
          <w:p w14:paraId="5098EE22" w14:textId="77777777" w:rsidR="005D7721" w:rsidRPr="00AA699A" w:rsidRDefault="005D7721" w:rsidP="009E50E3">
            <w:r w:rsidRPr="00AA699A">
              <w:t>MOTR</w:t>
            </w:r>
          </w:p>
        </w:tc>
        <w:tc>
          <w:tcPr>
            <w:tcW w:w="3119" w:type="dxa"/>
          </w:tcPr>
          <w:p w14:paraId="15F46B6A" w14:textId="77777777" w:rsidR="005D7721" w:rsidRPr="00AA699A" w:rsidRDefault="005D7721" w:rsidP="009E50E3">
            <w:r w:rsidRPr="00AA699A">
              <w:rPr>
                <w:rFonts w:hint="eastAsia"/>
              </w:rPr>
              <w:t>Module Over Temperature Protection Release Value</w:t>
            </w:r>
          </w:p>
          <w:p w14:paraId="5CC98BE9" w14:textId="77777777" w:rsidR="005D7721" w:rsidRPr="00AA699A" w:rsidRDefault="005D7721" w:rsidP="009E50E3">
            <w:r w:rsidRPr="00AA699A">
              <w:rPr>
                <w:rFonts w:hint="eastAsia"/>
              </w:rPr>
              <w:t>模块温度高保护恢复值</w:t>
            </w:r>
          </w:p>
        </w:tc>
        <w:tc>
          <w:tcPr>
            <w:tcW w:w="1276" w:type="dxa"/>
          </w:tcPr>
          <w:p w14:paraId="3B0951A5" w14:textId="77777777" w:rsidR="005D7721" w:rsidRPr="00AA699A" w:rsidRDefault="005D7721" w:rsidP="009E50E3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2805" w:type="dxa"/>
          </w:tcPr>
          <w:p w14:paraId="6F8E0546" w14:textId="77777777" w:rsidR="005D7721" w:rsidRPr="00AA699A" w:rsidRDefault="005D7721" w:rsidP="009E50E3">
            <w:r w:rsidRPr="00AA699A">
              <w:rPr>
                <w:rFonts w:hint="eastAsia"/>
              </w:rPr>
              <w:t>If it is negative, uses complement to show it.</w:t>
            </w:r>
          </w:p>
          <w:p w14:paraId="366D4292" w14:textId="77777777" w:rsidR="005D7721" w:rsidRPr="00AA699A" w:rsidRDefault="005D7721" w:rsidP="009E50E3">
            <w:r w:rsidRPr="00AA699A">
              <w:rPr>
                <w:rFonts w:hint="eastAsia"/>
              </w:rPr>
              <w:t>为负数时，用补码表示</w:t>
            </w:r>
          </w:p>
        </w:tc>
      </w:tr>
      <w:tr w:rsidR="005D7721" w:rsidRPr="00AA699A" w14:paraId="1B26BCB5" w14:textId="77777777" w:rsidTr="00FC128C">
        <w:trPr>
          <w:trHeight w:val="56"/>
        </w:trPr>
        <w:tc>
          <w:tcPr>
            <w:tcW w:w="1242" w:type="dxa"/>
          </w:tcPr>
          <w:p w14:paraId="3F500B6A" w14:textId="77777777" w:rsidR="005D7721" w:rsidRPr="00AA699A" w:rsidRDefault="005D7721" w:rsidP="009E50E3">
            <w:r w:rsidRPr="00AA699A">
              <w:rPr>
                <w:rFonts w:hint="eastAsia"/>
              </w:rPr>
              <w:t>0x1235</w:t>
            </w:r>
          </w:p>
        </w:tc>
        <w:tc>
          <w:tcPr>
            <w:tcW w:w="1134" w:type="dxa"/>
          </w:tcPr>
          <w:p w14:paraId="7CD2B7E6" w14:textId="77777777" w:rsidR="005D7721" w:rsidRPr="00AA699A" w:rsidRDefault="005D7721" w:rsidP="009E50E3">
            <w:r w:rsidRPr="00AA699A">
              <w:t>MOV</w:t>
            </w:r>
          </w:p>
        </w:tc>
        <w:tc>
          <w:tcPr>
            <w:tcW w:w="3119" w:type="dxa"/>
          </w:tcPr>
          <w:p w14:paraId="3AE5DCF4" w14:textId="77777777" w:rsidR="005D7721" w:rsidRPr="00AA699A" w:rsidRDefault="005D7721" w:rsidP="009E50E3">
            <w:r w:rsidRPr="00AA699A">
              <w:rPr>
                <w:rFonts w:hint="eastAsia"/>
              </w:rPr>
              <w:t>Mo</w:t>
            </w:r>
            <w:r w:rsidRPr="00AA699A">
              <w:t>dule over voltage protect value</w:t>
            </w:r>
          </w:p>
          <w:p w14:paraId="1F5A53C9" w14:textId="77777777" w:rsidR="005D7721" w:rsidRPr="00AA699A" w:rsidRDefault="005D7721" w:rsidP="009E50E3">
            <w:r w:rsidRPr="00AA699A">
              <w:rPr>
                <w:rFonts w:hint="eastAsia"/>
              </w:rPr>
              <w:lastRenderedPageBreak/>
              <w:t>电池模块过压保护值</w:t>
            </w:r>
          </w:p>
        </w:tc>
        <w:tc>
          <w:tcPr>
            <w:tcW w:w="1276" w:type="dxa"/>
          </w:tcPr>
          <w:p w14:paraId="674D0302" w14:textId="77777777" w:rsidR="005D7721" w:rsidRPr="00AA699A" w:rsidRDefault="005D7721" w:rsidP="009E50E3">
            <w:r w:rsidRPr="00AA699A">
              <w:rPr>
                <w:rFonts w:hint="eastAsia"/>
              </w:rPr>
              <w:lastRenderedPageBreak/>
              <w:t>0.01V</w:t>
            </w:r>
          </w:p>
        </w:tc>
        <w:tc>
          <w:tcPr>
            <w:tcW w:w="2805" w:type="dxa"/>
          </w:tcPr>
          <w:p w14:paraId="10795E63" w14:textId="77777777" w:rsidR="005D7721" w:rsidRPr="00AA699A" w:rsidRDefault="005D7721" w:rsidP="009E50E3"/>
        </w:tc>
      </w:tr>
      <w:tr w:rsidR="005D7721" w:rsidRPr="00AA699A" w14:paraId="3B970011" w14:textId="77777777" w:rsidTr="00FC128C">
        <w:trPr>
          <w:trHeight w:val="56"/>
        </w:trPr>
        <w:tc>
          <w:tcPr>
            <w:tcW w:w="1242" w:type="dxa"/>
          </w:tcPr>
          <w:p w14:paraId="38221CD5" w14:textId="77777777" w:rsidR="005D7721" w:rsidRPr="00AA699A" w:rsidRDefault="005D7721" w:rsidP="009E50E3">
            <w:r w:rsidRPr="00AA699A">
              <w:lastRenderedPageBreak/>
              <w:t>0x1236</w:t>
            </w:r>
          </w:p>
        </w:tc>
        <w:tc>
          <w:tcPr>
            <w:tcW w:w="1134" w:type="dxa"/>
          </w:tcPr>
          <w:p w14:paraId="0FB8F03F" w14:textId="77777777" w:rsidR="005D7721" w:rsidRPr="00AA699A" w:rsidRDefault="005D7721" w:rsidP="009E50E3">
            <w:r w:rsidRPr="00AA699A">
              <w:t>MOVR</w:t>
            </w:r>
          </w:p>
        </w:tc>
        <w:tc>
          <w:tcPr>
            <w:tcW w:w="3119" w:type="dxa"/>
          </w:tcPr>
          <w:p w14:paraId="44E564B2" w14:textId="77777777" w:rsidR="005D7721" w:rsidRPr="00AA699A" w:rsidRDefault="005D7721" w:rsidP="009E50E3">
            <w:r w:rsidRPr="00AA699A">
              <w:t>Module over voltage protect release value</w:t>
            </w:r>
          </w:p>
          <w:p w14:paraId="2F54E944" w14:textId="77777777" w:rsidR="005D7721" w:rsidRPr="00AA699A" w:rsidRDefault="005D7721" w:rsidP="009E50E3">
            <w:r w:rsidRPr="00AA699A">
              <w:rPr>
                <w:rFonts w:hint="eastAsia"/>
              </w:rPr>
              <w:t>电池模块过压保护恢复值</w:t>
            </w:r>
          </w:p>
        </w:tc>
        <w:tc>
          <w:tcPr>
            <w:tcW w:w="1276" w:type="dxa"/>
          </w:tcPr>
          <w:p w14:paraId="67859F0E" w14:textId="77777777" w:rsidR="005D7721" w:rsidRPr="00AA699A" w:rsidRDefault="005D7721" w:rsidP="009E50E3">
            <w:r w:rsidRPr="00AA699A">
              <w:rPr>
                <w:rFonts w:hint="eastAsia"/>
              </w:rPr>
              <w:t>0.01V</w:t>
            </w:r>
          </w:p>
        </w:tc>
        <w:tc>
          <w:tcPr>
            <w:tcW w:w="2805" w:type="dxa"/>
          </w:tcPr>
          <w:p w14:paraId="0C33D5A0" w14:textId="77777777" w:rsidR="005D7721" w:rsidRPr="00AA699A" w:rsidRDefault="005D7721" w:rsidP="009E50E3"/>
        </w:tc>
      </w:tr>
      <w:tr w:rsidR="005D7721" w:rsidRPr="00AA699A" w14:paraId="768D7B5C" w14:textId="77777777" w:rsidTr="00FC128C">
        <w:trPr>
          <w:trHeight w:val="56"/>
        </w:trPr>
        <w:tc>
          <w:tcPr>
            <w:tcW w:w="1242" w:type="dxa"/>
          </w:tcPr>
          <w:p w14:paraId="2AEA54B5" w14:textId="77777777" w:rsidR="005D7721" w:rsidRPr="00AA699A" w:rsidRDefault="005D7721" w:rsidP="009E50E3">
            <w:r w:rsidRPr="00AA699A">
              <w:t>0x1237</w:t>
            </w:r>
          </w:p>
        </w:tc>
        <w:tc>
          <w:tcPr>
            <w:tcW w:w="1134" w:type="dxa"/>
          </w:tcPr>
          <w:p w14:paraId="7AC076FF" w14:textId="77777777" w:rsidR="005D7721" w:rsidRPr="00AA699A" w:rsidRDefault="005D7721" w:rsidP="009E50E3">
            <w:r w:rsidRPr="00AA699A">
              <w:t>MHV</w:t>
            </w:r>
          </w:p>
        </w:tc>
        <w:tc>
          <w:tcPr>
            <w:tcW w:w="3119" w:type="dxa"/>
          </w:tcPr>
          <w:p w14:paraId="44A20D45" w14:textId="77777777" w:rsidR="005D7721" w:rsidRPr="00AA699A" w:rsidRDefault="005D7721" w:rsidP="009E50E3">
            <w:r w:rsidRPr="00AA699A">
              <w:t>Module high voltage protect release value</w:t>
            </w:r>
          </w:p>
          <w:p w14:paraId="17E3FAFE" w14:textId="77777777" w:rsidR="005D7721" w:rsidRPr="00AA699A" w:rsidRDefault="005D7721" w:rsidP="009E50E3">
            <w:r w:rsidRPr="00AA699A">
              <w:rPr>
                <w:rFonts w:hint="eastAsia"/>
              </w:rPr>
              <w:t>电池模块高压告警值</w:t>
            </w:r>
          </w:p>
        </w:tc>
        <w:tc>
          <w:tcPr>
            <w:tcW w:w="1276" w:type="dxa"/>
          </w:tcPr>
          <w:p w14:paraId="20209D78" w14:textId="77777777" w:rsidR="005D7721" w:rsidRPr="00AA699A" w:rsidRDefault="005D7721" w:rsidP="009E50E3">
            <w:r w:rsidRPr="00AA699A">
              <w:rPr>
                <w:rFonts w:hint="eastAsia"/>
              </w:rPr>
              <w:t>0.01V</w:t>
            </w:r>
          </w:p>
        </w:tc>
        <w:tc>
          <w:tcPr>
            <w:tcW w:w="2805" w:type="dxa"/>
          </w:tcPr>
          <w:p w14:paraId="1E45CB1B" w14:textId="77777777" w:rsidR="005D7721" w:rsidRPr="00AA699A" w:rsidRDefault="005D7721" w:rsidP="009E50E3"/>
        </w:tc>
      </w:tr>
      <w:tr w:rsidR="005D7721" w:rsidRPr="00AA699A" w14:paraId="6C06FB4C" w14:textId="77777777" w:rsidTr="00FC128C">
        <w:trPr>
          <w:trHeight w:val="56"/>
        </w:trPr>
        <w:tc>
          <w:tcPr>
            <w:tcW w:w="1242" w:type="dxa"/>
          </w:tcPr>
          <w:p w14:paraId="2CC26D3D" w14:textId="77777777" w:rsidR="005D7721" w:rsidRPr="00AA699A" w:rsidRDefault="005D7721" w:rsidP="009E50E3">
            <w:r w:rsidRPr="00AA699A">
              <w:t>0x1238</w:t>
            </w:r>
          </w:p>
        </w:tc>
        <w:tc>
          <w:tcPr>
            <w:tcW w:w="1134" w:type="dxa"/>
          </w:tcPr>
          <w:p w14:paraId="39E57788" w14:textId="77777777" w:rsidR="005D7721" w:rsidRPr="00AA699A" w:rsidRDefault="005D7721" w:rsidP="009E50E3">
            <w:r w:rsidRPr="00AA699A">
              <w:t>MHVR</w:t>
            </w:r>
          </w:p>
        </w:tc>
        <w:tc>
          <w:tcPr>
            <w:tcW w:w="3119" w:type="dxa"/>
          </w:tcPr>
          <w:p w14:paraId="332762FD" w14:textId="77777777" w:rsidR="005D7721" w:rsidRPr="00AA699A" w:rsidRDefault="005D7721" w:rsidP="009E50E3">
            <w:r w:rsidRPr="00AA699A">
              <w:t>Module high voltage protect release value</w:t>
            </w:r>
          </w:p>
          <w:p w14:paraId="090D61CD" w14:textId="77777777" w:rsidR="005D7721" w:rsidRPr="00AA699A" w:rsidRDefault="005D7721" w:rsidP="009E50E3">
            <w:r w:rsidRPr="00AA699A">
              <w:rPr>
                <w:rFonts w:hint="eastAsia"/>
              </w:rPr>
              <w:t>电池模块高压告警恢复值</w:t>
            </w:r>
          </w:p>
        </w:tc>
        <w:tc>
          <w:tcPr>
            <w:tcW w:w="1276" w:type="dxa"/>
          </w:tcPr>
          <w:p w14:paraId="616D9970" w14:textId="77777777" w:rsidR="005D7721" w:rsidRPr="00AA699A" w:rsidRDefault="005D7721" w:rsidP="009E50E3">
            <w:r w:rsidRPr="00AA699A">
              <w:rPr>
                <w:rFonts w:hint="eastAsia"/>
              </w:rPr>
              <w:t>0.01V</w:t>
            </w:r>
          </w:p>
        </w:tc>
        <w:tc>
          <w:tcPr>
            <w:tcW w:w="2805" w:type="dxa"/>
          </w:tcPr>
          <w:p w14:paraId="44A43EB8" w14:textId="77777777" w:rsidR="005D7721" w:rsidRPr="00AA699A" w:rsidRDefault="005D7721" w:rsidP="009E50E3"/>
        </w:tc>
      </w:tr>
      <w:tr w:rsidR="005D7721" w:rsidRPr="00AA699A" w14:paraId="3A5707D3" w14:textId="77777777" w:rsidTr="00FC128C">
        <w:trPr>
          <w:trHeight w:val="56"/>
        </w:trPr>
        <w:tc>
          <w:tcPr>
            <w:tcW w:w="1242" w:type="dxa"/>
          </w:tcPr>
          <w:p w14:paraId="62E3865F" w14:textId="77777777" w:rsidR="005D7721" w:rsidRPr="00AA699A" w:rsidRDefault="005D7721" w:rsidP="009E50E3">
            <w:r w:rsidRPr="00AA699A">
              <w:t>0x1239</w:t>
            </w:r>
          </w:p>
        </w:tc>
        <w:tc>
          <w:tcPr>
            <w:tcW w:w="1134" w:type="dxa"/>
          </w:tcPr>
          <w:p w14:paraId="4DA6DCC7" w14:textId="77777777" w:rsidR="005D7721" w:rsidRPr="00AA699A" w:rsidRDefault="005D7721" w:rsidP="009E50E3">
            <w:r w:rsidRPr="00AA699A">
              <w:t>MLV</w:t>
            </w:r>
          </w:p>
        </w:tc>
        <w:tc>
          <w:tcPr>
            <w:tcW w:w="3119" w:type="dxa"/>
          </w:tcPr>
          <w:p w14:paraId="15709836" w14:textId="77777777" w:rsidR="005D7721" w:rsidRPr="00AA699A" w:rsidRDefault="005D7721" w:rsidP="009E50E3">
            <w:r w:rsidRPr="00AA699A">
              <w:t>Module low voltage protect release value</w:t>
            </w:r>
          </w:p>
          <w:p w14:paraId="1B8C01E6" w14:textId="77777777" w:rsidR="005D7721" w:rsidRPr="00AA699A" w:rsidRDefault="005D7721" w:rsidP="009E50E3">
            <w:r w:rsidRPr="00AA699A">
              <w:rPr>
                <w:rFonts w:hint="eastAsia"/>
              </w:rPr>
              <w:t>电池模块低压告警值</w:t>
            </w:r>
          </w:p>
        </w:tc>
        <w:tc>
          <w:tcPr>
            <w:tcW w:w="1276" w:type="dxa"/>
          </w:tcPr>
          <w:p w14:paraId="65318375" w14:textId="77777777" w:rsidR="005D7721" w:rsidRPr="00AA699A" w:rsidRDefault="005D7721" w:rsidP="009E50E3">
            <w:r w:rsidRPr="00AA699A">
              <w:rPr>
                <w:rFonts w:hint="eastAsia"/>
              </w:rPr>
              <w:t>0.01V</w:t>
            </w:r>
          </w:p>
        </w:tc>
        <w:tc>
          <w:tcPr>
            <w:tcW w:w="2805" w:type="dxa"/>
          </w:tcPr>
          <w:p w14:paraId="378D1478" w14:textId="77777777" w:rsidR="005D7721" w:rsidRPr="00AA699A" w:rsidRDefault="005D7721" w:rsidP="009E50E3"/>
        </w:tc>
      </w:tr>
      <w:tr w:rsidR="005D7721" w:rsidRPr="00AA699A" w14:paraId="1B0AC796" w14:textId="77777777" w:rsidTr="00FC128C">
        <w:trPr>
          <w:trHeight w:val="56"/>
        </w:trPr>
        <w:tc>
          <w:tcPr>
            <w:tcW w:w="1242" w:type="dxa"/>
          </w:tcPr>
          <w:p w14:paraId="37D40763" w14:textId="77777777" w:rsidR="005D7721" w:rsidRPr="00AA699A" w:rsidRDefault="005D7721" w:rsidP="009E50E3">
            <w:r w:rsidRPr="00AA699A">
              <w:t>0x123A</w:t>
            </w:r>
          </w:p>
        </w:tc>
        <w:tc>
          <w:tcPr>
            <w:tcW w:w="1134" w:type="dxa"/>
          </w:tcPr>
          <w:p w14:paraId="5C2C43B8" w14:textId="77777777" w:rsidR="005D7721" w:rsidRPr="00AA699A" w:rsidRDefault="005D7721" w:rsidP="009E50E3">
            <w:r w:rsidRPr="00AA699A">
              <w:t>MLVR</w:t>
            </w:r>
          </w:p>
        </w:tc>
        <w:tc>
          <w:tcPr>
            <w:tcW w:w="3119" w:type="dxa"/>
          </w:tcPr>
          <w:p w14:paraId="292ED31F" w14:textId="77777777" w:rsidR="005D7721" w:rsidRPr="00AA699A" w:rsidRDefault="005D7721" w:rsidP="009E50E3">
            <w:r w:rsidRPr="00AA699A">
              <w:t>Module low voltage protect release value</w:t>
            </w:r>
          </w:p>
          <w:p w14:paraId="0466079C" w14:textId="77777777" w:rsidR="005D7721" w:rsidRPr="00AA699A" w:rsidRDefault="005D7721" w:rsidP="009E50E3">
            <w:r w:rsidRPr="00AA699A">
              <w:rPr>
                <w:rFonts w:hint="eastAsia"/>
              </w:rPr>
              <w:t>电池模块低压告警恢复值</w:t>
            </w:r>
          </w:p>
        </w:tc>
        <w:tc>
          <w:tcPr>
            <w:tcW w:w="1276" w:type="dxa"/>
          </w:tcPr>
          <w:p w14:paraId="593E99C0" w14:textId="77777777" w:rsidR="005D7721" w:rsidRPr="00AA699A" w:rsidRDefault="005D7721" w:rsidP="009E50E3">
            <w:r w:rsidRPr="00AA699A">
              <w:rPr>
                <w:rFonts w:hint="eastAsia"/>
              </w:rPr>
              <w:t>0.01V</w:t>
            </w:r>
          </w:p>
        </w:tc>
        <w:tc>
          <w:tcPr>
            <w:tcW w:w="2805" w:type="dxa"/>
          </w:tcPr>
          <w:p w14:paraId="519D4FCA" w14:textId="77777777" w:rsidR="005D7721" w:rsidRPr="00AA699A" w:rsidRDefault="005D7721" w:rsidP="009E50E3"/>
        </w:tc>
      </w:tr>
      <w:tr w:rsidR="005D7721" w:rsidRPr="00AA699A" w14:paraId="71C781E4" w14:textId="77777777" w:rsidTr="00FC128C">
        <w:trPr>
          <w:trHeight w:val="56"/>
        </w:trPr>
        <w:tc>
          <w:tcPr>
            <w:tcW w:w="1242" w:type="dxa"/>
          </w:tcPr>
          <w:p w14:paraId="079778BF" w14:textId="77777777" w:rsidR="005D7721" w:rsidRPr="00AA699A" w:rsidRDefault="005D7721" w:rsidP="009E50E3">
            <w:r w:rsidRPr="00AA699A">
              <w:t>0x123B</w:t>
            </w:r>
          </w:p>
        </w:tc>
        <w:tc>
          <w:tcPr>
            <w:tcW w:w="1134" w:type="dxa"/>
          </w:tcPr>
          <w:p w14:paraId="58FFF427" w14:textId="77777777" w:rsidR="005D7721" w:rsidRPr="00AA699A" w:rsidRDefault="005D7721" w:rsidP="009E50E3">
            <w:r w:rsidRPr="00AA699A">
              <w:t>MUV</w:t>
            </w:r>
          </w:p>
        </w:tc>
        <w:tc>
          <w:tcPr>
            <w:tcW w:w="3119" w:type="dxa"/>
          </w:tcPr>
          <w:p w14:paraId="6E4661EB" w14:textId="77777777" w:rsidR="005D7721" w:rsidRPr="00AA699A" w:rsidRDefault="005D7721" w:rsidP="009E50E3">
            <w:r w:rsidRPr="00AA699A">
              <w:t>Module under voltage protect release value</w:t>
            </w:r>
          </w:p>
          <w:p w14:paraId="1D2767D7" w14:textId="77777777" w:rsidR="005D7721" w:rsidRPr="00AA699A" w:rsidRDefault="005D7721" w:rsidP="009E50E3">
            <w:r w:rsidRPr="00AA699A">
              <w:rPr>
                <w:rFonts w:hint="eastAsia"/>
              </w:rPr>
              <w:t>电池模块欠压保护值</w:t>
            </w:r>
          </w:p>
        </w:tc>
        <w:tc>
          <w:tcPr>
            <w:tcW w:w="1276" w:type="dxa"/>
          </w:tcPr>
          <w:p w14:paraId="0BC75323" w14:textId="77777777" w:rsidR="005D7721" w:rsidRPr="00AA699A" w:rsidRDefault="005D7721" w:rsidP="009E50E3">
            <w:r w:rsidRPr="00AA699A">
              <w:rPr>
                <w:rFonts w:hint="eastAsia"/>
              </w:rPr>
              <w:t>0.01V</w:t>
            </w:r>
          </w:p>
        </w:tc>
        <w:tc>
          <w:tcPr>
            <w:tcW w:w="2805" w:type="dxa"/>
          </w:tcPr>
          <w:p w14:paraId="78CD29BF" w14:textId="77777777" w:rsidR="005D7721" w:rsidRPr="00AA699A" w:rsidRDefault="005D7721" w:rsidP="009E50E3"/>
        </w:tc>
      </w:tr>
      <w:tr w:rsidR="005D7721" w:rsidRPr="00AA699A" w14:paraId="70FF589E" w14:textId="77777777" w:rsidTr="00FC128C">
        <w:tc>
          <w:tcPr>
            <w:tcW w:w="1242" w:type="dxa"/>
          </w:tcPr>
          <w:p w14:paraId="0DCEEB43" w14:textId="77777777" w:rsidR="005D7721" w:rsidRPr="00AA699A" w:rsidRDefault="005D7721" w:rsidP="009E50E3">
            <w:r w:rsidRPr="00AA699A">
              <w:t>0x123C</w:t>
            </w:r>
          </w:p>
        </w:tc>
        <w:tc>
          <w:tcPr>
            <w:tcW w:w="1134" w:type="dxa"/>
          </w:tcPr>
          <w:p w14:paraId="56241E50" w14:textId="77777777" w:rsidR="005D7721" w:rsidRPr="00AA699A" w:rsidRDefault="005D7721" w:rsidP="009E50E3">
            <w:r w:rsidRPr="00AA699A">
              <w:t>MUVR</w:t>
            </w:r>
          </w:p>
        </w:tc>
        <w:tc>
          <w:tcPr>
            <w:tcW w:w="3119" w:type="dxa"/>
          </w:tcPr>
          <w:p w14:paraId="42ABCD03" w14:textId="77777777" w:rsidR="005D7721" w:rsidRPr="00AA699A" w:rsidRDefault="005D7721" w:rsidP="009E50E3">
            <w:r w:rsidRPr="00AA699A">
              <w:t>Module under voltage protect release value</w:t>
            </w:r>
          </w:p>
          <w:p w14:paraId="53E4BFC9" w14:textId="77777777" w:rsidR="005D7721" w:rsidRPr="00AA699A" w:rsidRDefault="005D7721" w:rsidP="009E50E3">
            <w:r w:rsidRPr="00AA699A">
              <w:rPr>
                <w:rFonts w:hint="eastAsia"/>
              </w:rPr>
              <w:t>电池模块欠压保护恢复值</w:t>
            </w:r>
          </w:p>
        </w:tc>
        <w:tc>
          <w:tcPr>
            <w:tcW w:w="1276" w:type="dxa"/>
          </w:tcPr>
          <w:p w14:paraId="099E57BE" w14:textId="77777777" w:rsidR="005D7721" w:rsidRPr="00AA699A" w:rsidRDefault="005D7721" w:rsidP="009E50E3">
            <w:r w:rsidRPr="00AA699A">
              <w:rPr>
                <w:rFonts w:hint="eastAsia"/>
              </w:rPr>
              <w:t>0.01V</w:t>
            </w:r>
          </w:p>
        </w:tc>
        <w:tc>
          <w:tcPr>
            <w:tcW w:w="2805" w:type="dxa"/>
            <w:vAlign w:val="center"/>
          </w:tcPr>
          <w:p w14:paraId="1A98BFB6" w14:textId="77777777" w:rsidR="005D7721" w:rsidRPr="00AA699A" w:rsidRDefault="005D7721" w:rsidP="009E50E3">
            <w:pPr>
              <w:jc w:val="both"/>
            </w:pPr>
          </w:p>
        </w:tc>
      </w:tr>
      <w:tr w:rsidR="00FC128C" w:rsidRPr="00AA699A" w14:paraId="0FAAFE4F" w14:textId="77777777" w:rsidTr="00FC128C">
        <w:tc>
          <w:tcPr>
            <w:tcW w:w="1242" w:type="dxa"/>
          </w:tcPr>
          <w:p w14:paraId="66169420" w14:textId="6DDB16CB" w:rsidR="00FC128C" w:rsidRPr="00B81488" w:rsidRDefault="00FC128C" w:rsidP="009E50E3">
            <w:pPr>
              <w:rPr>
                <w:highlight w:val="yellow"/>
              </w:rPr>
            </w:pPr>
            <w:r w:rsidRPr="00B81488">
              <w:rPr>
                <w:highlight w:val="yellow"/>
              </w:rPr>
              <w:t>0x123</w:t>
            </w:r>
            <w:r w:rsidRPr="00B81488">
              <w:rPr>
                <w:rFonts w:hint="eastAsia"/>
                <w:highlight w:val="yellow"/>
              </w:rPr>
              <w:t>D</w:t>
            </w:r>
          </w:p>
        </w:tc>
        <w:tc>
          <w:tcPr>
            <w:tcW w:w="1134" w:type="dxa"/>
          </w:tcPr>
          <w:p w14:paraId="0B3D893D" w14:textId="1A01FA7A" w:rsidR="00FC128C" w:rsidRPr="00B81488" w:rsidRDefault="00B75A83" w:rsidP="009E50E3">
            <w:pPr>
              <w:rPr>
                <w:highlight w:val="yellow"/>
              </w:rPr>
            </w:pPr>
            <w:r w:rsidRPr="00B81488">
              <w:rPr>
                <w:rFonts w:hint="eastAsia"/>
                <w:highlight w:val="yellow"/>
              </w:rPr>
              <w:t>CLC</w:t>
            </w:r>
          </w:p>
        </w:tc>
        <w:tc>
          <w:tcPr>
            <w:tcW w:w="3119" w:type="dxa"/>
          </w:tcPr>
          <w:p w14:paraId="126A8E9A" w14:textId="52C61DAD" w:rsidR="00B75A83" w:rsidRPr="00B81488" w:rsidRDefault="00B75A83" w:rsidP="009E50E3">
            <w:pPr>
              <w:rPr>
                <w:highlight w:val="yellow"/>
              </w:rPr>
            </w:pPr>
            <w:r w:rsidRPr="00B81488">
              <w:rPr>
                <w:highlight w:val="yellow"/>
              </w:rPr>
              <w:t>Limit</w:t>
            </w:r>
            <w:r w:rsidRPr="00B81488">
              <w:rPr>
                <w:rFonts w:hint="eastAsia"/>
                <w:highlight w:val="yellow"/>
              </w:rPr>
              <w:t xml:space="preserve"> </w:t>
            </w:r>
            <w:r w:rsidRPr="00B81488">
              <w:rPr>
                <w:highlight w:val="yellow"/>
              </w:rPr>
              <w:t>Charge</w:t>
            </w:r>
            <w:r w:rsidRPr="00B81488">
              <w:rPr>
                <w:rFonts w:hint="eastAsia"/>
                <w:highlight w:val="yellow"/>
              </w:rPr>
              <w:t xml:space="preserve"> </w:t>
            </w:r>
            <w:r w:rsidRPr="00B81488">
              <w:rPr>
                <w:highlight w:val="yellow"/>
              </w:rPr>
              <w:t>Curr</w:t>
            </w:r>
          </w:p>
          <w:p w14:paraId="52C69511" w14:textId="5553FF00" w:rsidR="00FC128C" w:rsidRPr="00B81488" w:rsidRDefault="00B75A83" w:rsidP="009E50E3">
            <w:pPr>
              <w:rPr>
                <w:highlight w:val="yellow"/>
              </w:rPr>
            </w:pPr>
            <w:r w:rsidRPr="00B81488">
              <w:rPr>
                <w:rFonts w:hint="eastAsia"/>
                <w:highlight w:val="yellow"/>
              </w:rPr>
              <w:t>充电建议电流</w:t>
            </w:r>
          </w:p>
        </w:tc>
        <w:tc>
          <w:tcPr>
            <w:tcW w:w="1276" w:type="dxa"/>
          </w:tcPr>
          <w:p w14:paraId="275197F3" w14:textId="20614C90" w:rsidR="00FC128C" w:rsidRPr="00B81488" w:rsidRDefault="00B75A83" w:rsidP="009E50E3">
            <w:pPr>
              <w:rPr>
                <w:highlight w:val="yellow"/>
              </w:rPr>
            </w:pPr>
            <w:r w:rsidRPr="00B81488">
              <w:rPr>
                <w:rFonts w:hint="eastAsia"/>
                <w:highlight w:val="yellow"/>
              </w:rPr>
              <w:t>0.1A</w:t>
            </w:r>
          </w:p>
        </w:tc>
        <w:tc>
          <w:tcPr>
            <w:tcW w:w="2805" w:type="dxa"/>
            <w:vAlign w:val="center"/>
          </w:tcPr>
          <w:p w14:paraId="21C7FB02" w14:textId="77777777" w:rsidR="00B81488" w:rsidRDefault="00781683" w:rsidP="009E50E3">
            <w:pPr>
              <w:jc w:val="both"/>
              <w:rPr>
                <w:highlight w:val="yellow"/>
              </w:rPr>
            </w:pPr>
            <w:r w:rsidRPr="00B81488">
              <w:rPr>
                <w:rFonts w:hint="eastAsia"/>
                <w:highlight w:val="yellow"/>
              </w:rPr>
              <w:t>只有在强充或均充标记置位的情况下生效</w:t>
            </w:r>
          </w:p>
          <w:p w14:paraId="4D6860D2" w14:textId="77777777" w:rsidR="0033468A" w:rsidRDefault="0033468A" w:rsidP="009E50E3">
            <w:pPr>
              <w:jc w:val="both"/>
              <w:rPr>
                <w:highlight w:val="yellow"/>
              </w:rPr>
            </w:pPr>
          </w:p>
          <w:p w14:paraId="02AF7EBC" w14:textId="03C504F5" w:rsidR="0033468A" w:rsidRDefault="0033468A" w:rsidP="009E50E3">
            <w:pPr>
              <w:jc w:val="both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 </w:t>
            </w:r>
            <w:r>
              <w:rPr>
                <w:highlight w:val="yellow"/>
              </w:rPr>
              <w:t>V</w:t>
            </w:r>
            <w:r>
              <w:rPr>
                <w:rFonts w:hint="eastAsia"/>
                <w:highlight w:val="yellow"/>
              </w:rPr>
              <w:t xml:space="preserve">alue &gt; 0 </w:t>
            </w:r>
            <w:r>
              <w:rPr>
                <w:rFonts w:hint="eastAsia"/>
                <w:highlight w:val="yellow"/>
              </w:rPr>
              <w:t>且</w:t>
            </w:r>
            <w:r>
              <w:rPr>
                <w:rFonts w:hint="eastAsia"/>
                <w:highlight w:val="yellow"/>
              </w:rPr>
              <w:t xml:space="preserve"> </w:t>
            </w:r>
            <w:r>
              <w:rPr>
                <w:highlight w:val="yellow"/>
              </w:rPr>
              <w:t>value</w:t>
            </w:r>
            <w:r>
              <w:rPr>
                <w:rFonts w:hint="eastAsia"/>
                <w:highlight w:val="yellow"/>
              </w:rPr>
              <w:t xml:space="preserve"> &lt;= 500</w:t>
            </w:r>
            <w:r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50A</w:t>
            </w:r>
            <w:r>
              <w:rPr>
                <w:rFonts w:hint="eastAsia"/>
                <w:highlight w:val="yellow"/>
              </w:rPr>
              <w:t>）</w:t>
            </w:r>
          </w:p>
          <w:p w14:paraId="003F18E7" w14:textId="2FE51556" w:rsidR="0033468A" w:rsidRPr="000C72AC" w:rsidRDefault="0033468A" w:rsidP="009E50E3">
            <w:pPr>
              <w:jc w:val="both"/>
              <w:rPr>
                <w:highlight w:val="yellow"/>
              </w:rPr>
            </w:pPr>
          </w:p>
        </w:tc>
      </w:tr>
      <w:tr w:rsidR="005D7721" w:rsidRPr="00AA699A" w14:paraId="4E9D23DB" w14:textId="77777777" w:rsidTr="00FC128C">
        <w:tc>
          <w:tcPr>
            <w:tcW w:w="1242" w:type="dxa"/>
            <w:vAlign w:val="center"/>
          </w:tcPr>
          <w:p w14:paraId="0EF7ABC0" w14:textId="530AA467" w:rsidR="005D7721" w:rsidRPr="00AA699A" w:rsidRDefault="005D7721" w:rsidP="009E50E3">
            <w:pPr>
              <w:jc w:val="both"/>
            </w:pPr>
            <w:r w:rsidRPr="00AA699A">
              <w:rPr>
                <w:rFonts w:hint="eastAsia"/>
              </w:rPr>
              <w:t>0x12</w:t>
            </w:r>
            <w:r w:rsidRPr="00AA699A">
              <w:t>3</w:t>
            </w:r>
            <w:r w:rsidR="00FC128C">
              <w:rPr>
                <w:rFonts w:hint="eastAsia"/>
              </w:rPr>
              <w:t>E</w:t>
            </w:r>
            <w:r w:rsidRPr="00AA699A">
              <w:rPr>
                <w:rFonts w:hint="eastAsia"/>
              </w:rPr>
              <w:t>~</w:t>
            </w:r>
          </w:p>
          <w:p w14:paraId="4E848C16" w14:textId="001996F9" w:rsidR="005D7721" w:rsidRPr="00AA699A" w:rsidRDefault="000B119A" w:rsidP="009E50E3">
            <w:pPr>
              <w:jc w:val="both"/>
            </w:pPr>
            <w:r w:rsidRPr="00AA699A">
              <w:rPr>
                <w:rFonts w:hint="eastAsia"/>
              </w:rPr>
              <w:t>0x12</w:t>
            </w:r>
            <w:del w:id="290" w:author="Pylon" w:date="2026-07-17T09:26:00Z">
              <w:r w:rsidRPr="00AA699A" w:rsidDel="00DC13F7">
                <w:rPr>
                  <w:rFonts w:hint="eastAsia"/>
                </w:rPr>
                <w:delText>D</w:delText>
              </w:r>
            </w:del>
            <w:ins w:id="291" w:author="Pylon" w:date="2026-07-17T09:26:00Z">
              <w:r w:rsidR="00DC13F7">
                <w:rPr>
                  <w:rFonts w:hint="eastAsia"/>
                </w:rPr>
                <w:t>C</w:t>
              </w:r>
            </w:ins>
            <w:r w:rsidRPr="00AA699A">
              <w:t>F</w:t>
            </w:r>
          </w:p>
        </w:tc>
        <w:tc>
          <w:tcPr>
            <w:tcW w:w="1134" w:type="dxa"/>
            <w:vAlign w:val="center"/>
          </w:tcPr>
          <w:p w14:paraId="4DFF0FB1" w14:textId="77777777" w:rsidR="005D7721" w:rsidRPr="00AA699A" w:rsidRDefault="005D7721" w:rsidP="009E50E3">
            <w:pPr>
              <w:jc w:val="both"/>
            </w:pPr>
            <w:r w:rsidRPr="00AA699A">
              <w:rPr>
                <w:rFonts w:hint="eastAsia"/>
              </w:rPr>
              <w:t>保留</w:t>
            </w:r>
          </w:p>
        </w:tc>
        <w:tc>
          <w:tcPr>
            <w:tcW w:w="3119" w:type="dxa"/>
          </w:tcPr>
          <w:p w14:paraId="4D09E220" w14:textId="77777777" w:rsidR="005D7721" w:rsidRPr="00AA699A" w:rsidRDefault="005D7721" w:rsidP="009E50E3"/>
        </w:tc>
        <w:tc>
          <w:tcPr>
            <w:tcW w:w="1276" w:type="dxa"/>
          </w:tcPr>
          <w:p w14:paraId="0F34C3E3" w14:textId="77777777" w:rsidR="005D7721" w:rsidRPr="00AA699A" w:rsidRDefault="005D7721" w:rsidP="009E50E3"/>
        </w:tc>
        <w:tc>
          <w:tcPr>
            <w:tcW w:w="2805" w:type="dxa"/>
            <w:vAlign w:val="center"/>
          </w:tcPr>
          <w:p w14:paraId="764BA245" w14:textId="77777777" w:rsidR="005D7721" w:rsidRPr="00AA699A" w:rsidRDefault="005D7721" w:rsidP="009E50E3">
            <w:pPr>
              <w:jc w:val="both"/>
            </w:pPr>
          </w:p>
        </w:tc>
      </w:tr>
    </w:tbl>
    <w:p w14:paraId="358DF121" w14:textId="5E4D2776" w:rsidR="003E4EB1" w:rsidRPr="00AA699A" w:rsidRDefault="003E4EB1">
      <w:r w:rsidRPr="00AA699A">
        <w:br w:type="page"/>
      </w:r>
    </w:p>
    <w:p w14:paraId="54E5C028" w14:textId="1CDE1E40" w:rsidR="008A2690" w:rsidRPr="00AA699A" w:rsidRDefault="008A2690"/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1242"/>
        <w:gridCol w:w="1730"/>
        <w:gridCol w:w="2523"/>
        <w:gridCol w:w="4139"/>
      </w:tblGrid>
      <w:tr w:rsidR="00963A06" w:rsidRPr="00AA699A" w14:paraId="6741C1C7" w14:textId="77777777" w:rsidTr="00297ADD">
        <w:tc>
          <w:tcPr>
            <w:tcW w:w="1242" w:type="dxa"/>
            <w:shd w:val="clear" w:color="auto" w:fill="BFBFBF" w:themeFill="background1" w:themeFillShade="BF"/>
            <w:vAlign w:val="center"/>
          </w:tcPr>
          <w:p w14:paraId="1F42B20E" w14:textId="77777777" w:rsidR="00963A06" w:rsidRPr="00AA699A" w:rsidRDefault="00963A06" w:rsidP="0043404E">
            <w:pPr>
              <w:jc w:val="center"/>
            </w:pPr>
            <w:r w:rsidRPr="00AA699A">
              <w:t xml:space="preserve">Register </w:t>
            </w:r>
          </w:p>
          <w:p w14:paraId="5CB5926F" w14:textId="77777777" w:rsidR="00963A06" w:rsidRPr="00AA699A" w:rsidRDefault="00963A06" w:rsidP="0043404E">
            <w:pPr>
              <w:jc w:val="center"/>
            </w:pPr>
            <w:r w:rsidRPr="00AA699A">
              <w:rPr>
                <w:rFonts w:hint="eastAsia"/>
              </w:rPr>
              <w:t>寄存器</w:t>
            </w:r>
          </w:p>
        </w:tc>
        <w:tc>
          <w:tcPr>
            <w:tcW w:w="1730" w:type="dxa"/>
            <w:shd w:val="clear" w:color="auto" w:fill="BFBFBF" w:themeFill="background1" w:themeFillShade="BF"/>
            <w:vAlign w:val="center"/>
          </w:tcPr>
          <w:p w14:paraId="3CBF93E0" w14:textId="77777777" w:rsidR="00963A06" w:rsidRPr="00AA699A" w:rsidRDefault="00963A06" w:rsidP="0043404E">
            <w:pPr>
              <w:jc w:val="center"/>
            </w:pPr>
            <w:r w:rsidRPr="00AA699A">
              <w:t xml:space="preserve">Content </w:t>
            </w:r>
            <w:r w:rsidRPr="00AA699A">
              <w:rPr>
                <w:rFonts w:hint="eastAsia"/>
              </w:rPr>
              <w:t>内容</w:t>
            </w:r>
          </w:p>
        </w:tc>
        <w:tc>
          <w:tcPr>
            <w:tcW w:w="2523" w:type="dxa"/>
            <w:shd w:val="clear" w:color="auto" w:fill="BFBFBF" w:themeFill="background1" w:themeFillShade="BF"/>
            <w:vAlign w:val="center"/>
          </w:tcPr>
          <w:p w14:paraId="1C98D344" w14:textId="77777777" w:rsidR="00963A06" w:rsidRPr="00AA699A" w:rsidRDefault="00963A06" w:rsidP="0043404E">
            <w:pPr>
              <w:jc w:val="center"/>
            </w:pPr>
            <w:r w:rsidRPr="00AA699A">
              <w:t xml:space="preserve">Detail </w:t>
            </w:r>
          </w:p>
          <w:p w14:paraId="2DED97D8" w14:textId="77777777" w:rsidR="00963A06" w:rsidRPr="00AA699A" w:rsidRDefault="00963A06" w:rsidP="0043404E">
            <w:pPr>
              <w:jc w:val="center"/>
            </w:pPr>
            <w:r w:rsidRPr="00AA699A">
              <w:rPr>
                <w:rFonts w:hint="eastAsia"/>
              </w:rPr>
              <w:t>说明</w:t>
            </w:r>
          </w:p>
        </w:tc>
        <w:tc>
          <w:tcPr>
            <w:tcW w:w="4139" w:type="dxa"/>
            <w:shd w:val="clear" w:color="auto" w:fill="BFBFBF" w:themeFill="background1" w:themeFillShade="BF"/>
            <w:vAlign w:val="center"/>
          </w:tcPr>
          <w:p w14:paraId="5CD7D5C4" w14:textId="77777777" w:rsidR="00963A06" w:rsidRPr="00AA699A" w:rsidRDefault="00963A06" w:rsidP="0043404E">
            <w:pPr>
              <w:jc w:val="center"/>
            </w:pPr>
            <w:r w:rsidRPr="00AA699A">
              <w:t>Remark</w:t>
            </w:r>
          </w:p>
          <w:p w14:paraId="5F309E9C" w14:textId="77777777" w:rsidR="00963A06" w:rsidRPr="00AA699A" w:rsidRDefault="00963A06" w:rsidP="0043404E">
            <w:pPr>
              <w:jc w:val="center"/>
            </w:pPr>
            <w:r w:rsidRPr="00AA699A">
              <w:rPr>
                <w:rFonts w:hint="eastAsia"/>
              </w:rPr>
              <w:t>备注</w:t>
            </w:r>
          </w:p>
        </w:tc>
      </w:tr>
      <w:tr w:rsidR="00963A06" w:rsidRPr="00AA699A" w14:paraId="53B269C4" w14:textId="77777777" w:rsidTr="00297ADD">
        <w:tc>
          <w:tcPr>
            <w:tcW w:w="1242" w:type="dxa"/>
            <w:vAlign w:val="center"/>
          </w:tcPr>
          <w:p w14:paraId="60B3D9D7" w14:textId="06D5072B" w:rsidR="00963A06" w:rsidRPr="00730D7E" w:rsidRDefault="00DC13F7" w:rsidP="0043404E">
            <w:ins w:id="292" w:author="Pylon" w:date="2026-07-17T09:26:00Z">
              <w:r w:rsidRPr="00730D7E">
                <w:t>0x12</w:t>
              </w:r>
            </w:ins>
            <w:ins w:id="293" w:author="Pylon" w:date="2026-07-17T09:27:00Z">
              <w:r w:rsidRPr="00730D7E">
                <w:t>D0</w:t>
              </w:r>
            </w:ins>
            <w:del w:id="294" w:author="Pylon" w:date="2026-07-17T09:26:00Z">
              <w:r w:rsidR="00963A06" w:rsidRPr="00730D7E" w:rsidDel="00DC13F7">
                <w:delText>0x12</w:delText>
              </w:r>
              <w:r w:rsidR="008C77D0" w:rsidRPr="00730D7E" w:rsidDel="00DC13F7">
                <w:delText>F</w:delText>
              </w:r>
              <w:r w:rsidR="00963A06" w:rsidRPr="00730D7E" w:rsidDel="00DC13F7">
                <w:delText>0</w:delText>
              </w:r>
            </w:del>
          </w:p>
        </w:tc>
        <w:tc>
          <w:tcPr>
            <w:tcW w:w="1730" w:type="dxa"/>
          </w:tcPr>
          <w:p w14:paraId="6EB8F22E" w14:textId="1937A7B5" w:rsidR="00963A06" w:rsidRPr="00730D7E" w:rsidRDefault="00DC13F7" w:rsidP="0043404E">
            <w:ins w:id="295" w:author="Pylon" w:date="2026-07-17T09:27:00Z">
              <w:r w:rsidRPr="00730D7E">
                <w:rPr>
                  <w:rFonts w:hint="eastAsia"/>
                </w:rPr>
                <w:t>目标</w:t>
              </w:r>
              <w:r w:rsidRPr="00730D7E">
                <w:t>soc</w:t>
              </w:r>
              <w:r w:rsidRPr="00730D7E">
                <w:rPr>
                  <w:rFonts w:hint="eastAsia"/>
                </w:rPr>
                <w:t>使能</w:t>
              </w:r>
            </w:ins>
            <w:del w:id="296" w:author="Pylon" w:date="2026-07-17T09:26:00Z">
              <w:r w:rsidR="008C77D0" w:rsidRPr="00730D7E" w:rsidDel="00DC13F7">
                <w:rPr>
                  <w:rFonts w:hint="eastAsia"/>
                </w:rPr>
                <w:delText>对外</w:delText>
              </w:r>
              <w:r w:rsidR="00963A06" w:rsidRPr="00730D7E" w:rsidDel="00DC13F7">
                <w:delText>485</w:delText>
              </w:r>
              <w:r w:rsidR="00963A06" w:rsidRPr="00730D7E" w:rsidDel="00DC13F7">
                <w:rPr>
                  <w:rFonts w:hint="eastAsia"/>
                </w:rPr>
                <w:delText>协议</w:delText>
              </w:r>
            </w:del>
          </w:p>
        </w:tc>
        <w:tc>
          <w:tcPr>
            <w:tcW w:w="2523" w:type="dxa"/>
          </w:tcPr>
          <w:p w14:paraId="482FD030" w14:textId="3C4C80A6" w:rsidR="00963A06" w:rsidRPr="00730D7E" w:rsidRDefault="00DC13F7" w:rsidP="0043404E">
            <w:ins w:id="297" w:author="Pylon" w:date="2026-07-17T09:28:00Z">
              <w:r w:rsidRPr="00730D7E">
                <w:rPr>
                  <w:rFonts w:hint="eastAsia"/>
                </w:rPr>
                <w:t>打开或者关闭目标</w:t>
              </w:r>
              <w:r w:rsidRPr="00730D7E">
                <w:t>soc</w:t>
              </w:r>
              <w:r w:rsidRPr="00730D7E">
                <w:rPr>
                  <w:rFonts w:hint="eastAsia"/>
                </w:rPr>
                <w:t>使能</w:t>
              </w:r>
            </w:ins>
            <w:del w:id="298" w:author="Pylon" w:date="2026-07-17T09:26:00Z">
              <w:r w:rsidR="00374CDB" w:rsidRPr="00730D7E" w:rsidDel="00DC13F7">
                <w:rPr>
                  <w:rFonts w:hint="eastAsia"/>
                </w:rPr>
                <w:delText>设置与显示当前对外</w:delText>
              </w:r>
              <w:r w:rsidR="00963A06" w:rsidRPr="00730D7E" w:rsidDel="00DC13F7">
                <w:delText>485</w:delText>
              </w:r>
              <w:r w:rsidR="00963A06" w:rsidRPr="00730D7E" w:rsidDel="00DC13F7">
                <w:rPr>
                  <w:rFonts w:hint="eastAsia"/>
                </w:rPr>
                <w:delText>协议</w:delText>
              </w:r>
            </w:del>
          </w:p>
        </w:tc>
        <w:tc>
          <w:tcPr>
            <w:tcW w:w="4139" w:type="dxa"/>
          </w:tcPr>
          <w:p w14:paraId="396689F4" w14:textId="77777777" w:rsidR="00DC13F7" w:rsidRPr="00730D7E" w:rsidRDefault="00DC13F7" w:rsidP="00963A06">
            <w:pPr>
              <w:rPr>
                <w:ins w:id="299" w:author="Pylon" w:date="2026-07-17T09:29:00Z"/>
              </w:rPr>
            </w:pPr>
            <w:ins w:id="300" w:author="Pylon" w:date="2026-07-17T09:29:00Z">
              <w:r w:rsidRPr="00730D7E">
                <w:t>0x0001:</w:t>
              </w:r>
              <w:r w:rsidRPr="00730D7E">
                <w:rPr>
                  <w:rFonts w:hint="eastAsia"/>
                </w:rPr>
                <w:t>打开</w:t>
              </w:r>
            </w:ins>
          </w:p>
          <w:p w14:paraId="13D4C902" w14:textId="2294B1E2" w:rsidR="00EA05D2" w:rsidRPr="00730D7E" w:rsidDel="00DC13F7" w:rsidRDefault="00DC13F7" w:rsidP="00EA05D2">
            <w:pPr>
              <w:rPr>
                <w:del w:id="301" w:author="Pylon" w:date="2026-07-17T09:26:00Z"/>
              </w:rPr>
            </w:pPr>
            <w:ins w:id="302" w:author="Pylon" w:date="2026-07-17T09:29:00Z">
              <w:r w:rsidRPr="00730D7E">
                <w:t>0x0000:</w:t>
              </w:r>
              <w:r w:rsidRPr="00730D7E">
                <w:rPr>
                  <w:rFonts w:hint="eastAsia"/>
                </w:rPr>
                <w:t>关闭</w:t>
              </w:r>
            </w:ins>
            <w:del w:id="303" w:author="Pylon" w:date="2026-07-17T09:26:00Z">
              <w:r w:rsidR="00EA05D2" w:rsidRPr="00730D7E" w:rsidDel="00DC13F7">
                <w:delText>0x01</w:delText>
              </w:r>
              <w:r w:rsidR="00EA05D2" w:rsidRPr="00730D7E" w:rsidDel="00DC13F7">
                <w:rPr>
                  <w:rFonts w:hint="eastAsia"/>
                </w:rPr>
                <w:delText>：</w:delText>
              </w:r>
              <w:r w:rsidR="009B7F7C" w:rsidRPr="00730D7E" w:rsidDel="00DC13F7">
                <w:delText>pylon modbus</w:delText>
              </w:r>
            </w:del>
          </w:p>
          <w:p w14:paraId="0E1C9B0C" w14:textId="42689C2B" w:rsidR="0029505C" w:rsidRPr="00730D7E" w:rsidDel="00DC13F7" w:rsidRDefault="0029505C" w:rsidP="00EA05D2">
            <w:pPr>
              <w:rPr>
                <w:del w:id="304" w:author="Pylon" w:date="2026-07-17T09:26:00Z"/>
              </w:rPr>
            </w:pPr>
            <w:del w:id="305" w:author="Pylon" w:date="2026-07-17T09:26:00Z">
              <w:r w:rsidRPr="00730D7E" w:rsidDel="00DC13F7">
                <w:delText>0x02</w:delText>
              </w:r>
              <w:r w:rsidRPr="00730D7E" w:rsidDel="00DC13F7">
                <w:rPr>
                  <w:rFonts w:hint="eastAsia"/>
                </w:rPr>
                <w:delText>：</w:delText>
              </w:r>
              <w:r w:rsidR="00D74D4B" w:rsidRPr="00730D7E" w:rsidDel="00DC13F7">
                <w:rPr>
                  <w:rFonts w:hint="eastAsia"/>
                </w:rPr>
                <w:delText>无效</w:delText>
              </w:r>
            </w:del>
          </w:p>
          <w:p w14:paraId="001058E0" w14:textId="7075F8C6" w:rsidR="00EA05D2" w:rsidRPr="00730D7E" w:rsidDel="00DC13F7" w:rsidRDefault="00EA05D2" w:rsidP="00EA05D2">
            <w:pPr>
              <w:rPr>
                <w:del w:id="306" w:author="Pylon" w:date="2026-07-17T09:26:00Z"/>
              </w:rPr>
            </w:pPr>
            <w:del w:id="307" w:author="Pylon" w:date="2026-07-17T09:26:00Z">
              <w:r w:rsidRPr="00730D7E" w:rsidDel="00DC13F7">
                <w:delText>0x03</w:delText>
              </w:r>
              <w:r w:rsidRPr="00730D7E" w:rsidDel="00DC13F7">
                <w:rPr>
                  <w:rFonts w:hint="eastAsia"/>
                </w:rPr>
                <w:delText>：</w:delText>
              </w:r>
              <w:r w:rsidRPr="00730D7E" w:rsidDel="00DC13F7">
                <w:delText>kostal</w:delText>
              </w:r>
            </w:del>
          </w:p>
          <w:p w14:paraId="0E2E3536" w14:textId="06F2621C" w:rsidR="00EA05D2" w:rsidRPr="00730D7E" w:rsidDel="00DC13F7" w:rsidRDefault="00EA05D2" w:rsidP="00EA05D2">
            <w:pPr>
              <w:rPr>
                <w:del w:id="308" w:author="Pylon" w:date="2026-07-17T09:26:00Z"/>
              </w:rPr>
            </w:pPr>
            <w:del w:id="309" w:author="Pylon" w:date="2026-07-17T09:26:00Z">
              <w:r w:rsidRPr="00730D7E" w:rsidDel="00DC13F7">
                <w:delText>0x04</w:delText>
              </w:r>
              <w:r w:rsidRPr="00730D7E" w:rsidDel="00DC13F7">
                <w:rPr>
                  <w:rFonts w:hint="eastAsia"/>
                </w:rPr>
                <w:delText>：</w:delText>
              </w:r>
              <w:r w:rsidRPr="00730D7E" w:rsidDel="00DC13F7">
                <w:delText>kaco</w:delText>
              </w:r>
            </w:del>
          </w:p>
          <w:p w14:paraId="1463CCBF" w14:textId="79067CEB" w:rsidR="00963A06" w:rsidRPr="00730D7E" w:rsidRDefault="00EA05D2" w:rsidP="00963A06">
            <w:del w:id="310" w:author="Pylon" w:date="2026-07-17T09:26:00Z">
              <w:r w:rsidRPr="00730D7E" w:rsidDel="00DC13F7">
                <w:delText>others</w:delText>
              </w:r>
              <w:r w:rsidRPr="00730D7E" w:rsidDel="00DC13F7">
                <w:rPr>
                  <w:rFonts w:hint="eastAsia"/>
                </w:rPr>
                <w:delText>：无效</w:delText>
              </w:r>
            </w:del>
          </w:p>
        </w:tc>
      </w:tr>
      <w:tr w:rsidR="00DC13F7" w:rsidRPr="00AA699A" w14:paraId="7BFBE5BA" w14:textId="77777777" w:rsidTr="00297ADD">
        <w:trPr>
          <w:ins w:id="311" w:author="Pylon" w:date="2026-07-17T09:26:00Z"/>
        </w:trPr>
        <w:tc>
          <w:tcPr>
            <w:tcW w:w="1242" w:type="dxa"/>
            <w:vAlign w:val="center"/>
          </w:tcPr>
          <w:p w14:paraId="56AC81B2" w14:textId="721E87D1" w:rsidR="00DC13F7" w:rsidRPr="00730D7E" w:rsidDel="00DC13F7" w:rsidRDefault="00DC13F7" w:rsidP="0043404E">
            <w:pPr>
              <w:rPr>
                <w:ins w:id="312" w:author="Pylon" w:date="2026-07-17T09:26:00Z"/>
              </w:rPr>
            </w:pPr>
            <w:ins w:id="313" w:author="Pylon" w:date="2026-07-17T09:27:00Z">
              <w:r w:rsidRPr="00730D7E">
                <w:t>0x12D1</w:t>
              </w:r>
            </w:ins>
          </w:p>
        </w:tc>
        <w:tc>
          <w:tcPr>
            <w:tcW w:w="1730" w:type="dxa"/>
          </w:tcPr>
          <w:p w14:paraId="4CBD59A0" w14:textId="77777777" w:rsidR="00DC13F7" w:rsidRPr="00730D7E" w:rsidRDefault="00DC13F7" w:rsidP="0043404E">
            <w:pPr>
              <w:rPr>
                <w:ins w:id="314" w:author="Pylon" w:date="2026-07-17T09:27:00Z"/>
              </w:rPr>
            </w:pPr>
            <w:ins w:id="315" w:author="Pylon" w:date="2026-07-17T09:27:00Z">
              <w:r w:rsidRPr="00730D7E">
                <w:rPr>
                  <w:rFonts w:hint="eastAsia"/>
                </w:rPr>
                <w:t>目标</w:t>
              </w:r>
              <w:r w:rsidRPr="00730D7E">
                <w:t>soc</w:t>
              </w:r>
              <w:r w:rsidRPr="00730D7E">
                <w:rPr>
                  <w:rFonts w:hint="eastAsia"/>
                </w:rPr>
                <w:t>时间</w:t>
              </w:r>
            </w:ins>
          </w:p>
          <w:p w14:paraId="32F863BB" w14:textId="11E27DE3" w:rsidR="00DC13F7" w:rsidRPr="00730D7E" w:rsidDel="00DC13F7" w:rsidRDefault="0070514B" w:rsidP="0043404E">
            <w:pPr>
              <w:rPr>
                <w:ins w:id="316" w:author="Pylon" w:date="2026-07-17T09:26:00Z"/>
              </w:rPr>
            </w:pPr>
            <w:ins w:id="317" w:author="Pylon" w:date="2026-07-17T14:23:00Z">
              <w:r w:rsidRPr="00730D7E">
                <w:rPr>
                  <w:rFonts w:hint="eastAsia"/>
                </w:rPr>
                <w:t>设置</w:t>
              </w:r>
            </w:ins>
          </w:p>
        </w:tc>
        <w:tc>
          <w:tcPr>
            <w:tcW w:w="2523" w:type="dxa"/>
          </w:tcPr>
          <w:p w14:paraId="7E16BD25" w14:textId="519ECA54" w:rsidR="00DC13F7" w:rsidRPr="00730D7E" w:rsidDel="00DC13F7" w:rsidRDefault="00DC13F7" w:rsidP="0043404E">
            <w:pPr>
              <w:rPr>
                <w:ins w:id="318" w:author="Pylon" w:date="2026-07-17T09:26:00Z"/>
              </w:rPr>
            </w:pPr>
            <w:ins w:id="319" w:author="Pylon" w:date="2026-07-17T09:28:00Z">
              <w:r w:rsidRPr="00730D7E">
                <w:rPr>
                  <w:rFonts w:hint="eastAsia"/>
                </w:rPr>
                <w:t>设置到达目标</w:t>
              </w:r>
              <w:r w:rsidRPr="00730D7E">
                <w:t>soc</w:t>
              </w:r>
              <w:r w:rsidRPr="00730D7E">
                <w:rPr>
                  <w:rFonts w:hint="eastAsia"/>
                </w:rPr>
                <w:t>的时间</w:t>
              </w:r>
            </w:ins>
          </w:p>
        </w:tc>
        <w:tc>
          <w:tcPr>
            <w:tcW w:w="4139" w:type="dxa"/>
          </w:tcPr>
          <w:p w14:paraId="496327D5" w14:textId="05D4F4A5" w:rsidR="00DC13F7" w:rsidRPr="00730D7E" w:rsidDel="00DC13F7" w:rsidRDefault="00DC13F7" w:rsidP="00963A06">
            <w:pPr>
              <w:rPr>
                <w:ins w:id="320" w:author="Pylon" w:date="2026-07-17T09:26:00Z"/>
              </w:rPr>
            </w:pPr>
            <w:ins w:id="321" w:author="Pylon" w:date="2026-07-17T09:29:00Z">
              <w:r w:rsidRPr="00730D7E">
                <w:rPr>
                  <w:rFonts w:hint="eastAsia"/>
                </w:rPr>
                <w:t>单位</w:t>
              </w:r>
              <w:r w:rsidRPr="00730D7E">
                <w:t xml:space="preserve"> min ,</w:t>
              </w:r>
              <w:r w:rsidRPr="00730D7E">
                <w:rPr>
                  <w:rFonts w:hint="eastAsia"/>
                </w:rPr>
                <w:t>范围</w:t>
              </w:r>
            </w:ins>
            <w:ins w:id="322" w:author="Pylon" w:date="2026-07-17T09:30:00Z">
              <w:r w:rsidRPr="00730D7E">
                <w:rPr>
                  <w:rFonts w:hint="eastAsia"/>
                </w:rPr>
                <w:t>（</w:t>
              </w:r>
              <w:r w:rsidRPr="00730D7E">
                <w:t>1 ~ 720</w:t>
              </w:r>
              <w:r w:rsidRPr="00730D7E">
                <w:rPr>
                  <w:rFonts w:hint="eastAsia"/>
                </w:rPr>
                <w:t>）</w:t>
              </w:r>
            </w:ins>
          </w:p>
        </w:tc>
      </w:tr>
      <w:tr w:rsidR="00DC13F7" w:rsidRPr="00AA699A" w14:paraId="3BE2048B" w14:textId="77777777" w:rsidTr="00297ADD">
        <w:trPr>
          <w:ins w:id="323" w:author="Pylon" w:date="2026-07-17T09:26:00Z"/>
        </w:trPr>
        <w:tc>
          <w:tcPr>
            <w:tcW w:w="1242" w:type="dxa"/>
            <w:vAlign w:val="center"/>
          </w:tcPr>
          <w:p w14:paraId="14C84526" w14:textId="77777777" w:rsidR="00DC13F7" w:rsidRDefault="00DC13F7" w:rsidP="0043404E">
            <w:pPr>
              <w:rPr>
                <w:ins w:id="324" w:author="Pylon" w:date="2026-07-17T09:27:00Z"/>
              </w:rPr>
            </w:pPr>
            <w:ins w:id="325" w:author="Pylon" w:date="2026-07-17T09:27:00Z">
              <w:r>
                <w:rPr>
                  <w:rFonts w:hint="eastAsia"/>
                </w:rPr>
                <w:t>0x</w:t>
              </w:r>
              <w:r>
                <w:t>12D2~</w:t>
              </w:r>
            </w:ins>
          </w:p>
          <w:p w14:paraId="7B4F6B0E" w14:textId="41996B7C" w:rsidR="00DC13F7" w:rsidRPr="00AA699A" w:rsidDel="00DC13F7" w:rsidRDefault="00DC13F7" w:rsidP="0043404E">
            <w:pPr>
              <w:rPr>
                <w:ins w:id="326" w:author="Pylon" w:date="2026-07-17T09:26:00Z"/>
              </w:rPr>
            </w:pPr>
            <w:ins w:id="327" w:author="Pylon" w:date="2026-07-17T09:27:00Z">
              <w:r>
                <w:t>0</w:t>
              </w:r>
              <w:r>
                <w:rPr>
                  <w:rFonts w:hint="eastAsia"/>
                </w:rPr>
                <w:t>x</w:t>
              </w:r>
              <w:r>
                <w:t>12DF</w:t>
              </w:r>
            </w:ins>
          </w:p>
        </w:tc>
        <w:tc>
          <w:tcPr>
            <w:tcW w:w="1730" w:type="dxa"/>
          </w:tcPr>
          <w:p w14:paraId="30CAF465" w14:textId="0A3CA221" w:rsidR="00DC13F7" w:rsidRPr="00AA699A" w:rsidDel="00DC13F7" w:rsidRDefault="00DC13F7" w:rsidP="0043404E">
            <w:pPr>
              <w:rPr>
                <w:ins w:id="328" w:author="Pylon" w:date="2026-07-17T09:26:00Z"/>
              </w:rPr>
            </w:pPr>
            <w:ins w:id="329" w:author="Pylon" w:date="2026-07-17T09:28:00Z">
              <w:r>
                <w:rPr>
                  <w:rFonts w:hint="eastAsia"/>
                </w:rPr>
                <w:t>预留</w:t>
              </w:r>
            </w:ins>
          </w:p>
        </w:tc>
        <w:tc>
          <w:tcPr>
            <w:tcW w:w="2523" w:type="dxa"/>
          </w:tcPr>
          <w:p w14:paraId="750E875A" w14:textId="77777777" w:rsidR="00DC13F7" w:rsidRPr="00AA699A" w:rsidDel="00DC13F7" w:rsidRDefault="00DC13F7" w:rsidP="0043404E">
            <w:pPr>
              <w:rPr>
                <w:ins w:id="330" w:author="Pylon" w:date="2026-07-17T09:26:00Z"/>
              </w:rPr>
            </w:pPr>
          </w:p>
        </w:tc>
        <w:tc>
          <w:tcPr>
            <w:tcW w:w="4139" w:type="dxa"/>
          </w:tcPr>
          <w:p w14:paraId="496B7E88" w14:textId="77777777" w:rsidR="00DC13F7" w:rsidRPr="00AA699A" w:rsidDel="00DC13F7" w:rsidRDefault="00DC13F7" w:rsidP="00963A06">
            <w:pPr>
              <w:rPr>
                <w:ins w:id="331" w:author="Pylon" w:date="2026-07-17T09:26:00Z"/>
              </w:rPr>
            </w:pPr>
          </w:p>
        </w:tc>
      </w:tr>
      <w:tr w:rsidR="00DC13F7" w:rsidRPr="00AA699A" w14:paraId="67CCA206" w14:textId="77777777" w:rsidTr="00297ADD">
        <w:trPr>
          <w:ins w:id="332" w:author="Pylon" w:date="2026-07-17T09:26:00Z"/>
        </w:trPr>
        <w:tc>
          <w:tcPr>
            <w:tcW w:w="1242" w:type="dxa"/>
            <w:vAlign w:val="center"/>
          </w:tcPr>
          <w:p w14:paraId="069A40D7" w14:textId="7F48DA1D" w:rsidR="00DC13F7" w:rsidRPr="00AA699A" w:rsidRDefault="00DC13F7" w:rsidP="00DC13F7">
            <w:pPr>
              <w:rPr>
                <w:ins w:id="333" w:author="Pylon" w:date="2026-07-17T09:26:00Z"/>
              </w:rPr>
            </w:pPr>
            <w:ins w:id="334" w:author="Pylon" w:date="2026-07-17T09:26:00Z">
              <w:r w:rsidRPr="00AA699A">
                <w:t>0x12F0</w:t>
              </w:r>
            </w:ins>
          </w:p>
        </w:tc>
        <w:tc>
          <w:tcPr>
            <w:tcW w:w="1730" w:type="dxa"/>
          </w:tcPr>
          <w:p w14:paraId="66B63EFC" w14:textId="28E482DF" w:rsidR="00DC13F7" w:rsidRPr="00AA699A" w:rsidRDefault="00DC13F7" w:rsidP="00DC13F7">
            <w:pPr>
              <w:rPr>
                <w:ins w:id="335" w:author="Pylon" w:date="2026-07-17T09:26:00Z"/>
              </w:rPr>
            </w:pPr>
            <w:ins w:id="336" w:author="Pylon" w:date="2026-07-17T09:26:00Z">
              <w:r w:rsidRPr="00AA699A">
                <w:rPr>
                  <w:rFonts w:hint="eastAsia"/>
                </w:rPr>
                <w:t>对外</w:t>
              </w:r>
              <w:r w:rsidRPr="00AA699A">
                <w:t>485</w:t>
              </w:r>
              <w:r w:rsidRPr="00AA699A">
                <w:rPr>
                  <w:rFonts w:hint="eastAsia"/>
                </w:rPr>
                <w:t>协议</w:t>
              </w:r>
            </w:ins>
          </w:p>
        </w:tc>
        <w:tc>
          <w:tcPr>
            <w:tcW w:w="2523" w:type="dxa"/>
          </w:tcPr>
          <w:p w14:paraId="789B434D" w14:textId="617D740F" w:rsidR="00DC13F7" w:rsidRPr="00AA699A" w:rsidRDefault="00DC13F7" w:rsidP="00DC13F7">
            <w:pPr>
              <w:rPr>
                <w:ins w:id="337" w:author="Pylon" w:date="2026-07-17T09:26:00Z"/>
              </w:rPr>
            </w:pPr>
            <w:ins w:id="338" w:author="Pylon" w:date="2026-07-17T09:26:00Z">
              <w:r w:rsidRPr="00AA699A">
                <w:rPr>
                  <w:rFonts w:hint="eastAsia"/>
                </w:rPr>
                <w:t>设置与显示当前对外</w:t>
              </w:r>
              <w:r w:rsidRPr="00AA699A">
                <w:t>485</w:t>
              </w:r>
              <w:r w:rsidRPr="00AA699A">
                <w:rPr>
                  <w:rFonts w:hint="eastAsia"/>
                </w:rPr>
                <w:t>协议</w:t>
              </w:r>
            </w:ins>
          </w:p>
        </w:tc>
        <w:tc>
          <w:tcPr>
            <w:tcW w:w="4139" w:type="dxa"/>
          </w:tcPr>
          <w:p w14:paraId="24DA557E" w14:textId="77777777" w:rsidR="00DC13F7" w:rsidRPr="00AA699A" w:rsidRDefault="00DC13F7" w:rsidP="00DC13F7">
            <w:pPr>
              <w:rPr>
                <w:ins w:id="339" w:author="Pylon" w:date="2026-07-17T09:26:00Z"/>
              </w:rPr>
            </w:pPr>
            <w:ins w:id="340" w:author="Pylon" w:date="2026-07-17T09:26:00Z">
              <w:r w:rsidRPr="00AA699A">
                <w:t>0x01</w:t>
              </w:r>
              <w:r w:rsidRPr="00AA699A">
                <w:rPr>
                  <w:rFonts w:hint="eastAsia"/>
                </w:rPr>
                <w:t>：</w:t>
              </w:r>
              <w:r w:rsidRPr="00AA699A">
                <w:t>pylon modbus</w:t>
              </w:r>
            </w:ins>
          </w:p>
          <w:p w14:paraId="670E87C8" w14:textId="77777777" w:rsidR="00DC13F7" w:rsidRPr="00AA699A" w:rsidRDefault="00DC13F7" w:rsidP="00DC13F7">
            <w:pPr>
              <w:rPr>
                <w:ins w:id="341" w:author="Pylon" w:date="2026-07-17T09:26:00Z"/>
              </w:rPr>
            </w:pPr>
            <w:ins w:id="342" w:author="Pylon" w:date="2026-07-17T09:26:00Z">
              <w:r w:rsidRPr="00AA699A">
                <w:rPr>
                  <w:rFonts w:hint="eastAsia"/>
                </w:rPr>
                <w:t>0x</w:t>
              </w:r>
              <w:r w:rsidRPr="00AA699A">
                <w:t>02</w:t>
              </w:r>
              <w:r w:rsidRPr="00AA699A">
                <w:rPr>
                  <w:rFonts w:hint="eastAsia"/>
                </w:rPr>
                <w:t>：无效</w:t>
              </w:r>
            </w:ins>
          </w:p>
          <w:p w14:paraId="337BE8A9" w14:textId="77777777" w:rsidR="00DC13F7" w:rsidRPr="00AA699A" w:rsidRDefault="00DC13F7" w:rsidP="00DC13F7">
            <w:pPr>
              <w:rPr>
                <w:ins w:id="343" w:author="Pylon" w:date="2026-07-17T09:26:00Z"/>
              </w:rPr>
            </w:pPr>
            <w:ins w:id="344" w:author="Pylon" w:date="2026-07-17T09:26:00Z">
              <w:r w:rsidRPr="00AA699A">
                <w:t>0x03</w:t>
              </w:r>
              <w:r w:rsidRPr="00AA699A">
                <w:rPr>
                  <w:rFonts w:hint="eastAsia"/>
                </w:rPr>
                <w:t>：</w:t>
              </w:r>
              <w:r w:rsidRPr="00AA699A">
                <w:t>kostal</w:t>
              </w:r>
            </w:ins>
          </w:p>
          <w:p w14:paraId="33996F8A" w14:textId="77777777" w:rsidR="00DC13F7" w:rsidRPr="00AA699A" w:rsidRDefault="00DC13F7" w:rsidP="00DC13F7">
            <w:pPr>
              <w:rPr>
                <w:ins w:id="345" w:author="Pylon" w:date="2026-07-17T09:26:00Z"/>
              </w:rPr>
            </w:pPr>
            <w:ins w:id="346" w:author="Pylon" w:date="2026-07-17T09:26:00Z">
              <w:r w:rsidRPr="00AA699A">
                <w:t>0x04</w:t>
              </w:r>
              <w:r w:rsidRPr="00AA699A">
                <w:rPr>
                  <w:rFonts w:hint="eastAsia"/>
                </w:rPr>
                <w:t>：</w:t>
              </w:r>
              <w:r w:rsidRPr="00AA699A">
                <w:t>kaco</w:t>
              </w:r>
            </w:ins>
          </w:p>
          <w:p w14:paraId="7771E78A" w14:textId="2058DA4D" w:rsidR="00DC13F7" w:rsidRPr="00AA699A" w:rsidRDefault="00DC13F7" w:rsidP="00DC13F7">
            <w:pPr>
              <w:rPr>
                <w:ins w:id="347" w:author="Pylon" w:date="2026-07-17T09:26:00Z"/>
              </w:rPr>
            </w:pPr>
            <w:ins w:id="348" w:author="Pylon" w:date="2026-07-17T09:26:00Z">
              <w:r w:rsidRPr="00AA699A">
                <w:t>others</w:t>
              </w:r>
              <w:r w:rsidRPr="00AA699A">
                <w:rPr>
                  <w:rFonts w:hint="eastAsia"/>
                </w:rPr>
                <w:t>：无效</w:t>
              </w:r>
            </w:ins>
          </w:p>
        </w:tc>
      </w:tr>
      <w:tr w:rsidR="00963A06" w:rsidRPr="00AA699A" w14:paraId="31C34101" w14:textId="77777777" w:rsidTr="00297ADD">
        <w:tc>
          <w:tcPr>
            <w:tcW w:w="1242" w:type="dxa"/>
          </w:tcPr>
          <w:p w14:paraId="7E906EBF" w14:textId="588BF3C1" w:rsidR="00963A06" w:rsidRPr="00AA699A" w:rsidRDefault="00963A06" w:rsidP="0043404E">
            <w:r w:rsidRPr="00AA699A">
              <w:t>0x12</w:t>
            </w:r>
            <w:r w:rsidR="008C77D0" w:rsidRPr="00AA699A">
              <w:t>F</w:t>
            </w:r>
            <w:r w:rsidRPr="00AA699A">
              <w:t>1</w:t>
            </w:r>
          </w:p>
        </w:tc>
        <w:tc>
          <w:tcPr>
            <w:tcW w:w="1730" w:type="dxa"/>
          </w:tcPr>
          <w:p w14:paraId="05F5A0D5" w14:textId="63D78ECD" w:rsidR="00963A06" w:rsidRPr="00AA699A" w:rsidRDefault="008C77D0" w:rsidP="0043404E">
            <w:r w:rsidRPr="00AA699A">
              <w:rPr>
                <w:rFonts w:hint="eastAsia"/>
              </w:rPr>
              <w:t>对外</w:t>
            </w:r>
            <w:r w:rsidR="00963A06" w:rsidRPr="00AA699A">
              <w:t>can</w:t>
            </w:r>
            <w:r w:rsidR="00963A06" w:rsidRPr="00AA699A">
              <w:rPr>
                <w:rFonts w:hint="eastAsia"/>
              </w:rPr>
              <w:t>协议</w:t>
            </w:r>
          </w:p>
        </w:tc>
        <w:tc>
          <w:tcPr>
            <w:tcW w:w="2523" w:type="dxa"/>
          </w:tcPr>
          <w:p w14:paraId="7F0566E6" w14:textId="6E97E17E" w:rsidR="00963A06" w:rsidRPr="00AA699A" w:rsidRDefault="00374CDB" w:rsidP="0043404E">
            <w:r w:rsidRPr="00AA699A">
              <w:rPr>
                <w:rFonts w:hint="eastAsia"/>
              </w:rPr>
              <w:t>设置与显示当前对外</w:t>
            </w:r>
            <w:r w:rsidR="00963A06" w:rsidRPr="00AA699A">
              <w:t>can</w:t>
            </w:r>
            <w:r w:rsidR="00963A06" w:rsidRPr="00AA699A">
              <w:rPr>
                <w:rFonts w:hint="eastAsia"/>
              </w:rPr>
              <w:t>协议</w:t>
            </w:r>
          </w:p>
        </w:tc>
        <w:tc>
          <w:tcPr>
            <w:tcW w:w="4139" w:type="dxa"/>
          </w:tcPr>
          <w:p w14:paraId="10F2AC95" w14:textId="407C8072" w:rsidR="00EA05D2" w:rsidRPr="00AA699A" w:rsidRDefault="00EA05D2" w:rsidP="00EA05D2">
            <w:r w:rsidRPr="00AA699A">
              <w:t>0x01</w:t>
            </w:r>
            <w:r w:rsidRPr="00AA699A">
              <w:rPr>
                <w:rFonts w:hint="eastAsia"/>
              </w:rPr>
              <w:t>：</w:t>
            </w:r>
            <w:r w:rsidRPr="00AA699A">
              <w:t>auto</w:t>
            </w:r>
          </w:p>
          <w:p w14:paraId="48D389F9" w14:textId="3558C6B5" w:rsidR="00EA05D2" w:rsidRPr="00AA699A" w:rsidRDefault="00EA05D2" w:rsidP="00EA05D2">
            <w:r w:rsidRPr="00AA699A">
              <w:t>0x02</w:t>
            </w:r>
            <w:r w:rsidRPr="00AA699A">
              <w:rPr>
                <w:rFonts w:hint="eastAsia"/>
              </w:rPr>
              <w:t>：</w:t>
            </w:r>
            <w:r w:rsidRPr="00AA699A">
              <w:t>pylon</w:t>
            </w:r>
            <w:r w:rsidR="00BF22D8" w:rsidRPr="00AA699A">
              <w:t xml:space="preserve"> </w:t>
            </w:r>
            <w:r w:rsidR="00BF22D8" w:rsidRPr="00AA699A">
              <w:rPr>
                <w:rFonts w:hint="eastAsia"/>
              </w:rPr>
              <w:t>can</w:t>
            </w:r>
          </w:p>
          <w:p w14:paraId="7660F7FC" w14:textId="77777777" w:rsidR="00EA05D2" w:rsidRPr="00AA699A" w:rsidRDefault="00EA05D2" w:rsidP="00EA05D2">
            <w:r w:rsidRPr="00AA699A">
              <w:t>0x03</w:t>
            </w:r>
            <w:r w:rsidRPr="00AA699A">
              <w:rPr>
                <w:rFonts w:hint="eastAsia"/>
              </w:rPr>
              <w:t>：</w:t>
            </w:r>
            <w:r w:rsidRPr="00AA699A">
              <w:t>solax</w:t>
            </w:r>
          </w:p>
          <w:p w14:paraId="0C306FB4" w14:textId="31BC5B1F" w:rsidR="00EA05D2" w:rsidRPr="00AA699A" w:rsidRDefault="00EA05D2" w:rsidP="00EA05D2">
            <w:r w:rsidRPr="00AA699A">
              <w:t>0x0</w:t>
            </w:r>
            <w:r w:rsidR="008C77D0" w:rsidRPr="00AA699A">
              <w:t>4</w:t>
            </w:r>
            <w:r w:rsidRPr="00AA699A">
              <w:rPr>
                <w:rFonts w:hint="eastAsia"/>
              </w:rPr>
              <w:t>：</w:t>
            </w:r>
            <w:r w:rsidRPr="00AA699A">
              <w:t>sma</w:t>
            </w:r>
          </w:p>
          <w:p w14:paraId="58EDB19A" w14:textId="2B435F59" w:rsidR="00EA05D2" w:rsidRPr="00AA699A" w:rsidRDefault="00EA05D2" w:rsidP="00EA05D2">
            <w:r w:rsidRPr="00AA699A">
              <w:t>others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963A06" w:rsidRPr="00AA699A" w14:paraId="30F4EFB3" w14:textId="77777777" w:rsidTr="00297ADD">
        <w:tc>
          <w:tcPr>
            <w:tcW w:w="1242" w:type="dxa"/>
          </w:tcPr>
          <w:p w14:paraId="6E2603F8" w14:textId="6B59817C" w:rsidR="00963A06" w:rsidRPr="00AA699A" w:rsidRDefault="00963A06" w:rsidP="0043404E">
            <w:r w:rsidRPr="00AA699A">
              <w:t>0x12</w:t>
            </w:r>
            <w:r w:rsidR="008C77D0" w:rsidRPr="00AA699A">
              <w:t>F</w:t>
            </w:r>
            <w:r w:rsidRPr="00AA699A">
              <w:t>2</w:t>
            </w:r>
          </w:p>
        </w:tc>
        <w:tc>
          <w:tcPr>
            <w:tcW w:w="1730" w:type="dxa"/>
          </w:tcPr>
          <w:p w14:paraId="43732D97" w14:textId="77F3911C" w:rsidR="00963A06" w:rsidRPr="00AA699A" w:rsidRDefault="00032738" w:rsidP="0043404E">
            <w:r w:rsidRPr="00AA699A">
              <w:rPr>
                <w:rFonts w:hint="eastAsia"/>
              </w:rPr>
              <w:t>输入</w:t>
            </w:r>
            <w:r w:rsidR="008C77D0" w:rsidRPr="00AA699A">
              <w:rPr>
                <w:rFonts w:hint="eastAsia"/>
              </w:rPr>
              <w:t>干接点</w:t>
            </w:r>
            <w:r w:rsidR="008C77D0" w:rsidRPr="00AA699A">
              <w:t>1</w:t>
            </w:r>
            <w:r w:rsidR="008C77D0" w:rsidRPr="00AA699A">
              <w:rPr>
                <w:rFonts w:hint="eastAsia"/>
              </w:rPr>
              <w:t>功能</w:t>
            </w:r>
          </w:p>
        </w:tc>
        <w:tc>
          <w:tcPr>
            <w:tcW w:w="2523" w:type="dxa"/>
          </w:tcPr>
          <w:p w14:paraId="34A8D44C" w14:textId="0DD5BF96" w:rsidR="00963A06" w:rsidRPr="00AA699A" w:rsidRDefault="00374CDB">
            <w:r w:rsidRPr="00AA699A">
              <w:rPr>
                <w:rFonts w:hint="eastAsia"/>
              </w:rPr>
              <w:t>设置与显示</w:t>
            </w:r>
            <w:r w:rsidR="00032738" w:rsidRPr="00AA699A">
              <w:rPr>
                <w:rFonts w:hint="eastAsia"/>
              </w:rPr>
              <w:t>输入</w:t>
            </w:r>
            <w:r w:rsidR="00963A06" w:rsidRPr="00AA699A">
              <w:rPr>
                <w:rFonts w:hint="eastAsia"/>
              </w:rPr>
              <w:t>干接点</w:t>
            </w:r>
            <w:r w:rsidR="00963A06" w:rsidRPr="00AA699A">
              <w:t>1</w:t>
            </w:r>
            <w:r w:rsidRPr="00AA699A">
              <w:rPr>
                <w:rFonts w:hint="eastAsia"/>
              </w:rPr>
              <w:t>功能配置状态</w:t>
            </w:r>
          </w:p>
        </w:tc>
        <w:tc>
          <w:tcPr>
            <w:tcW w:w="4139" w:type="dxa"/>
          </w:tcPr>
          <w:p w14:paraId="02AA1F88" w14:textId="38662FBE" w:rsidR="008C77D0" w:rsidRPr="00AA699A" w:rsidRDefault="008C77D0" w:rsidP="00963A06">
            <w:r w:rsidRPr="00AA699A">
              <w:t>0x0</w:t>
            </w:r>
            <w:r w:rsidRPr="00AA699A">
              <w:rPr>
                <w:rFonts w:hint="eastAsia"/>
              </w:rPr>
              <w:t>：失能</w:t>
            </w:r>
          </w:p>
          <w:p w14:paraId="1CDE8735" w14:textId="4F35EA09" w:rsidR="00963A06" w:rsidRPr="00AA699A" w:rsidRDefault="00963A06" w:rsidP="00963A06">
            <w:r w:rsidRPr="00AA699A">
              <w:t>0x</w:t>
            </w:r>
            <w:r w:rsidR="008C77D0" w:rsidRPr="00AA699A">
              <w:t>1</w:t>
            </w:r>
            <w:r w:rsidRPr="00AA699A">
              <w:rPr>
                <w:rFonts w:hint="eastAsia"/>
              </w:rPr>
              <w:t>：</w:t>
            </w:r>
            <w:r w:rsidR="008C77D0" w:rsidRPr="00AA699A">
              <w:rPr>
                <w:rFonts w:hint="eastAsia"/>
              </w:rPr>
              <w:t>急停功能</w:t>
            </w:r>
            <w:r w:rsidRPr="00AA699A">
              <w:rPr>
                <w:rFonts w:hint="eastAsia"/>
              </w:rPr>
              <w:t>，</w:t>
            </w:r>
          </w:p>
          <w:p w14:paraId="30AE7CC2" w14:textId="33AA9955" w:rsidR="00963A06" w:rsidRPr="00AA699A" w:rsidRDefault="00963A06" w:rsidP="00963A06">
            <w:r w:rsidRPr="00AA699A">
              <w:t>Others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963A06" w:rsidRPr="00AA699A" w14:paraId="5ACC72C7" w14:textId="32491997" w:rsidTr="00297ADD">
        <w:tc>
          <w:tcPr>
            <w:tcW w:w="1242" w:type="dxa"/>
          </w:tcPr>
          <w:p w14:paraId="382F5D81" w14:textId="0B034DD9" w:rsidR="00963A06" w:rsidRPr="00AA699A" w:rsidRDefault="00963A06" w:rsidP="0043404E">
            <w:r w:rsidRPr="00AA699A">
              <w:t>0x12</w:t>
            </w:r>
            <w:r w:rsidR="008C77D0" w:rsidRPr="00AA699A">
              <w:t>F</w:t>
            </w:r>
            <w:r w:rsidRPr="00AA699A">
              <w:t>3</w:t>
            </w:r>
          </w:p>
        </w:tc>
        <w:tc>
          <w:tcPr>
            <w:tcW w:w="1730" w:type="dxa"/>
          </w:tcPr>
          <w:p w14:paraId="0C22FAC7" w14:textId="18CE23C0" w:rsidR="00963A06" w:rsidRPr="00AA699A" w:rsidRDefault="008C4A9E" w:rsidP="0043404E">
            <w:r w:rsidRPr="00AA699A">
              <w:rPr>
                <w:rFonts w:hint="eastAsia"/>
              </w:rPr>
              <w:t>目标</w:t>
            </w:r>
            <w:r w:rsidRPr="00AA699A">
              <w:rPr>
                <w:rFonts w:hint="eastAsia"/>
              </w:rPr>
              <w:t>SOC</w:t>
            </w:r>
          </w:p>
        </w:tc>
        <w:tc>
          <w:tcPr>
            <w:tcW w:w="2523" w:type="dxa"/>
          </w:tcPr>
          <w:p w14:paraId="34FB60C3" w14:textId="69E46C78" w:rsidR="00963A06" w:rsidRPr="00AA699A" w:rsidRDefault="008C4A9E" w:rsidP="0043404E">
            <w:r w:rsidRPr="00AA699A">
              <w:rPr>
                <w:rFonts w:hint="eastAsia"/>
              </w:rPr>
              <w:t>下一小时内充放到达的目标</w:t>
            </w:r>
            <w:r w:rsidRPr="00AA699A">
              <w:rPr>
                <w:rFonts w:hint="eastAsia"/>
              </w:rPr>
              <w:t>SOC</w:t>
            </w:r>
            <w:r w:rsidRPr="00AA699A">
              <w:rPr>
                <w:rFonts w:hint="eastAsia"/>
              </w:rPr>
              <w:t>，动态控制使用</w:t>
            </w:r>
          </w:p>
        </w:tc>
        <w:tc>
          <w:tcPr>
            <w:tcW w:w="4139" w:type="dxa"/>
          </w:tcPr>
          <w:p w14:paraId="098664C0" w14:textId="23DCCEEB" w:rsidR="001306D9" w:rsidRPr="00AA699A" w:rsidRDefault="008C4A9E" w:rsidP="0043404E">
            <w:r w:rsidRPr="00AA699A">
              <w:rPr>
                <w:rFonts w:hint="eastAsia"/>
              </w:rPr>
              <w:t>0~100</w:t>
            </w:r>
            <w:r w:rsidRPr="00AA699A">
              <w:rPr>
                <w:rFonts w:hint="eastAsia"/>
              </w:rPr>
              <w:t>：设置目标</w:t>
            </w:r>
            <w:r w:rsidRPr="00AA699A">
              <w:rPr>
                <w:rFonts w:hint="eastAsia"/>
              </w:rPr>
              <w:t>SOC</w:t>
            </w:r>
          </w:p>
          <w:p w14:paraId="04F58A6F" w14:textId="3C3F5C1E" w:rsidR="008C4A9E" w:rsidRPr="00AA699A" w:rsidRDefault="005B4131" w:rsidP="0043404E">
            <w:r w:rsidRPr="00AA699A">
              <w:rPr>
                <w:rFonts w:hint="eastAsia"/>
              </w:rPr>
              <w:t>Others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AD6773" w:rsidRPr="00AA699A" w14:paraId="4AC02CFB" w14:textId="77777777" w:rsidTr="00297ADD">
        <w:tc>
          <w:tcPr>
            <w:tcW w:w="1242" w:type="dxa"/>
          </w:tcPr>
          <w:p w14:paraId="2558E958" w14:textId="7ADC7896" w:rsidR="00AD6773" w:rsidRPr="00AA699A" w:rsidRDefault="00AD6773" w:rsidP="0043404E">
            <w:r w:rsidRPr="00AA699A">
              <w:t>0x12F</w:t>
            </w:r>
            <w:r w:rsidR="00320913" w:rsidRPr="00AA699A">
              <w:rPr>
                <w:rFonts w:hint="eastAsia"/>
              </w:rPr>
              <w:t>4</w:t>
            </w:r>
          </w:p>
        </w:tc>
        <w:tc>
          <w:tcPr>
            <w:tcW w:w="1730" w:type="dxa"/>
          </w:tcPr>
          <w:p w14:paraId="5EFC9CD3" w14:textId="3A9E2875" w:rsidR="00AD6773" w:rsidRPr="00AA699A" w:rsidRDefault="00320913" w:rsidP="0043404E">
            <w:r w:rsidRPr="00AA699A">
              <w:rPr>
                <w:rFonts w:hint="eastAsia"/>
              </w:rPr>
              <w:t>寿命模式</w:t>
            </w:r>
          </w:p>
        </w:tc>
        <w:tc>
          <w:tcPr>
            <w:tcW w:w="2523" w:type="dxa"/>
          </w:tcPr>
          <w:p w14:paraId="1C192BE9" w14:textId="47CAAE7F" w:rsidR="00AD6773" w:rsidRPr="00AA699A" w:rsidRDefault="00320913" w:rsidP="0043404E">
            <w:r w:rsidRPr="00AA699A">
              <w:rPr>
                <w:rFonts w:hint="eastAsia"/>
              </w:rPr>
              <w:t>系统进入寿命模式</w:t>
            </w:r>
          </w:p>
        </w:tc>
        <w:tc>
          <w:tcPr>
            <w:tcW w:w="4139" w:type="dxa"/>
          </w:tcPr>
          <w:p w14:paraId="6C77C752" w14:textId="0E78832B" w:rsidR="00320913" w:rsidRPr="00AA699A" w:rsidRDefault="00320913" w:rsidP="0043404E">
            <w:r w:rsidRPr="00AA699A">
              <w:rPr>
                <w:rFonts w:hint="eastAsia"/>
              </w:rPr>
              <w:t>0x0</w:t>
            </w:r>
            <w:r w:rsidRPr="00AA699A">
              <w:rPr>
                <w:rFonts w:hint="eastAsia"/>
              </w:rPr>
              <w:t>：失能</w:t>
            </w:r>
          </w:p>
          <w:p w14:paraId="0069D91A" w14:textId="29DE3215" w:rsidR="00AD6773" w:rsidRPr="00AA699A" w:rsidRDefault="00320913" w:rsidP="0043404E">
            <w:r w:rsidRPr="00AA699A">
              <w:rPr>
                <w:rFonts w:hint="eastAsia"/>
              </w:rPr>
              <w:t>0x1</w:t>
            </w:r>
            <w:r w:rsidRPr="00AA699A">
              <w:rPr>
                <w:rFonts w:hint="eastAsia"/>
              </w:rPr>
              <w:t>：使能</w:t>
            </w:r>
          </w:p>
          <w:p w14:paraId="0CB65AA5" w14:textId="44979ABB" w:rsidR="00320913" w:rsidRPr="00AA699A" w:rsidRDefault="00320913" w:rsidP="0043404E">
            <w:r w:rsidRPr="00AA699A">
              <w:t>O</w:t>
            </w:r>
            <w:r w:rsidRPr="00AA699A">
              <w:rPr>
                <w:rFonts w:hint="eastAsia"/>
              </w:rPr>
              <w:t>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AD6773" w:rsidRPr="00AA699A" w14:paraId="78D1B613" w14:textId="77777777" w:rsidTr="00297ADD">
        <w:tc>
          <w:tcPr>
            <w:tcW w:w="1242" w:type="dxa"/>
          </w:tcPr>
          <w:p w14:paraId="38153E47" w14:textId="27120315" w:rsidR="00AD6773" w:rsidRPr="00AA699A" w:rsidRDefault="00320913" w:rsidP="0043404E">
            <w:r w:rsidRPr="00AA699A">
              <w:t>0x12F</w:t>
            </w:r>
            <w:r w:rsidRPr="00AA699A">
              <w:rPr>
                <w:rFonts w:hint="eastAsia"/>
              </w:rPr>
              <w:t>5</w:t>
            </w:r>
          </w:p>
        </w:tc>
        <w:tc>
          <w:tcPr>
            <w:tcW w:w="1730" w:type="dxa"/>
          </w:tcPr>
          <w:p w14:paraId="220306B5" w14:textId="417DD363" w:rsidR="00AD6773" w:rsidRPr="00AA699A" w:rsidRDefault="00320913" w:rsidP="0043404E">
            <w:r w:rsidRPr="00AA699A">
              <w:rPr>
                <w:rFonts w:hint="eastAsia"/>
              </w:rPr>
              <w:t>度假模式</w:t>
            </w:r>
          </w:p>
        </w:tc>
        <w:tc>
          <w:tcPr>
            <w:tcW w:w="2523" w:type="dxa"/>
          </w:tcPr>
          <w:p w14:paraId="69250A38" w14:textId="40F9DC94" w:rsidR="00AD6773" w:rsidRPr="00AA699A" w:rsidRDefault="00320913" w:rsidP="0043404E">
            <w:r w:rsidRPr="00AA699A">
              <w:rPr>
                <w:rFonts w:hint="eastAsia"/>
              </w:rPr>
              <w:t>系统进入度假模式</w:t>
            </w:r>
          </w:p>
        </w:tc>
        <w:tc>
          <w:tcPr>
            <w:tcW w:w="4139" w:type="dxa"/>
          </w:tcPr>
          <w:p w14:paraId="39F60496" w14:textId="77777777" w:rsidR="00320913" w:rsidRPr="00AA699A" w:rsidRDefault="00320913" w:rsidP="00320913">
            <w:r w:rsidRPr="00AA699A">
              <w:rPr>
                <w:rFonts w:hint="eastAsia"/>
              </w:rPr>
              <w:t>0x0</w:t>
            </w:r>
            <w:r w:rsidRPr="00AA699A">
              <w:rPr>
                <w:rFonts w:hint="eastAsia"/>
              </w:rPr>
              <w:t>：失能</w:t>
            </w:r>
          </w:p>
          <w:p w14:paraId="2E1AC243" w14:textId="77777777" w:rsidR="00320913" w:rsidRPr="00AA699A" w:rsidRDefault="00320913" w:rsidP="00320913">
            <w:r w:rsidRPr="00AA699A">
              <w:rPr>
                <w:rFonts w:hint="eastAsia"/>
              </w:rPr>
              <w:t>0x1</w:t>
            </w:r>
            <w:r w:rsidRPr="00AA699A">
              <w:rPr>
                <w:rFonts w:hint="eastAsia"/>
              </w:rPr>
              <w:t>：使能</w:t>
            </w:r>
          </w:p>
          <w:p w14:paraId="4D05F696" w14:textId="539B6106" w:rsidR="00AD6773" w:rsidRPr="00AA699A" w:rsidRDefault="00320913" w:rsidP="00320913">
            <w:r w:rsidRPr="00AA699A">
              <w:t>O</w:t>
            </w:r>
            <w:r w:rsidRPr="00AA699A">
              <w:rPr>
                <w:rFonts w:hint="eastAsia"/>
              </w:rPr>
              <w:t>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320913" w:rsidRPr="00AA699A" w14:paraId="1FD8D0A0" w14:textId="77777777" w:rsidTr="00297ADD">
        <w:tc>
          <w:tcPr>
            <w:tcW w:w="1242" w:type="dxa"/>
          </w:tcPr>
          <w:p w14:paraId="5F622886" w14:textId="6DE2D033" w:rsidR="00320913" w:rsidRPr="00AA699A" w:rsidRDefault="00320913" w:rsidP="0043404E">
            <w:r w:rsidRPr="00AA699A">
              <w:t>0x12F</w:t>
            </w:r>
            <w:r w:rsidRPr="00AA699A">
              <w:rPr>
                <w:rFonts w:hint="eastAsia"/>
              </w:rPr>
              <w:t>6</w:t>
            </w:r>
          </w:p>
        </w:tc>
        <w:tc>
          <w:tcPr>
            <w:tcW w:w="1730" w:type="dxa"/>
          </w:tcPr>
          <w:p w14:paraId="53B98CD9" w14:textId="7AE1B86D" w:rsidR="00320913" w:rsidRPr="00AA699A" w:rsidRDefault="00320913" w:rsidP="0043404E">
            <w:r w:rsidRPr="00AA699A">
              <w:rPr>
                <w:rFonts w:hint="eastAsia"/>
              </w:rPr>
              <w:t>售后模式</w:t>
            </w:r>
          </w:p>
        </w:tc>
        <w:tc>
          <w:tcPr>
            <w:tcW w:w="2523" w:type="dxa"/>
          </w:tcPr>
          <w:p w14:paraId="105D3774" w14:textId="52851368" w:rsidR="00320913" w:rsidRPr="00AA699A" w:rsidRDefault="00320913" w:rsidP="0043404E">
            <w:r w:rsidRPr="00AA699A">
              <w:rPr>
                <w:rFonts w:hint="eastAsia"/>
              </w:rPr>
              <w:t>系统进入售后模式</w:t>
            </w:r>
          </w:p>
        </w:tc>
        <w:tc>
          <w:tcPr>
            <w:tcW w:w="4139" w:type="dxa"/>
          </w:tcPr>
          <w:p w14:paraId="164FB07B" w14:textId="77777777" w:rsidR="00320913" w:rsidRPr="00AA699A" w:rsidRDefault="00320913" w:rsidP="00320913">
            <w:r w:rsidRPr="00AA699A">
              <w:rPr>
                <w:rFonts w:hint="eastAsia"/>
              </w:rPr>
              <w:t>0x0</w:t>
            </w:r>
            <w:r w:rsidRPr="00AA699A">
              <w:rPr>
                <w:rFonts w:hint="eastAsia"/>
              </w:rPr>
              <w:t>：失能</w:t>
            </w:r>
          </w:p>
          <w:p w14:paraId="0A320CB1" w14:textId="77777777" w:rsidR="00320913" w:rsidRPr="00AA699A" w:rsidRDefault="00320913" w:rsidP="00320913">
            <w:r w:rsidRPr="00AA699A">
              <w:rPr>
                <w:rFonts w:hint="eastAsia"/>
              </w:rPr>
              <w:t>0x1</w:t>
            </w:r>
            <w:r w:rsidRPr="00AA699A">
              <w:rPr>
                <w:rFonts w:hint="eastAsia"/>
              </w:rPr>
              <w:t>：使能</w:t>
            </w:r>
          </w:p>
          <w:p w14:paraId="63250FB7" w14:textId="3D1DAA02" w:rsidR="00320913" w:rsidRPr="00AA699A" w:rsidRDefault="00320913" w:rsidP="00320913">
            <w:r w:rsidRPr="00AA699A">
              <w:t>O</w:t>
            </w:r>
            <w:r w:rsidRPr="00AA699A">
              <w:rPr>
                <w:rFonts w:hint="eastAsia"/>
              </w:rPr>
              <w:t>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320913" w:rsidRPr="00AA699A" w14:paraId="0576CF92" w14:textId="77777777" w:rsidTr="00297ADD">
        <w:tc>
          <w:tcPr>
            <w:tcW w:w="1242" w:type="dxa"/>
          </w:tcPr>
          <w:p w14:paraId="52A00530" w14:textId="36A44870" w:rsidR="00320913" w:rsidRPr="00AA699A" w:rsidRDefault="00320913" w:rsidP="0043404E">
            <w:r w:rsidRPr="00AA699A">
              <w:t>0x12F</w:t>
            </w:r>
            <w:r w:rsidRPr="00AA699A">
              <w:rPr>
                <w:rFonts w:hint="eastAsia"/>
              </w:rPr>
              <w:t>7</w:t>
            </w:r>
          </w:p>
        </w:tc>
        <w:tc>
          <w:tcPr>
            <w:tcW w:w="1730" w:type="dxa"/>
          </w:tcPr>
          <w:p w14:paraId="5FF3DBC0" w14:textId="002E3B43" w:rsidR="00320913" w:rsidRPr="00AA699A" w:rsidRDefault="00320913" w:rsidP="0043404E">
            <w:r w:rsidRPr="00AA699A">
              <w:rPr>
                <w:rFonts w:hint="eastAsia"/>
              </w:rPr>
              <w:t>体检模式</w:t>
            </w:r>
          </w:p>
        </w:tc>
        <w:tc>
          <w:tcPr>
            <w:tcW w:w="2523" w:type="dxa"/>
          </w:tcPr>
          <w:p w14:paraId="2942425F" w14:textId="06A67602" w:rsidR="00320913" w:rsidRPr="00AA699A" w:rsidRDefault="00320913" w:rsidP="0043404E">
            <w:r w:rsidRPr="00AA699A">
              <w:rPr>
                <w:rFonts w:hint="eastAsia"/>
              </w:rPr>
              <w:t>系统进入体检模式</w:t>
            </w:r>
          </w:p>
        </w:tc>
        <w:tc>
          <w:tcPr>
            <w:tcW w:w="4139" w:type="dxa"/>
          </w:tcPr>
          <w:p w14:paraId="4D86AEE6" w14:textId="77777777" w:rsidR="00320913" w:rsidRPr="00AA699A" w:rsidRDefault="00320913" w:rsidP="00320913">
            <w:r w:rsidRPr="00AA699A">
              <w:rPr>
                <w:rFonts w:hint="eastAsia"/>
              </w:rPr>
              <w:t>0x0</w:t>
            </w:r>
            <w:r w:rsidRPr="00AA699A">
              <w:rPr>
                <w:rFonts w:hint="eastAsia"/>
              </w:rPr>
              <w:t>：失能</w:t>
            </w:r>
          </w:p>
          <w:p w14:paraId="42F09987" w14:textId="77777777" w:rsidR="00320913" w:rsidRPr="00AA699A" w:rsidRDefault="00320913" w:rsidP="00320913">
            <w:r w:rsidRPr="00AA699A">
              <w:rPr>
                <w:rFonts w:hint="eastAsia"/>
              </w:rPr>
              <w:t>0x1</w:t>
            </w:r>
            <w:r w:rsidRPr="00AA699A">
              <w:rPr>
                <w:rFonts w:hint="eastAsia"/>
              </w:rPr>
              <w:t>：使能</w:t>
            </w:r>
          </w:p>
          <w:p w14:paraId="6DF90662" w14:textId="233EA012" w:rsidR="00320913" w:rsidRPr="00AA699A" w:rsidRDefault="00320913" w:rsidP="00320913">
            <w:r w:rsidRPr="00AA699A">
              <w:t>O</w:t>
            </w:r>
            <w:r w:rsidRPr="00AA699A">
              <w:rPr>
                <w:rFonts w:hint="eastAsia"/>
              </w:rPr>
              <w:t>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320913" w:rsidRPr="00AA699A" w14:paraId="05E4590E" w14:textId="77777777" w:rsidTr="00297ADD">
        <w:tc>
          <w:tcPr>
            <w:tcW w:w="1242" w:type="dxa"/>
          </w:tcPr>
          <w:p w14:paraId="233D35E9" w14:textId="30136788" w:rsidR="00320913" w:rsidRPr="00AA699A" w:rsidRDefault="00320913" w:rsidP="0043404E">
            <w:r w:rsidRPr="00AA699A">
              <w:t>0x12F</w:t>
            </w:r>
            <w:r w:rsidRPr="00AA699A">
              <w:rPr>
                <w:rFonts w:hint="eastAsia"/>
              </w:rPr>
              <w:t>8</w:t>
            </w:r>
          </w:p>
        </w:tc>
        <w:tc>
          <w:tcPr>
            <w:tcW w:w="1730" w:type="dxa"/>
          </w:tcPr>
          <w:p w14:paraId="7E49EE8D" w14:textId="03B826F8" w:rsidR="00320913" w:rsidRPr="00AA699A" w:rsidRDefault="00AB5971" w:rsidP="0043404E">
            <w:r w:rsidRPr="00AA699A">
              <w:rPr>
                <w:rFonts w:hint="eastAsia"/>
              </w:rPr>
              <w:t>重启</w:t>
            </w:r>
          </w:p>
        </w:tc>
        <w:tc>
          <w:tcPr>
            <w:tcW w:w="2523" w:type="dxa"/>
          </w:tcPr>
          <w:p w14:paraId="75519F4A" w14:textId="0299D653" w:rsidR="00320913" w:rsidRPr="00AA699A" w:rsidRDefault="00AB5971" w:rsidP="0043404E"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软复位</w:t>
            </w:r>
          </w:p>
        </w:tc>
        <w:tc>
          <w:tcPr>
            <w:tcW w:w="4139" w:type="dxa"/>
          </w:tcPr>
          <w:p w14:paraId="379A47D5" w14:textId="77777777" w:rsidR="00320913" w:rsidRPr="00AA699A" w:rsidRDefault="00AB5971" w:rsidP="00320913">
            <w:r w:rsidRPr="00AA699A">
              <w:rPr>
                <w:rFonts w:hint="eastAsia"/>
              </w:rPr>
              <w:t>0x55</w:t>
            </w:r>
            <w:r w:rsidRPr="00AA699A">
              <w:rPr>
                <w:rFonts w:hint="eastAsia"/>
              </w:rPr>
              <w:t>：复位</w:t>
            </w:r>
          </w:p>
          <w:p w14:paraId="5758D4B0" w14:textId="4B54A341" w:rsidR="00AB5971" w:rsidRPr="00AA699A" w:rsidRDefault="00AB5971" w:rsidP="00320913">
            <w:r w:rsidRPr="00AA699A">
              <w:rPr>
                <w:rFonts w:hint="eastAsia"/>
              </w:rPr>
              <w:t>Others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407EE7" w:rsidRPr="00AA699A" w14:paraId="1929101D" w14:textId="77777777" w:rsidTr="00297ADD">
        <w:tc>
          <w:tcPr>
            <w:tcW w:w="1242" w:type="dxa"/>
          </w:tcPr>
          <w:p w14:paraId="16F7ECC0" w14:textId="5A803752" w:rsidR="00407EE7" w:rsidRPr="00AA699A" w:rsidRDefault="00407EE7" w:rsidP="0043404E">
            <w:r w:rsidRPr="00AA699A">
              <w:rPr>
                <w:rFonts w:hint="eastAsia"/>
              </w:rPr>
              <w:t>0x12F9</w:t>
            </w:r>
          </w:p>
        </w:tc>
        <w:tc>
          <w:tcPr>
            <w:tcW w:w="1730" w:type="dxa"/>
          </w:tcPr>
          <w:p w14:paraId="404244E3" w14:textId="1D20DE5E" w:rsidR="00407EE7" w:rsidRPr="00AA699A" w:rsidRDefault="00407EE7" w:rsidP="0043404E">
            <w:r w:rsidRPr="00AA699A">
              <w:rPr>
                <w:rFonts w:hint="eastAsia"/>
              </w:rPr>
              <w:t>电流校准</w:t>
            </w:r>
          </w:p>
        </w:tc>
        <w:tc>
          <w:tcPr>
            <w:tcW w:w="2523" w:type="dxa"/>
          </w:tcPr>
          <w:p w14:paraId="3FA05C96" w14:textId="32ACFF58" w:rsidR="00D451F7" w:rsidRPr="00AA699A" w:rsidRDefault="00D451F7" w:rsidP="0043404E">
            <w:r w:rsidRPr="00AA699A">
              <w:rPr>
                <w:rFonts w:hint="eastAsia"/>
              </w:rPr>
              <w:t>电流</w:t>
            </w:r>
            <w:r w:rsidR="00B71508" w:rsidRPr="00AA699A">
              <w:rPr>
                <w:rFonts w:hint="eastAsia"/>
              </w:rPr>
              <w:t>校准</w:t>
            </w:r>
            <w:r w:rsidRPr="00AA699A">
              <w:rPr>
                <w:rFonts w:hint="eastAsia"/>
              </w:rPr>
              <w:t>值，有符号数</w:t>
            </w:r>
          </w:p>
          <w:p w14:paraId="495988B6" w14:textId="2EA65F3C" w:rsidR="00407EE7" w:rsidRPr="00AA699A" w:rsidRDefault="00407EE7" w:rsidP="0043404E">
            <w:r w:rsidRPr="00AA699A">
              <w:rPr>
                <w:rFonts w:hint="eastAsia"/>
              </w:rPr>
              <w:t>0.1A</w:t>
            </w:r>
          </w:p>
        </w:tc>
        <w:tc>
          <w:tcPr>
            <w:tcW w:w="4139" w:type="dxa"/>
          </w:tcPr>
          <w:p w14:paraId="5A33FAB4" w14:textId="77777777" w:rsidR="00407EE7" w:rsidRPr="00AA699A" w:rsidRDefault="00407EE7" w:rsidP="00407EE7">
            <w:r w:rsidRPr="00AA699A">
              <w:rPr>
                <w:rFonts w:hint="eastAsia"/>
              </w:rPr>
              <w:t>If it is negative, uses complement to show it.</w:t>
            </w:r>
          </w:p>
          <w:p w14:paraId="0ADE9C91" w14:textId="1725B81D" w:rsidR="00407EE7" w:rsidRPr="00AA699A" w:rsidRDefault="00407EE7" w:rsidP="00407EE7">
            <w:r w:rsidRPr="00AA699A">
              <w:rPr>
                <w:rFonts w:hint="eastAsia"/>
              </w:rPr>
              <w:t>为负数时，用补码表示</w:t>
            </w:r>
          </w:p>
        </w:tc>
      </w:tr>
      <w:tr w:rsidR="00407EE7" w:rsidRPr="00AA699A" w14:paraId="28ABB4AA" w14:textId="77777777" w:rsidTr="00297ADD">
        <w:tc>
          <w:tcPr>
            <w:tcW w:w="1242" w:type="dxa"/>
          </w:tcPr>
          <w:p w14:paraId="21F6CA00" w14:textId="70440415" w:rsidR="00407EE7" w:rsidRPr="00AA699A" w:rsidRDefault="00407EE7" w:rsidP="0043404E">
            <w:r w:rsidRPr="00AA699A">
              <w:rPr>
                <w:rFonts w:hint="eastAsia"/>
              </w:rPr>
              <w:t>0x12FA</w:t>
            </w:r>
          </w:p>
        </w:tc>
        <w:tc>
          <w:tcPr>
            <w:tcW w:w="1730" w:type="dxa"/>
          </w:tcPr>
          <w:p w14:paraId="13B03818" w14:textId="41B27791" w:rsidR="00407EE7" w:rsidRPr="00AA699A" w:rsidRDefault="00407EE7" w:rsidP="0043404E">
            <w:r w:rsidRPr="00AA699A">
              <w:rPr>
                <w:rFonts w:hint="eastAsia"/>
              </w:rPr>
              <w:t>电流校准状态</w:t>
            </w:r>
          </w:p>
        </w:tc>
        <w:tc>
          <w:tcPr>
            <w:tcW w:w="2523" w:type="dxa"/>
          </w:tcPr>
          <w:p w14:paraId="6A64BF3E" w14:textId="65AB1A57" w:rsidR="00407EE7" w:rsidRPr="00AA699A" w:rsidRDefault="00FD3DA2" w:rsidP="0043404E">
            <w:r w:rsidRPr="00AA699A">
              <w:rPr>
                <w:rFonts w:hint="eastAsia"/>
              </w:rPr>
              <w:t>电流校准状态</w:t>
            </w:r>
          </w:p>
        </w:tc>
        <w:tc>
          <w:tcPr>
            <w:tcW w:w="4139" w:type="dxa"/>
          </w:tcPr>
          <w:p w14:paraId="5DA5894C" w14:textId="2CD50FE7" w:rsidR="00980BD6" w:rsidRPr="00AA699A" w:rsidRDefault="00980BD6" w:rsidP="00FD3DA2">
            <w:r w:rsidRPr="00AA699A">
              <w:rPr>
                <w:rFonts w:hint="eastAsia"/>
              </w:rPr>
              <w:t xml:space="preserve">0xAA: </w:t>
            </w:r>
            <w:r w:rsidRPr="00AA699A">
              <w:rPr>
                <w:rFonts w:hint="eastAsia"/>
              </w:rPr>
              <w:t>校准中</w:t>
            </w:r>
          </w:p>
          <w:p w14:paraId="5C9C2B26" w14:textId="35E6F7BD" w:rsidR="00980BD6" w:rsidRPr="00AA699A" w:rsidRDefault="00FD3DA2" w:rsidP="00FD3DA2">
            <w:r w:rsidRPr="00AA699A">
              <w:rPr>
                <w:rFonts w:hint="eastAsia"/>
              </w:rPr>
              <w:lastRenderedPageBreak/>
              <w:t>0x55</w:t>
            </w:r>
            <w:r w:rsidRPr="00AA699A">
              <w:rPr>
                <w:rFonts w:hint="eastAsia"/>
              </w:rPr>
              <w:t>：校准成功</w:t>
            </w:r>
          </w:p>
          <w:p w14:paraId="36099526" w14:textId="32FFC5D0" w:rsidR="00407EE7" w:rsidRPr="00AA699A" w:rsidRDefault="00FD3DA2" w:rsidP="00FD3DA2">
            <w:r w:rsidRPr="00AA699A">
              <w:rPr>
                <w:rFonts w:hint="eastAsia"/>
              </w:rPr>
              <w:t>Others</w:t>
            </w:r>
            <w:r w:rsidRPr="00AA699A">
              <w:rPr>
                <w:rFonts w:hint="eastAsia"/>
              </w:rPr>
              <w:t>：校准失败</w:t>
            </w:r>
          </w:p>
        </w:tc>
      </w:tr>
      <w:tr w:rsidR="00407EE7" w:rsidRPr="00AA699A" w14:paraId="35739FDB" w14:textId="77777777" w:rsidTr="00297ADD">
        <w:tc>
          <w:tcPr>
            <w:tcW w:w="1242" w:type="dxa"/>
          </w:tcPr>
          <w:p w14:paraId="79B764C9" w14:textId="473CCEC7" w:rsidR="00407EE7" w:rsidRPr="00AA699A" w:rsidRDefault="00B71508" w:rsidP="0043404E">
            <w:r w:rsidRPr="00AA699A">
              <w:rPr>
                <w:rFonts w:hint="eastAsia"/>
              </w:rPr>
              <w:lastRenderedPageBreak/>
              <w:t>0x12FB</w:t>
            </w:r>
          </w:p>
        </w:tc>
        <w:tc>
          <w:tcPr>
            <w:tcW w:w="1730" w:type="dxa"/>
          </w:tcPr>
          <w:p w14:paraId="0BA279F8" w14:textId="7046929D" w:rsidR="00407EE7" w:rsidRPr="00AA699A" w:rsidRDefault="00B71508" w:rsidP="0043404E">
            <w:r w:rsidRPr="00AA699A">
              <w:rPr>
                <w:rFonts w:hint="eastAsia"/>
              </w:rPr>
              <w:t>电压校准</w:t>
            </w:r>
          </w:p>
        </w:tc>
        <w:tc>
          <w:tcPr>
            <w:tcW w:w="2523" w:type="dxa"/>
          </w:tcPr>
          <w:p w14:paraId="04275084" w14:textId="13BAF6A0" w:rsidR="00B71508" w:rsidRPr="00AA699A" w:rsidRDefault="00B71508" w:rsidP="00B71508">
            <w:r w:rsidRPr="00AA699A">
              <w:rPr>
                <w:rFonts w:hint="eastAsia"/>
              </w:rPr>
              <w:t>电压校准值，无符号数</w:t>
            </w:r>
          </w:p>
          <w:p w14:paraId="732DD7D0" w14:textId="160A7675" w:rsidR="00407EE7" w:rsidRPr="00AA699A" w:rsidRDefault="00B71508" w:rsidP="00B71508">
            <w:r w:rsidRPr="00AA699A">
              <w:rPr>
                <w:rFonts w:hint="eastAsia"/>
              </w:rPr>
              <w:t>0.1V</w:t>
            </w:r>
          </w:p>
        </w:tc>
        <w:tc>
          <w:tcPr>
            <w:tcW w:w="4139" w:type="dxa"/>
          </w:tcPr>
          <w:p w14:paraId="40BD33A9" w14:textId="77777777" w:rsidR="00407EE7" w:rsidRPr="00AA699A" w:rsidRDefault="00407EE7" w:rsidP="00320913"/>
        </w:tc>
      </w:tr>
      <w:tr w:rsidR="00407EE7" w:rsidRPr="00AA699A" w14:paraId="4D5F54CB" w14:textId="77777777" w:rsidTr="00297ADD">
        <w:tc>
          <w:tcPr>
            <w:tcW w:w="1242" w:type="dxa"/>
          </w:tcPr>
          <w:p w14:paraId="1974E44D" w14:textId="45823060" w:rsidR="00407EE7" w:rsidRPr="00AA699A" w:rsidRDefault="00B71508" w:rsidP="0043404E">
            <w:r w:rsidRPr="00AA699A">
              <w:rPr>
                <w:rFonts w:hint="eastAsia"/>
              </w:rPr>
              <w:t>0x12FC</w:t>
            </w:r>
          </w:p>
        </w:tc>
        <w:tc>
          <w:tcPr>
            <w:tcW w:w="1730" w:type="dxa"/>
          </w:tcPr>
          <w:p w14:paraId="34672828" w14:textId="4CE34D2C" w:rsidR="00407EE7" w:rsidRPr="00AA699A" w:rsidRDefault="00B71508" w:rsidP="0043404E">
            <w:r w:rsidRPr="00AA699A">
              <w:rPr>
                <w:rFonts w:hint="eastAsia"/>
              </w:rPr>
              <w:t>电压校准状态</w:t>
            </w:r>
          </w:p>
        </w:tc>
        <w:tc>
          <w:tcPr>
            <w:tcW w:w="2523" w:type="dxa"/>
          </w:tcPr>
          <w:p w14:paraId="747C4A43" w14:textId="627EAC5A" w:rsidR="00407EE7" w:rsidRPr="00AA699A" w:rsidRDefault="00B71508" w:rsidP="0043404E">
            <w:r w:rsidRPr="00AA699A">
              <w:rPr>
                <w:rFonts w:hint="eastAsia"/>
              </w:rPr>
              <w:t>电</w:t>
            </w:r>
            <w:r w:rsidR="00A76379" w:rsidRPr="00AA699A">
              <w:rPr>
                <w:rFonts w:hint="eastAsia"/>
              </w:rPr>
              <w:t>压</w:t>
            </w:r>
            <w:r w:rsidRPr="00AA699A">
              <w:rPr>
                <w:rFonts w:hint="eastAsia"/>
              </w:rPr>
              <w:t>校准状态</w:t>
            </w:r>
          </w:p>
        </w:tc>
        <w:tc>
          <w:tcPr>
            <w:tcW w:w="4139" w:type="dxa"/>
          </w:tcPr>
          <w:p w14:paraId="502AE41A" w14:textId="77777777" w:rsidR="003C34E7" w:rsidRPr="00AA699A" w:rsidRDefault="003C34E7" w:rsidP="003C34E7">
            <w:r w:rsidRPr="00AA699A">
              <w:rPr>
                <w:rFonts w:hint="eastAsia"/>
              </w:rPr>
              <w:t xml:space="preserve">0xAA: </w:t>
            </w:r>
            <w:r w:rsidRPr="00AA699A">
              <w:rPr>
                <w:rFonts w:hint="eastAsia"/>
              </w:rPr>
              <w:t>校准中</w:t>
            </w:r>
          </w:p>
          <w:p w14:paraId="187D8D5E" w14:textId="77777777" w:rsidR="003C34E7" w:rsidRPr="00AA699A" w:rsidRDefault="003C34E7" w:rsidP="003C34E7">
            <w:r w:rsidRPr="00AA699A">
              <w:rPr>
                <w:rFonts w:hint="eastAsia"/>
              </w:rPr>
              <w:t>0x55</w:t>
            </w:r>
            <w:r w:rsidRPr="00AA699A">
              <w:rPr>
                <w:rFonts w:hint="eastAsia"/>
              </w:rPr>
              <w:t>：校准成功</w:t>
            </w:r>
          </w:p>
          <w:p w14:paraId="5F39F455" w14:textId="23A51369" w:rsidR="00407EE7" w:rsidRPr="00AA699A" w:rsidRDefault="003C34E7" w:rsidP="003C34E7">
            <w:r w:rsidRPr="00AA699A">
              <w:rPr>
                <w:rFonts w:hint="eastAsia"/>
              </w:rPr>
              <w:t>Others</w:t>
            </w:r>
            <w:r w:rsidRPr="00AA699A">
              <w:rPr>
                <w:rFonts w:hint="eastAsia"/>
              </w:rPr>
              <w:t>：校准失败</w:t>
            </w:r>
          </w:p>
        </w:tc>
      </w:tr>
      <w:tr w:rsidR="00AB5971" w:rsidRPr="00AA699A" w14:paraId="0FACDC7F" w14:textId="77777777" w:rsidTr="00297ADD">
        <w:tc>
          <w:tcPr>
            <w:tcW w:w="1242" w:type="dxa"/>
          </w:tcPr>
          <w:p w14:paraId="1105F3D7" w14:textId="372D7999" w:rsidR="00AB5971" w:rsidRPr="00AA699A" w:rsidRDefault="00AB5971" w:rsidP="0043404E">
            <w:r w:rsidRPr="00AA699A">
              <w:t>0x12F</w:t>
            </w:r>
            <w:r w:rsidR="00B71508" w:rsidRPr="00AA699A">
              <w:rPr>
                <w:rFonts w:hint="eastAsia"/>
              </w:rPr>
              <w:t>D</w:t>
            </w:r>
          </w:p>
        </w:tc>
        <w:tc>
          <w:tcPr>
            <w:tcW w:w="1730" w:type="dxa"/>
          </w:tcPr>
          <w:p w14:paraId="6C453726" w14:textId="77777777" w:rsidR="00AB5971" w:rsidRPr="00AA699A" w:rsidRDefault="00E75925" w:rsidP="0043404E">
            <w:r w:rsidRPr="00AA699A">
              <w:rPr>
                <w:rFonts w:hint="eastAsia"/>
              </w:rPr>
              <w:t>对内</w:t>
            </w:r>
            <w:r w:rsidRPr="00AA699A">
              <w:rPr>
                <w:rFonts w:hint="eastAsia"/>
              </w:rPr>
              <w:t>RS485</w:t>
            </w:r>
            <w:r w:rsidRPr="00AA699A">
              <w:rPr>
                <w:rFonts w:hint="eastAsia"/>
              </w:rPr>
              <w:t>功能切换</w:t>
            </w:r>
          </w:p>
          <w:p w14:paraId="2C683CEC" w14:textId="36618F43" w:rsidR="001C57C8" w:rsidRPr="00AA699A" w:rsidRDefault="001C57C8" w:rsidP="0043404E">
            <w:r w:rsidRPr="00AA699A">
              <w:rPr>
                <w:rFonts w:hint="eastAsia"/>
              </w:rPr>
              <w:t>（仅适用于荷兰</w:t>
            </w:r>
            <w:r w:rsidRPr="00AA699A">
              <w:rPr>
                <w:rFonts w:hint="eastAsia"/>
              </w:rPr>
              <w:t>11KW</w:t>
            </w:r>
            <w:r w:rsidRPr="00AA699A">
              <w:rPr>
                <w:rFonts w:hint="eastAsia"/>
              </w:rPr>
              <w:t>定制）</w:t>
            </w:r>
          </w:p>
        </w:tc>
        <w:tc>
          <w:tcPr>
            <w:tcW w:w="2523" w:type="dxa"/>
          </w:tcPr>
          <w:p w14:paraId="35F5FDF4" w14:textId="453F1172" w:rsidR="00AB5971" w:rsidRPr="00AA699A" w:rsidRDefault="00E75925" w:rsidP="0043404E">
            <w:r w:rsidRPr="00AA699A">
              <w:rPr>
                <w:rFonts w:hint="eastAsia"/>
              </w:rPr>
              <w:t>切换对内</w:t>
            </w:r>
            <w:r w:rsidRPr="00AA699A">
              <w:rPr>
                <w:rFonts w:hint="eastAsia"/>
              </w:rPr>
              <w:t>RS485</w:t>
            </w:r>
            <w:r w:rsidR="007A0AFD" w:rsidRPr="00AA699A">
              <w:rPr>
                <w:rFonts w:hint="eastAsia"/>
              </w:rPr>
              <w:t>作为</w:t>
            </w:r>
            <w:r w:rsidR="00D464BA" w:rsidRPr="00AA699A">
              <w:rPr>
                <w:rFonts w:hint="eastAsia"/>
              </w:rPr>
              <w:t xml:space="preserve">  Modbus RTU </w:t>
            </w:r>
            <w:r w:rsidR="00D464BA" w:rsidRPr="00AA699A">
              <w:rPr>
                <w:rFonts w:hint="eastAsia"/>
              </w:rPr>
              <w:t>或者</w:t>
            </w:r>
            <w:r w:rsidR="00D464BA" w:rsidRPr="00AA699A">
              <w:rPr>
                <w:rFonts w:hint="eastAsia"/>
              </w:rPr>
              <w:t>cmd</w:t>
            </w:r>
            <w:r w:rsidRPr="00AA699A">
              <w:rPr>
                <w:rFonts w:hint="eastAsia"/>
              </w:rPr>
              <w:t>功能</w:t>
            </w:r>
          </w:p>
        </w:tc>
        <w:tc>
          <w:tcPr>
            <w:tcW w:w="4139" w:type="dxa"/>
          </w:tcPr>
          <w:p w14:paraId="2654D2C7" w14:textId="6FA4C48B" w:rsidR="00AB5971" w:rsidRPr="00AA699A" w:rsidRDefault="00E75925" w:rsidP="00320913">
            <w:r w:rsidRPr="00AA699A">
              <w:rPr>
                <w:rFonts w:hint="eastAsia"/>
              </w:rPr>
              <w:t xml:space="preserve">0x00 :   </w:t>
            </w:r>
            <w:r w:rsidRPr="00AA699A">
              <w:rPr>
                <w:rFonts w:hint="eastAsia"/>
              </w:rPr>
              <w:t>命令行</w:t>
            </w:r>
            <w:r w:rsidRPr="00AA699A">
              <w:rPr>
                <w:rFonts w:hint="eastAsia"/>
              </w:rPr>
              <w:t>cmd</w:t>
            </w:r>
            <w:r w:rsidRPr="00AA699A">
              <w:rPr>
                <w:rFonts w:hint="eastAsia"/>
              </w:rPr>
              <w:t>功能，用于工装测试</w:t>
            </w:r>
          </w:p>
          <w:p w14:paraId="39CE738F" w14:textId="0599A5BD" w:rsidR="00E75925" w:rsidRPr="00AA699A" w:rsidRDefault="00E75925" w:rsidP="00320913">
            <w:r w:rsidRPr="00AA699A">
              <w:rPr>
                <w:rFonts w:hint="eastAsia"/>
              </w:rPr>
              <w:t>0xAA</w:t>
            </w:r>
            <w:r w:rsidRPr="00AA699A">
              <w:rPr>
                <w:rFonts w:hint="eastAsia"/>
              </w:rPr>
              <w:t>：</w:t>
            </w:r>
            <w:r w:rsidR="00CD3F6F" w:rsidRPr="00AA699A">
              <w:rPr>
                <w:rFonts w:hint="eastAsia"/>
              </w:rPr>
              <w:t>默认</w:t>
            </w:r>
            <w:r w:rsidR="00CD3F6F"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 xml:space="preserve">Modbus RTU </w:t>
            </w:r>
            <w:r w:rsidRPr="00AA699A">
              <w:rPr>
                <w:rFonts w:hint="eastAsia"/>
              </w:rPr>
              <w:t>功能</w:t>
            </w:r>
          </w:p>
          <w:p w14:paraId="391C59C6" w14:textId="3994B171" w:rsidR="00926F29" w:rsidRPr="00AA699A" w:rsidRDefault="00926F29" w:rsidP="00320913">
            <w:r w:rsidRPr="00AA699A">
              <w:rPr>
                <w:rFonts w:hint="eastAsia"/>
              </w:rPr>
              <w:t>0x55</w:t>
            </w:r>
            <w:r w:rsidRPr="00AA699A">
              <w:rPr>
                <w:rFonts w:hint="eastAsia"/>
              </w:rPr>
              <w:t>：端口不使能，即关闭</w:t>
            </w:r>
            <w:r w:rsidRPr="00AA699A">
              <w:rPr>
                <w:rFonts w:hint="eastAsia"/>
              </w:rPr>
              <w:t>Modbus  RTU</w:t>
            </w:r>
            <w:r w:rsidRPr="00AA699A">
              <w:rPr>
                <w:rFonts w:hint="eastAsia"/>
              </w:rPr>
              <w:t>和</w:t>
            </w:r>
            <w:r w:rsidRPr="00AA699A">
              <w:rPr>
                <w:rFonts w:hint="eastAsia"/>
              </w:rPr>
              <w:t xml:space="preserve"> cmd</w:t>
            </w:r>
            <w:r w:rsidRPr="00AA699A">
              <w:rPr>
                <w:rFonts w:hint="eastAsia"/>
              </w:rPr>
              <w:t>功能。</w:t>
            </w:r>
          </w:p>
        </w:tc>
      </w:tr>
      <w:tr w:rsidR="00E96B4E" w:rsidRPr="00AA699A" w14:paraId="65D2980D" w14:textId="77777777" w:rsidTr="00297ADD">
        <w:tc>
          <w:tcPr>
            <w:tcW w:w="1242" w:type="dxa"/>
          </w:tcPr>
          <w:p w14:paraId="46C892C8" w14:textId="525C0B37" w:rsidR="00E96B4E" w:rsidRPr="00AA699A" w:rsidRDefault="00E96B4E" w:rsidP="0043404E">
            <w:r w:rsidRPr="00AA699A">
              <w:t>0x12F</w:t>
            </w:r>
            <w:r w:rsidRPr="00AA699A">
              <w:rPr>
                <w:rFonts w:hint="eastAsia"/>
              </w:rPr>
              <w:t>E</w:t>
            </w:r>
          </w:p>
        </w:tc>
        <w:tc>
          <w:tcPr>
            <w:tcW w:w="1730" w:type="dxa"/>
          </w:tcPr>
          <w:p w14:paraId="17B3E497" w14:textId="0853A8B6" w:rsidR="00E96B4E" w:rsidRPr="00AA699A" w:rsidRDefault="00E96B4E" w:rsidP="0043404E">
            <w:r w:rsidRPr="00AA699A">
              <w:rPr>
                <w:rFonts w:hint="eastAsia"/>
              </w:rPr>
              <w:t>参数配置功能定义</w:t>
            </w:r>
          </w:p>
        </w:tc>
        <w:tc>
          <w:tcPr>
            <w:tcW w:w="2523" w:type="dxa"/>
          </w:tcPr>
          <w:p w14:paraId="7AAEEAA8" w14:textId="6417B42C" w:rsidR="00E96B4E" w:rsidRPr="00AA699A" w:rsidRDefault="00E96B4E" w:rsidP="0043404E">
            <w:r w:rsidRPr="00AA699A">
              <w:rPr>
                <w:rFonts w:hint="eastAsia"/>
              </w:rPr>
              <w:t>高</w:t>
            </w:r>
            <w:r w:rsidRPr="00AA699A">
              <w:rPr>
                <w:rFonts w:hint="eastAsia"/>
              </w:rPr>
              <w:t>8</w:t>
            </w:r>
            <w:r w:rsidRPr="00AA699A">
              <w:rPr>
                <w:rFonts w:hint="eastAsia"/>
              </w:rPr>
              <w:t>位</w:t>
            </w:r>
            <w:r w:rsidRPr="00AA699A">
              <w:rPr>
                <w:rFonts w:hint="eastAsia"/>
              </w:rPr>
              <w:t xml:space="preserve">func code:   </w:t>
            </w:r>
          </w:p>
          <w:p w14:paraId="53A8DEAD" w14:textId="2EB9466D" w:rsidR="00E96B4E" w:rsidRPr="00AA699A" w:rsidRDefault="00E96B4E" w:rsidP="0043404E"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：设置模块容量值</w:t>
            </w:r>
          </w:p>
          <w:p w14:paraId="788A8961" w14:textId="37D0C3C4" w:rsidR="00E96B4E" w:rsidRPr="00AA699A" w:rsidRDefault="00E96B4E" w:rsidP="0043404E">
            <w:r w:rsidRPr="00AA699A">
              <w:rPr>
                <w:rFonts w:hint="eastAsia"/>
              </w:rPr>
              <w:t>2</w:t>
            </w:r>
            <w:r w:rsidRPr="00AA699A">
              <w:rPr>
                <w:rFonts w:hint="eastAsia"/>
              </w:rPr>
              <w:t>：设置模块电芯数量</w:t>
            </w:r>
          </w:p>
          <w:p w14:paraId="387C1DD5" w14:textId="17284E17" w:rsidR="00E96B4E" w:rsidRPr="00AA699A" w:rsidRDefault="00B2162A" w:rsidP="0043404E">
            <w:r w:rsidRPr="00AA699A">
              <w:rPr>
                <w:rFonts w:hint="eastAsia"/>
              </w:rPr>
              <w:t xml:space="preserve">N:   </w:t>
            </w:r>
            <w:r w:rsidR="00F55001" w:rsidRPr="00AA699A">
              <w:rPr>
                <w:rFonts w:hint="eastAsia"/>
              </w:rPr>
              <w:t>功能</w:t>
            </w:r>
            <w:r w:rsidRPr="00AA699A">
              <w:rPr>
                <w:rFonts w:hint="eastAsia"/>
              </w:rPr>
              <w:t>未定义，可扩展</w:t>
            </w:r>
          </w:p>
          <w:p w14:paraId="5BF730EF" w14:textId="77777777" w:rsidR="00B2162A" w:rsidRPr="00AA699A" w:rsidRDefault="00B2162A" w:rsidP="0043404E"/>
          <w:p w14:paraId="3CE14A82" w14:textId="435CBF16" w:rsidR="00E96B4E" w:rsidRPr="00AA699A" w:rsidRDefault="00E96B4E" w:rsidP="0043404E">
            <w:r w:rsidRPr="00AA699A">
              <w:rPr>
                <w:rFonts w:hint="eastAsia"/>
              </w:rPr>
              <w:t>低</w:t>
            </w:r>
            <w:r w:rsidRPr="00AA699A">
              <w:rPr>
                <w:rFonts w:hint="eastAsia"/>
              </w:rPr>
              <w:t>8</w:t>
            </w:r>
            <w:r w:rsidRPr="00AA699A">
              <w:rPr>
                <w:rFonts w:hint="eastAsia"/>
              </w:rPr>
              <w:t>位</w:t>
            </w:r>
            <w:r w:rsidRPr="00AA699A">
              <w:rPr>
                <w:rFonts w:hint="eastAsia"/>
              </w:rPr>
              <w:t>module num</w:t>
            </w:r>
            <w:r w:rsidRPr="00AA699A">
              <w:rPr>
                <w:rFonts w:hint="eastAsia"/>
              </w:rPr>
              <w:t>：</w:t>
            </w:r>
          </w:p>
          <w:p w14:paraId="0CF98FE7" w14:textId="3B7E9CDE" w:rsidR="00E96B4E" w:rsidRPr="00AA699A" w:rsidRDefault="007E6959" w:rsidP="0043404E">
            <w:r w:rsidRPr="00AA699A">
              <w:rPr>
                <w:rFonts w:hint="eastAsia"/>
              </w:rPr>
              <w:t>0</w:t>
            </w:r>
            <w:r w:rsidR="00E96B4E" w:rsidRPr="00AA699A">
              <w:rPr>
                <w:rFonts w:hint="eastAsia"/>
              </w:rPr>
              <w:t>：第</w:t>
            </w:r>
            <w:r w:rsidR="00E876EB" w:rsidRPr="00AA699A">
              <w:rPr>
                <w:rFonts w:hint="eastAsia"/>
              </w:rPr>
              <w:t>1</w:t>
            </w:r>
            <w:r w:rsidR="00E96B4E" w:rsidRPr="00AA699A">
              <w:rPr>
                <w:rFonts w:hint="eastAsia"/>
              </w:rPr>
              <w:t>个电池模块；</w:t>
            </w:r>
          </w:p>
          <w:p w14:paraId="1FF82AC4" w14:textId="6359B814" w:rsidR="00E96B4E" w:rsidRPr="00AA699A" w:rsidRDefault="007E6959" w:rsidP="0043404E">
            <w:r w:rsidRPr="00AA699A">
              <w:rPr>
                <w:rFonts w:hint="eastAsia"/>
              </w:rPr>
              <w:t>1</w:t>
            </w:r>
            <w:r w:rsidR="00E96B4E" w:rsidRPr="00AA699A">
              <w:rPr>
                <w:rFonts w:hint="eastAsia"/>
              </w:rPr>
              <w:t>：第</w:t>
            </w:r>
            <w:r w:rsidR="00E876EB" w:rsidRPr="00AA699A">
              <w:rPr>
                <w:rFonts w:hint="eastAsia"/>
              </w:rPr>
              <w:t>2</w:t>
            </w:r>
            <w:r w:rsidR="00E96B4E" w:rsidRPr="00AA699A">
              <w:rPr>
                <w:rFonts w:hint="eastAsia"/>
              </w:rPr>
              <w:t>个电池模块；</w:t>
            </w:r>
          </w:p>
          <w:p w14:paraId="1DAAB92E" w14:textId="3E639BBD" w:rsidR="00E96B4E" w:rsidRPr="00AA699A" w:rsidRDefault="00E96B4E" w:rsidP="0043404E">
            <w:r w:rsidRPr="00AA699A">
              <w:rPr>
                <w:rFonts w:hint="eastAsia"/>
              </w:rPr>
              <w:t>N</w:t>
            </w:r>
            <w:r w:rsidRPr="00AA699A">
              <w:rPr>
                <w:rFonts w:hint="eastAsia"/>
              </w:rPr>
              <w:t>：第</w:t>
            </w:r>
            <w:r w:rsidRPr="00AA699A">
              <w:rPr>
                <w:rFonts w:hint="eastAsia"/>
              </w:rPr>
              <w:t>N</w:t>
            </w:r>
            <w:r w:rsidR="007E6959" w:rsidRPr="00AA699A">
              <w:rPr>
                <w:rFonts w:hint="eastAsia"/>
              </w:rPr>
              <w:t>-</w:t>
            </w:r>
            <w:r w:rsidR="00E876EB" w:rsidRPr="00AA699A">
              <w:rPr>
                <w:rFonts w:hint="eastAsia"/>
              </w:rPr>
              <w:t>+ 1</w:t>
            </w:r>
            <w:r w:rsidRPr="00AA699A">
              <w:rPr>
                <w:rFonts w:hint="eastAsia"/>
              </w:rPr>
              <w:t>个电池模块</w:t>
            </w:r>
            <w:r w:rsidRPr="00AA699A">
              <w:rPr>
                <w:rFonts w:hint="eastAsia"/>
              </w:rPr>
              <w:t xml:space="preserve"> </w:t>
            </w:r>
            <w:r w:rsidR="006A04B2" w:rsidRPr="00AA699A">
              <w:rPr>
                <w:rFonts w:hint="eastAsia"/>
              </w:rPr>
              <w:t>；</w:t>
            </w:r>
          </w:p>
          <w:p w14:paraId="6B5537D7" w14:textId="1786EAE4" w:rsidR="00A829DE" w:rsidRPr="00AA699A" w:rsidRDefault="00A829DE" w:rsidP="0043404E">
            <w:r w:rsidRPr="00AA699A">
              <w:rPr>
                <w:rFonts w:hint="eastAsia"/>
              </w:rPr>
              <w:t xml:space="preserve">0xFF: </w:t>
            </w:r>
            <w:r w:rsidR="0005599C" w:rsidRPr="00AA699A">
              <w:rPr>
                <w:rFonts w:hint="eastAsia"/>
              </w:rPr>
              <w:t>表示</w:t>
            </w:r>
            <w:r w:rsidRPr="00AA699A">
              <w:rPr>
                <w:rFonts w:hint="eastAsia"/>
              </w:rPr>
              <w:t>所有电池模块</w:t>
            </w:r>
          </w:p>
        </w:tc>
        <w:tc>
          <w:tcPr>
            <w:tcW w:w="4139" w:type="dxa"/>
            <w:vMerge w:val="restart"/>
          </w:tcPr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78"/>
              <w:gridCol w:w="978"/>
              <w:gridCol w:w="978"/>
              <w:gridCol w:w="979"/>
            </w:tblGrid>
            <w:tr w:rsidR="00F32D50" w:rsidRPr="00AA699A" w14:paraId="1B562564" w14:textId="77777777" w:rsidTr="00F32D50">
              <w:tc>
                <w:tcPr>
                  <w:tcW w:w="978" w:type="dxa"/>
                  <w:tcBorders>
                    <w:tl2br w:val="single" w:sz="4" w:space="0" w:color="auto"/>
                  </w:tcBorders>
                </w:tcPr>
                <w:p w14:paraId="4BE84572" w14:textId="1C050E89" w:rsidR="00F32D50" w:rsidRPr="00AA699A" w:rsidRDefault="00F32D50" w:rsidP="0091736B">
                  <w:pPr>
                    <w:ind w:firstLineChars="50" w:firstLine="110"/>
                  </w:pPr>
                  <w:r w:rsidRPr="00AA699A">
                    <w:rPr>
                      <w:rFonts w:hint="eastAsia"/>
                    </w:rPr>
                    <w:t>0x12FE0x12FF</w:t>
                  </w:r>
                </w:p>
              </w:tc>
              <w:tc>
                <w:tcPr>
                  <w:tcW w:w="978" w:type="dxa"/>
                </w:tcPr>
                <w:p w14:paraId="28BD0C3E" w14:textId="46D3D7F2" w:rsidR="00F32D50" w:rsidRPr="00AA699A" w:rsidRDefault="00F32D50" w:rsidP="00320913">
                  <w:r w:rsidRPr="00AA699A">
                    <w:t>F</w:t>
                  </w:r>
                  <w:r w:rsidRPr="00AA699A">
                    <w:rPr>
                      <w:rFonts w:hint="eastAsia"/>
                    </w:rPr>
                    <w:t>unc code</w:t>
                  </w:r>
                </w:p>
              </w:tc>
              <w:tc>
                <w:tcPr>
                  <w:tcW w:w="978" w:type="dxa"/>
                </w:tcPr>
                <w:p w14:paraId="401E5C3C" w14:textId="16560F2A" w:rsidR="00F32D50" w:rsidRPr="00AA699A" w:rsidRDefault="00F32D50" w:rsidP="00320913">
                  <w:r w:rsidRPr="00AA699A">
                    <w:t>M</w:t>
                  </w:r>
                  <w:r w:rsidRPr="00AA699A">
                    <w:rPr>
                      <w:rFonts w:hint="eastAsia"/>
                    </w:rPr>
                    <w:t>odule</w:t>
                  </w:r>
                </w:p>
                <w:p w14:paraId="778B7A97" w14:textId="1D22DAF6" w:rsidR="00F32D50" w:rsidRPr="00AA699A" w:rsidRDefault="00F32D50" w:rsidP="00320913">
                  <w:r w:rsidRPr="00AA699A">
                    <w:rPr>
                      <w:rFonts w:hint="eastAsia"/>
                    </w:rPr>
                    <w:t>num</w:t>
                  </w:r>
                </w:p>
              </w:tc>
              <w:tc>
                <w:tcPr>
                  <w:tcW w:w="979" w:type="dxa"/>
                </w:tcPr>
                <w:p w14:paraId="3CEAEB6A" w14:textId="3E53A10E" w:rsidR="00F32D50" w:rsidRPr="00AA699A" w:rsidRDefault="00F32D50" w:rsidP="00320913"/>
              </w:tc>
            </w:tr>
            <w:tr w:rsidR="00F32D50" w:rsidRPr="00AA699A" w14:paraId="7D2DA7DC" w14:textId="77777777" w:rsidTr="00F32D50">
              <w:tc>
                <w:tcPr>
                  <w:tcW w:w="978" w:type="dxa"/>
                </w:tcPr>
                <w:p w14:paraId="2F4966BF" w14:textId="77777777" w:rsidR="004A49E0" w:rsidRPr="00AA699A" w:rsidRDefault="00F32D50" w:rsidP="00320913">
                  <w:r w:rsidRPr="00AA699A">
                    <w:rPr>
                      <w:rFonts w:hint="eastAsia"/>
                    </w:rPr>
                    <w:t>500</w:t>
                  </w:r>
                </w:p>
                <w:p w14:paraId="6EA9F13B" w14:textId="77777777" w:rsidR="002B7B9D" w:rsidRPr="00AA699A" w:rsidRDefault="004A49E0" w:rsidP="00320913">
                  <w:r w:rsidRPr="00AA699A">
                    <w:rPr>
                      <w:rFonts w:hint="eastAsia"/>
                    </w:rPr>
                    <w:t>单位</w:t>
                  </w:r>
                  <w:r w:rsidR="005A446E" w:rsidRPr="00AA699A">
                    <w:rPr>
                      <w:rFonts w:hint="eastAsia"/>
                    </w:rPr>
                    <w:t>:</w:t>
                  </w:r>
                </w:p>
                <w:p w14:paraId="52E525AC" w14:textId="11D9E16E" w:rsidR="005A446E" w:rsidRPr="00AA699A" w:rsidRDefault="005A446E" w:rsidP="00320913">
                  <w:r w:rsidRPr="00AA699A">
                    <w:rPr>
                      <w:rFonts w:hint="eastAsia"/>
                    </w:rPr>
                    <w:t>0.1AH</w:t>
                  </w:r>
                </w:p>
              </w:tc>
              <w:tc>
                <w:tcPr>
                  <w:tcW w:w="978" w:type="dxa"/>
                </w:tcPr>
                <w:p w14:paraId="3BE3281A" w14:textId="1CF11B33" w:rsidR="00F32D50" w:rsidRPr="00AA699A" w:rsidRDefault="00F32D50" w:rsidP="00320913">
                  <w:r w:rsidRPr="00AA699A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978" w:type="dxa"/>
                </w:tcPr>
                <w:p w14:paraId="14864783" w14:textId="1A7C1722" w:rsidR="00F32D50" w:rsidRPr="00AA699A" w:rsidRDefault="007E6959" w:rsidP="00320913">
                  <w:r w:rsidRPr="00AA699A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79" w:type="dxa"/>
                </w:tcPr>
                <w:p w14:paraId="7E722CCD" w14:textId="4ED6BD0A" w:rsidR="00F32D50" w:rsidRPr="00AA699A" w:rsidRDefault="00F32D50" w:rsidP="00320913">
                  <w:r w:rsidRPr="00AA699A">
                    <w:rPr>
                      <w:rFonts w:hint="eastAsia"/>
                    </w:rPr>
                    <w:t>配置第一个电池模块容量值</w:t>
                  </w:r>
                  <w:r w:rsidR="00A829DE" w:rsidRPr="00AA699A">
                    <w:rPr>
                      <w:rFonts w:hint="eastAsia"/>
                    </w:rPr>
                    <w:t>为</w:t>
                  </w:r>
                  <w:r w:rsidRPr="00AA699A">
                    <w:rPr>
                      <w:rFonts w:hint="eastAsia"/>
                    </w:rPr>
                    <w:t>50AH</w:t>
                  </w:r>
                </w:p>
              </w:tc>
            </w:tr>
            <w:tr w:rsidR="00A829DE" w:rsidRPr="00AA699A" w14:paraId="29E6DC5D" w14:textId="77777777" w:rsidTr="00F32D50">
              <w:tc>
                <w:tcPr>
                  <w:tcW w:w="978" w:type="dxa"/>
                </w:tcPr>
                <w:p w14:paraId="21A52EC8" w14:textId="4675CC58" w:rsidR="00A829DE" w:rsidRPr="00AA699A" w:rsidRDefault="00A829DE" w:rsidP="00A829DE">
                  <w:r w:rsidRPr="00AA699A">
                    <w:rPr>
                      <w:rFonts w:hint="eastAsia"/>
                    </w:rPr>
                    <w:t>485</w:t>
                  </w:r>
                </w:p>
                <w:p w14:paraId="59006966" w14:textId="77777777" w:rsidR="00A829DE" w:rsidRPr="00AA699A" w:rsidRDefault="00A829DE" w:rsidP="00A829DE">
                  <w:r w:rsidRPr="00AA699A">
                    <w:rPr>
                      <w:rFonts w:hint="eastAsia"/>
                    </w:rPr>
                    <w:t>单位</w:t>
                  </w:r>
                  <w:r w:rsidRPr="00AA699A">
                    <w:rPr>
                      <w:rFonts w:hint="eastAsia"/>
                    </w:rPr>
                    <w:t>:</w:t>
                  </w:r>
                </w:p>
                <w:p w14:paraId="07C69B3F" w14:textId="7FD8577A" w:rsidR="00A829DE" w:rsidRPr="00AA699A" w:rsidRDefault="00A829DE" w:rsidP="00A829DE">
                  <w:r w:rsidRPr="00AA699A">
                    <w:rPr>
                      <w:rFonts w:hint="eastAsia"/>
                    </w:rPr>
                    <w:t>0.1AH</w:t>
                  </w:r>
                </w:p>
              </w:tc>
              <w:tc>
                <w:tcPr>
                  <w:tcW w:w="978" w:type="dxa"/>
                </w:tcPr>
                <w:p w14:paraId="693E821F" w14:textId="18A0A452" w:rsidR="00A829DE" w:rsidRPr="00AA699A" w:rsidRDefault="00A829DE" w:rsidP="00A829DE">
                  <w:r w:rsidRPr="00AA699A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978" w:type="dxa"/>
                </w:tcPr>
                <w:p w14:paraId="1E12CEFB" w14:textId="6D79A028" w:rsidR="00A829DE" w:rsidRPr="00AA699A" w:rsidRDefault="00A829DE" w:rsidP="00A829DE">
                  <w:r w:rsidRPr="00AA699A">
                    <w:rPr>
                      <w:rFonts w:hint="eastAsia"/>
                    </w:rPr>
                    <w:t>0xFF</w:t>
                  </w:r>
                </w:p>
              </w:tc>
              <w:tc>
                <w:tcPr>
                  <w:tcW w:w="979" w:type="dxa"/>
                </w:tcPr>
                <w:p w14:paraId="529B465A" w14:textId="105D7755" w:rsidR="00A829DE" w:rsidRPr="00AA699A" w:rsidRDefault="00A829DE" w:rsidP="00A829DE">
                  <w:r w:rsidRPr="00AA699A">
                    <w:rPr>
                      <w:rFonts w:hint="eastAsia"/>
                    </w:rPr>
                    <w:t>配置所有电池模块容量值为</w:t>
                  </w:r>
                  <w:r w:rsidRPr="00AA699A">
                    <w:rPr>
                      <w:rFonts w:hint="eastAsia"/>
                    </w:rPr>
                    <w:t>48.5AH</w:t>
                  </w:r>
                </w:p>
              </w:tc>
            </w:tr>
            <w:tr w:rsidR="00A829DE" w:rsidRPr="00AA699A" w14:paraId="581FDDAE" w14:textId="77777777" w:rsidTr="00F32D50">
              <w:tc>
                <w:tcPr>
                  <w:tcW w:w="978" w:type="dxa"/>
                </w:tcPr>
                <w:p w14:paraId="3C7D0E83" w14:textId="77777777" w:rsidR="00A829DE" w:rsidRPr="00AA699A" w:rsidRDefault="00A829DE" w:rsidP="00A829DE">
                  <w:r w:rsidRPr="00AA699A">
                    <w:rPr>
                      <w:rFonts w:hint="eastAsia"/>
                    </w:rPr>
                    <w:t>32</w:t>
                  </w:r>
                </w:p>
                <w:p w14:paraId="5E1E9FC9" w14:textId="09CC29CE" w:rsidR="00A829DE" w:rsidRPr="00AA699A" w:rsidRDefault="00A829DE" w:rsidP="00A829DE">
                  <w:r w:rsidRPr="00AA699A">
                    <w:rPr>
                      <w:rFonts w:hint="eastAsia"/>
                    </w:rPr>
                    <w:t>单位：串</w:t>
                  </w:r>
                </w:p>
              </w:tc>
              <w:tc>
                <w:tcPr>
                  <w:tcW w:w="978" w:type="dxa"/>
                </w:tcPr>
                <w:p w14:paraId="57E4C440" w14:textId="4DBEEC1F" w:rsidR="00A829DE" w:rsidRPr="00AA699A" w:rsidRDefault="00A829DE" w:rsidP="00A829DE">
                  <w:r w:rsidRPr="00AA699A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978" w:type="dxa"/>
                </w:tcPr>
                <w:p w14:paraId="7E49AA1B" w14:textId="26DADCEE" w:rsidR="00A829DE" w:rsidRPr="00AA699A" w:rsidRDefault="007E6959" w:rsidP="00A829DE">
                  <w:r w:rsidRPr="00AA699A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979" w:type="dxa"/>
                </w:tcPr>
                <w:p w14:paraId="6B0FCC5C" w14:textId="14EF65FF" w:rsidR="00A829DE" w:rsidRPr="00AA699A" w:rsidRDefault="00A829DE" w:rsidP="00A829DE">
                  <w:r w:rsidRPr="00AA699A">
                    <w:rPr>
                      <w:rFonts w:hint="eastAsia"/>
                    </w:rPr>
                    <w:t>配置第三个模块电芯数量为</w:t>
                  </w:r>
                  <w:r w:rsidRPr="00AA699A">
                    <w:rPr>
                      <w:rFonts w:hint="eastAsia"/>
                    </w:rPr>
                    <w:t>32</w:t>
                  </w:r>
                  <w:r w:rsidRPr="00AA699A">
                    <w:rPr>
                      <w:rFonts w:hint="eastAsia"/>
                    </w:rPr>
                    <w:t>串</w:t>
                  </w:r>
                </w:p>
              </w:tc>
            </w:tr>
          </w:tbl>
          <w:p w14:paraId="3F4C1BC8" w14:textId="77777777" w:rsidR="00E96B4E" w:rsidRPr="00AA699A" w:rsidRDefault="00E96B4E" w:rsidP="00320913"/>
        </w:tc>
      </w:tr>
      <w:tr w:rsidR="00E96B4E" w:rsidRPr="00AA699A" w14:paraId="557F679D" w14:textId="77777777" w:rsidTr="00297ADD">
        <w:tc>
          <w:tcPr>
            <w:tcW w:w="1242" w:type="dxa"/>
          </w:tcPr>
          <w:p w14:paraId="403C93F7" w14:textId="450B0217" w:rsidR="00E96B4E" w:rsidRPr="00AA699A" w:rsidRDefault="00E96B4E" w:rsidP="0043404E">
            <w:r w:rsidRPr="00AA699A">
              <w:t>0x12FF</w:t>
            </w:r>
          </w:p>
        </w:tc>
        <w:tc>
          <w:tcPr>
            <w:tcW w:w="1730" w:type="dxa"/>
          </w:tcPr>
          <w:p w14:paraId="6F054C6F" w14:textId="58AB264D" w:rsidR="00E96B4E" w:rsidRPr="00AA699A" w:rsidRDefault="00E96B4E" w:rsidP="0043404E">
            <w:r w:rsidRPr="00AA699A">
              <w:rPr>
                <w:rFonts w:hint="eastAsia"/>
              </w:rPr>
              <w:t>参数值</w:t>
            </w:r>
          </w:p>
        </w:tc>
        <w:tc>
          <w:tcPr>
            <w:tcW w:w="2523" w:type="dxa"/>
          </w:tcPr>
          <w:p w14:paraId="39523922" w14:textId="36DA68E3" w:rsidR="00E96B4E" w:rsidRPr="00AA699A" w:rsidRDefault="00E96B4E" w:rsidP="0043404E">
            <w:r w:rsidRPr="00AA699A">
              <w:rPr>
                <w:rFonts w:hint="eastAsia"/>
              </w:rPr>
              <w:t>根据</w:t>
            </w:r>
            <w:r w:rsidRPr="00AA699A">
              <w:rPr>
                <w:rFonts w:hint="eastAsia"/>
              </w:rPr>
              <w:t>0x12FE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func code</w:t>
            </w:r>
            <w:r w:rsidRPr="00AA699A">
              <w:rPr>
                <w:rFonts w:hint="eastAsia"/>
              </w:rPr>
              <w:t>来决定参数值的含义和单位</w:t>
            </w:r>
          </w:p>
        </w:tc>
        <w:tc>
          <w:tcPr>
            <w:tcW w:w="4139" w:type="dxa"/>
            <w:vMerge/>
          </w:tcPr>
          <w:p w14:paraId="22669C1A" w14:textId="77777777" w:rsidR="00E96B4E" w:rsidRPr="00AA699A" w:rsidRDefault="00E96B4E" w:rsidP="00320913"/>
        </w:tc>
      </w:tr>
    </w:tbl>
    <w:p w14:paraId="103B3FF0" w14:textId="77777777" w:rsidR="008A2690" w:rsidRPr="00AA699A" w:rsidRDefault="008A2690"/>
    <w:p w14:paraId="21684F77" w14:textId="02DB13A5" w:rsidR="001916DF" w:rsidRPr="00AA699A" w:rsidRDefault="00A06B27" w:rsidP="00E02CE1">
      <w:pPr>
        <w:pStyle w:val="3"/>
        <w:numPr>
          <w:ilvl w:val="1"/>
          <w:numId w:val="20"/>
        </w:numPr>
        <w:rPr>
          <w:sz w:val="22"/>
        </w:rPr>
      </w:pPr>
      <w:bookmarkStart w:id="349" w:name="_Toc204328307"/>
      <w:r w:rsidRPr="00AA699A">
        <w:t>Single Battery Pile Information</w:t>
      </w:r>
      <w:r w:rsidR="00876D37" w:rsidRPr="00AA699A">
        <w:t>/</w:t>
      </w:r>
      <w:r w:rsidR="00891BA9" w:rsidRPr="00AA699A">
        <w:rPr>
          <w:rFonts w:hint="eastAsia"/>
        </w:rPr>
        <w:t>单个电池组</w:t>
      </w:r>
      <w:r w:rsidR="004949F2" w:rsidRPr="00AA699A">
        <w:rPr>
          <w:rFonts w:hint="eastAsia"/>
        </w:rPr>
        <w:t>信息</w:t>
      </w:r>
      <w:r w:rsidR="00891BA9" w:rsidRPr="00AA699A">
        <w:rPr>
          <w:rFonts w:hint="eastAsia"/>
          <w:sz w:val="22"/>
        </w:rPr>
        <w:t>：</w:t>
      </w:r>
      <w:bookmarkEnd w:id="349"/>
    </w:p>
    <w:p w14:paraId="465B35F7" w14:textId="4DD4DE3D" w:rsidR="00C3138A" w:rsidRDefault="009A15B6" w:rsidP="00764E6C">
      <w:pPr>
        <w:rPr>
          <w:rFonts w:asciiTheme="majorEastAsia" w:eastAsiaTheme="majorEastAsia" w:hAnsiTheme="majorEastAsia"/>
          <w:b/>
        </w:rPr>
      </w:pPr>
      <w:r w:rsidRPr="009F3160">
        <w:rPr>
          <w:rFonts w:asciiTheme="majorEastAsia" w:eastAsiaTheme="majorEastAsia" w:hAnsiTheme="majorEastAsia" w:hint="eastAsia"/>
          <w:b/>
        </w:rPr>
        <w:t>3</w:t>
      </w:r>
      <w:r w:rsidRPr="009F3160">
        <w:rPr>
          <w:rFonts w:asciiTheme="majorEastAsia" w:eastAsiaTheme="majorEastAsia" w:hAnsiTheme="majorEastAsia"/>
          <w:b/>
        </w:rPr>
        <w:t>.6.</w:t>
      </w:r>
      <w:r>
        <w:rPr>
          <w:rFonts w:asciiTheme="majorEastAsia" w:eastAsiaTheme="majorEastAsia" w:hAnsiTheme="majorEastAsia"/>
          <w:b/>
        </w:rPr>
        <w:t>1</w:t>
      </w:r>
      <w:r w:rsidRPr="009F3160">
        <w:rPr>
          <w:rFonts w:asciiTheme="majorEastAsia" w:eastAsiaTheme="majorEastAsia" w:hAnsiTheme="majorEastAsia"/>
          <w:b/>
        </w:rPr>
        <w:t xml:space="preserve"> </w:t>
      </w:r>
      <w:r>
        <w:rPr>
          <w:rFonts w:asciiTheme="majorEastAsia" w:eastAsiaTheme="majorEastAsia" w:hAnsiTheme="majorEastAsia" w:hint="eastAsia"/>
          <w:b/>
        </w:rPr>
        <w:t>BMS</w:t>
      </w:r>
      <w:r>
        <w:rPr>
          <w:rFonts w:asciiTheme="majorEastAsia" w:eastAsiaTheme="majorEastAsia" w:hAnsiTheme="majorEastAsia"/>
          <w:b/>
        </w:rPr>
        <w:t xml:space="preserve"> </w:t>
      </w:r>
      <w:r>
        <w:rPr>
          <w:rFonts w:asciiTheme="majorEastAsia" w:eastAsiaTheme="majorEastAsia" w:hAnsiTheme="majorEastAsia" w:hint="eastAsia"/>
          <w:b/>
        </w:rPr>
        <w:t>Information</w:t>
      </w:r>
      <w:r w:rsidRPr="009F3160">
        <w:rPr>
          <w:rFonts w:asciiTheme="majorEastAsia" w:eastAsiaTheme="majorEastAsia" w:hAnsiTheme="majorEastAsia"/>
          <w:b/>
        </w:rPr>
        <w:t xml:space="preserve"> / </w:t>
      </w:r>
      <w:r>
        <w:rPr>
          <w:rFonts w:asciiTheme="majorEastAsia" w:eastAsiaTheme="majorEastAsia" w:hAnsiTheme="majorEastAsia" w:hint="eastAsia"/>
          <w:b/>
        </w:rPr>
        <w:t>B</w:t>
      </w:r>
      <w:r>
        <w:rPr>
          <w:rFonts w:asciiTheme="majorEastAsia" w:eastAsiaTheme="majorEastAsia" w:hAnsiTheme="majorEastAsia"/>
          <w:b/>
        </w:rPr>
        <w:t>MS</w:t>
      </w:r>
      <w:r>
        <w:rPr>
          <w:rFonts w:asciiTheme="majorEastAsia" w:eastAsiaTheme="majorEastAsia" w:hAnsiTheme="majorEastAsia" w:hint="eastAsia"/>
          <w:b/>
        </w:rPr>
        <w:t>端信息读取</w:t>
      </w:r>
    </w:p>
    <w:p w14:paraId="45EA50E3" w14:textId="77777777" w:rsidR="005D6782" w:rsidRPr="00AA699A" w:rsidRDefault="005D6782" w:rsidP="005D6782">
      <w:pPr>
        <w:pStyle w:val="a4"/>
        <w:ind w:left="420"/>
      </w:pPr>
      <w:r w:rsidRPr="00AA699A">
        <w:t>Address = battery system base address in the address table + the offset address in table blow</w:t>
      </w:r>
    </w:p>
    <w:p w14:paraId="492E011C" w14:textId="77777777" w:rsidR="005D6782" w:rsidRPr="00AA699A" w:rsidRDefault="005D6782" w:rsidP="005D6782">
      <w:pPr>
        <w:pStyle w:val="a4"/>
        <w:ind w:left="420"/>
      </w:pPr>
      <w:r w:rsidRPr="00AA699A">
        <w:rPr>
          <w:rFonts w:hint="eastAsia"/>
        </w:rPr>
        <w:t>e</w:t>
      </w:r>
      <w:r w:rsidRPr="00AA699A">
        <w:t>.g.: total voltage of pile 1</w:t>
      </w:r>
    </w:p>
    <w:p w14:paraId="04ED778D" w14:textId="77777777" w:rsidR="005D6782" w:rsidRPr="00AA699A" w:rsidRDefault="005D6782" w:rsidP="005D6782">
      <w:pPr>
        <w:pStyle w:val="a4"/>
        <w:ind w:left="420"/>
      </w:pPr>
      <w:r w:rsidRPr="00AA699A">
        <w:t xml:space="preserve"> the address is:  </w:t>
      </w:r>
      <w:r w:rsidRPr="00AA699A">
        <w:rPr>
          <w:rFonts w:hint="eastAsia"/>
        </w:rPr>
        <w:t>0x1400+0x0003</w:t>
      </w:r>
      <w:r w:rsidRPr="00AA699A">
        <w:rPr>
          <w:rFonts w:hint="eastAsia"/>
        </w:rPr>
        <w:t>：</w:t>
      </w:r>
    </w:p>
    <w:p w14:paraId="7A5EB109" w14:textId="358C6BBE" w:rsidR="005D6782" w:rsidRPr="005D6782" w:rsidRDefault="005D6782">
      <w:pPr>
        <w:pStyle w:val="a4"/>
        <w:ind w:left="420"/>
      </w:pPr>
      <w:r w:rsidRPr="00AA699A">
        <w:rPr>
          <w:rFonts w:hint="eastAsia"/>
        </w:rPr>
        <w:t>地址由前边的地址表中电池组基址</w:t>
      </w:r>
      <w:r w:rsidRPr="00AA699A">
        <w:rPr>
          <w:rFonts w:hint="eastAsia"/>
        </w:rPr>
        <w:t>+</w:t>
      </w:r>
      <w:r w:rsidRPr="00AA699A">
        <w:rPr>
          <w:rFonts w:hint="eastAsia"/>
        </w:rPr>
        <w:t>下表的偏移地址，例如电池组</w:t>
      </w:r>
      <w:r w:rsidRPr="00AA699A">
        <w:rPr>
          <w:rFonts w:hint="eastAsia"/>
        </w:rPr>
        <w:t>1</w:t>
      </w:r>
      <w:r w:rsidRPr="00AA699A">
        <w:rPr>
          <w:rFonts w:hint="eastAsia"/>
        </w:rPr>
        <w:t>的总电压信息为</w:t>
      </w:r>
      <w:r w:rsidRPr="00AA699A">
        <w:rPr>
          <w:rFonts w:hint="eastAsia"/>
        </w:rPr>
        <w:t>0x1400+0x0003</w:t>
      </w:r>
      <w:r w:rsidRPr="00AA699A">
        <w:rPr>
          <w:rFonts w:hint="eastAsia"/>
        </w:rPr>
        <w:t>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828"/>
        <w:gridCol w:w="992"/>
        <w:gridCol w:w="3401"/>
      </w:tblGrid>
      <w:tr w:rsidR="00703701" w:rsidRPr="00AA699A" w14:paraId="7344A9A0" w14:textId="77777777" w:rsidTr="00BD442D">
        <w:tc>
          <w:tcPr>
            <w:tcW w:w="1129" w:type="dxa"/>
            <w:shd w:val="clear" w:color="auto" w:fill="BFBFBF" w:themeFill="background1" w:themeFillShade="BF"/>
          </w:tcPr>
          <w:p w14:paraId="343221A5" w14:textId="77777777" w:rsidR="00A06B27" w:rsidRPr="00AA699A" w:rsidRDefault="001502BF" w:rsidP="00820CA4">
            <w:bookmarkStart w:id="350" w:name="OLE_LINK159"/>
            <w:bookmarkStart w:id="351" w:name="OLE_LINK160"/>
            <w:r w:rsidRPr="00AA699A">
              <w:rPr>
                <w:rFonts w:hint="eastAsia"/>
              </w:rPr>
              <w:lastRenderedPageBreak/>
              <w:t>Offset</w:t>
            </w:r>
            <w:r w:rsidR="00A06B27" w:rsidRPr="00AA699A">
              <w:rPr>
                <w:rFonts w:hint="eastAsia"/>
              </w:rPr>
              <w:t xml:space="preserve"> Address</w:t>
            </w:r>
          </w:p>
          <w:bookmarkEnd w:id="350"/>
          <w:bookmarkEnd w:id="351"/>
          <w:p w14:paraId="0241736A" w14:textId="77777777" w:rsidR="003011F7" w:rsidRPr="00AA699A" w:rsidRDefault="00662E6C" w:rsidP="00820CA4">
            <w:r w:rsidRPr="00AA699A">
              <w:rPr>
                <w:rFonts w:hint="eastAsia"/>
              </w:rPr>
              <w:t>偏移地址</w:t>
            </w:r>
          </w:p>
        </w:tc>
        <w:tc>
          <w:tcPr>
            <w:tcW w:w="3828" w:type="dxa"/>
            <w:shd w:val="clear" w:color="auto" w:fill="BFBFBF" w:themeFill="background1" w:themeFillShade="BF"/>
          </w:tcPr>
          <w:p w14:paraId="23F54D07" w14:textId="77777777" w:rsidR="003011F7" w:rsidRPr="00AA699A" w:rsidRDefault="00A06B27" w:rsidP="00820CA4">
            <w:r w:rsidRPr="00AA699A">
              <w:rPr>
                <w:rFonts w:hint="eastAsia"/>
              </w:rPr>
              <w:t xml:space="preserve">Content  </w:t>
            </w:r>
            <w:r w:rsidR="00662E6C" w:rsidRPr="00AA699A">
              <w:rPr>
                <w:rFonts w:hint="eastAsia"/>
              </w:rPr>
              <w:t>内容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498BCC5" w14:textId="77777777" w:rsidR="003011F7" w:rsidRPr="00AA699A" w:rsidRDefault="00A06B27" w:rsidP="00820CA4">
            <w:r w:rsidRPr="00AA699A">
              <w:rPr>
                <w:rFonts w:hint="eastAsia"/>
              </w:rPr>
              <w:t xml:space="preserve">Unit  </w:t>
            </w:r>
            <w:r w:rsidR="00662E6C" w:rsidRPr="00AA699A">
              <w:rPr>
                <w:rFonts w:hint="eastAsia"/>
              </w:rPr>
              <w:t>单位</w:t>
            </w:r>
          </w:p>
        </w:tc>
        <w:tc>
          <w:tcPr>
            <w:tcW w:w="3401" w:type="dxa"/>
            <w:shd w:val="clear" w:color="auto" w:fill="BFBFBF" w:themeFill="background1" w:themeFillShade="BF"/>
          </w:tcPr>
          <w:p w14:paraId="428E9706" w14:textId="77777777" w:rsidR="003011F7" w:rsidRPr="00AA699A" w:rsidRDefault="00A06B27" w:rsidP="00820CA4">
            <w:r w:rsidRPr="00AA699A">
              <w:rPr>
                <w:rFonts w:hint="eastAsia"/>
              </w:rPr>
              <w:t xml:space="preserve">Remark  </w:t>
            </w:r>
            <w:r w:rsidR="00F20F21" w:rsidRPr="00AA699A">
              <w:rPr>
                <w:rFonts w:hint="eastAsia"/>
              </w:rPr>
              <w:t>备注</w:t>
            </w:r>
          </w:p>
        </w:tc>
      </w:tr>
      <w:tr w:rsidR="00703701" w:rsidRPr="00AA699A" w14:paraId="414E6B98" w14:textId="77777777" w:rsidTr="00BD442D">
        <w:tc>
          <w:tcPr>
            <w:tcW w:w="1129" w:type="dxa"/>
          </w:tcPr>
          <w:p w14:paraId="2C2C6745" w14:textId="77777777" w:rsidR="00662E6C" w:rsidRPr="00AA699A" w:rsidRDefault="00662E6C" w:rsidP="004041F3">
            <w:r w:rsidRPr="00AA699A">
              <w:rPr>
                <w:rFonts w:hint="eastAsia"/>
              </w:rPr>
              <w:t>0x</w:t>
            </w:r>
            <w:r w:rsidR="002D6092"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00</w:t>
            </w:r>
          </w:p>
        </w:tc>
        <w:tc>
          <w:tcPr>
            <w:tcW w:w="3828" w:type="dxa"/>
          </w:tcPr>
          <w:p w14:paraId="3E829D8E" w14:textId="77777777" w:rsidR="00662E6C" w:rsidRPr="00AA699A" w:rsidRDefault="001A5B58" w:rsidP="004041F3">
            <w:r w:rsidRPr="00AA699A">
              <w:rPr>
                <w:rFonts w:hint="eastAsia"/>
              </w:rPr>
              <w:t>Basic Status</w:t>
            </w:r>
            <w:r w:rsidR="00225790" w:rsidRPr="00AA699A">
              <w:rPr>
                <w:rFonts w:hint="eastAsia"/>
              </w:rPr>
              <w:t xml:space="preserve"> </w:t>
            </w:r>
            <w:r w:rsidR="00662E6C" w:rsidRPr="00AA699A">
              <w:rPr>
                <w:rFonts w:hint="eastAsia"/>
              </w:rPr>
              <w:t>基本状态</w:t>
            </w:r>
          </w:p>
        </w:tc>
        <w:tc>
          <w:tcPr>
            <w:tcW w:w="992" w:type="dxa"/>
          </w:tcPr>
          <w:p w14:paraId="33E3221C" w14:textId="77777777" w:rsidR="00662E6C" w:rsidRPr="00AA699A" w:rsidRDefault="00662E6C" w:rsidP="004041F3"/>
        </w:tc>
        <w:tc>
          <w:tcPr>
            <w:tcW w:w="3401" w:type="dxa"/>
          </w:tcPr>
          <w:p w14:paraId="2BA057A0" w14:textId="3989F671" w:rsidR="00662E6C" w:rsidRPr="00AA699A" w:rsidRDefault="00076DE6" w:rsidP="004041F3"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="00BA01DF">
              <w:rPr>
                <w:rFonts w:hint="eastAsia"/>
              </w:rPr>
              <w:t>-1</w:t>
            </w:r>
          </w:p>
        </w:tc>
      </w:tr>
      <w:tr w:rsidR="00703701" w:rsidRPr="00AA699A" w14:paraId="555E50E2" w14:textId="77777777" w:rsidTr="00BD442D">
        <w:tc>
          <w:tcPr>
            <w:tcW w:w="1129" w:type="dxa"/>
          </w:tcPr>
          <w:p w14:paraId="78827138" w14:textId="77777777" w:rsidR="00662E6C" w:rsidRPr="00AA699A" w:rsidRDefault="00662E6C" w:rsidP="00820CA4">
            <w:r w:rsidRPr="00AA699A">
              <w:t>0x</w:t>
            </w:r>
            <w:r w:rsidR="002D6092" w:rsidRPr="00AA699A">
              <w:t>0</w:t>
            </w:r>
            <w:r w:rsidRPr="00AA699A">
              <w:t>01</w:t>
            </w:r>
          </w:p>
        </w:tc>
        <w:tc>
          <w:tcPr>
            <w:tcW w:w="3828" w:type="dxa"/>
          </w:tcPr>
          <w:p w14:paraId="3F3E6ABA" w14:textId="77777777" w:rsidR="00662E6C" w:rsidRPr="00AA699A" w:rsidRDefault="00500D69" w:rsidP="00820CA4">
            <w:r w:rsidRPr="00AA699A">
              <w:rPr>
                <w:rFonts w:hint="eastAsia"/>
              </w:rPr>
              <w:t>P</w:t>
            </w:r>
            <w:r w:rsidR="00225790" w:rsidRPr="00AA699A">
              <w:t>ro</w:t>
            </w:r>
            <w:r w:rsidRPr="00AA699A">
              <w:rPr>
                <w:rFonts w:hint="eastAsia"/>
              </w:rPr>
              <w:t>tect  Information</w:t>
            </w:r>
            <w:r w:rsidRPr="00AA699A">
              <w:rPr>
                <w:rFonts w:hint="eastAsia"/>
              </w:rPr>
              <w:t>保护信息</w:t>
            </w:r>
          </w:p>
        </w:tc>
        <w:tc>
          <w:tcPr>
            <w:tcW w:w="992" w:type="dxa"/>
          </w:tcPr>
          <w:p w14:paraId="5891454C" w14:textId="77777777" w:rsidR="00662E6C" w:rsidRPr="00AA699A" w:rsidRDefault="00662E6C" w:rsidP="00820CA4"/>
        </w:tc>
        <w:tc>
          <w:tcPr>
            <w:tcW w:w="3401" w:type="dxa"/>
          </w:tcPr>
          <w:p w14:paraId="581C6BBF" w14:textId="705944C0" w:rsidR="00662E6C" w:rsidRPr="00AA699A" w:rsidRDefault="00076DE6" w:rsidP="00820CA4"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="00BA01DF">
              <w:rPr>
                <w:rFonts w:hint="eastAsia"/>
              </w:rPr>
              <w:t>-2</w:t>
            </w:r>
          </w:p>
        </w:tc>
      </w:tr>
      <w:tr w:rsidR="00703701" w:rsidRPr="00AA699A" w14:paraId="28C49DDF" w14:textId="77777777" w:rsidTr="00BD442D">
        <w:tc>
          <w:tcPr>
            <w:tcW w:w="1129" w:type="dxa"/>
          </w:tcPr>
          <w:p w14:paraId="1E51C76B" w14:textId="77777777" w:rsidR="00662E6C" w:rsidRPr="00AA699A" w:rsidRDefault="00662E6C" w:rsidP="00820CA4">
            <w:r w:rsidRPr="00AA699A">
              <w:t>0x</w:t>
            </w:r>
            <w:r w:rsidR="002D6092" w:rsidRPr="00AA699A">
              <w:t>0</w:t>
            </w:r>
            <w:r w:rsidRPr="00AA699A">
              <w:t>02</w:t>
            </w:r>
          </w:p>
        </w:tc>
        <w:tc>
          <w:tcPr>
            <w:tcW w:w="3828" w:type="dxa"/>
          </w:tcPr>
          <w:p w14:paraId="425C1B21" w14:textId="36ECB01F" w:rsidR="00662E6C" w:rsidRPr="00AA699A" w:rsidRDefault="00500D69" w:rsidP="00820CA4">
            <w:r w:rsidRPr="00AA699A">
              <w:rPr>
                <w:rFonts w:hint="eastAsia"/>
              </w:rPr>
              <w:t>Alarm information</w:t>
            </w:r>
            <w:r w:rsidR="00343C01" w:rsidRPr="00AA699A">
              <w:t>1</w:t>
            </w:r>
            <w:r w:rsidRPr="00AA699A">
              <w:rPr>
                <w:rFonts w:hint="eastAsia"/>
              </w:rPr>
              <w:t>告警信息</w:t>
            </w:r>
            <w:r w:rsidR="00343C01" w:rsidRPr="00AA699A"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628990DC" w14:textId="77777777" w:rsidR="00662E6C" w:rsidRPr="00AA699A" w:rsidRDefault="00662E6C" w:rsidP="00820CA4"/>
        </w:tc>
        <w:tc>
          <w:tcPr>
            <w:tcW w:w="3401" w:type="dxa"/>
          </w:tcPr>
          <w:p w14:paraId="528739E3" w14:textId="7069A401" w:rsidR="00662E6C" w:rsidRPr="00AA699A" w:rsidRDefault="00076DE6" w:rsidP="00820CA4"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="00525A07">
              <w:rPr>
                <w:rFonts w:hint="eastAsia"/>
              </w:rPr>
              <w:t>-3</w:t>
            </w:r>
          </w:p>
        </w:tc>
      </w:tr>
      <w:tr w:rsidR="00703701" w:rsidRPr="00AA699A" w14:paraId="44DC7606" w14:textId="77777777" w:rsidTr="00BD442D">
        <w:tc>
          <w:tcPr>
            <w:tcW w:w="1129" w:type="dxa"/>
          </w:tcPr>
          <w:p w14:paraId="19E936C7" w14:textId="77777777" w:rsidR="00662E6C" w:rsidRPr="00AA699A" w:rsidRDefault="00662E6C" w:rsidP="00820CA4">
            <w:r w:rsidRPr="00AA699A">
              <w:rPr>
                <w:rFonts w:hint="eastAsia"/>
              </w:rPr>
              <w:t>0x</w:t>
            </w:r>
            <w:r w:rsidR="002D6092"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03</w:t>
            </w:r>
          </w:p>
        </w:tc>
        <w:tc>
          <w:tcPr>
            <w:tcW w:w="3828" w:type="dxa"/>
          </w:tcPr>
          <w:p w14:paraId="22E71DB4" w14:textId="77777777" w:rsidR="00662E6C" w:rsidRPr="00AA699A" w:rsidRDefault="001A5B58" w:rsidP="00F35673">
            <w:r w:rsidRPr="00AA699A">
              <w:rPr>
                <w:rFonts w:hint="eastAsia"/>
              </w:rPr>
              <w:t>Total Voltage</w:t>
            </w:r>
            <w:r w:rsidR="00B70108" w:rsidRPr="00AA699A">
              <w:rPr>
                <w:rFonts w:hint="eastAsia"/>
              </w:rPr>
              <w:t xml:space="preserve"> </w:t>
            </w:r>
            <w:r w:rsidR="00662E6C" w:rsidRPr="00AA699A">
              <w:rPr>
                <w:rFonts w:hint="eastAsia"/>
              </w:rPr>
              <w:t>总电压</w:t>
            </w:r>
          </w:p>
        </w:tc>
        <w:tc>
          <w:tcPr>
            <w:tcW w:w="992" w:type="dxa"/>
          </w:tcPr>
          <w:p w14:paraId="176B38B7" w14:textId="77777777" w:rsidR="00662E6C" w:rsidRPr="00AA699A" w:rsidRDefault="00662E6C" w:rsidP="00820CA4">
            <w:r w:rsidRPr="00AA699A">
              <w:rPr>
                <w:rFonts w:hint="eastAsia"/>
              </w:rPr>
              <w:t>0.1V</w:t>
            </w:r>
          </w:p>
        </w:tc>
        <w:tc>
          <w:tcPr>
            <w:tcW w:w="3401" w:type="dxa"/>
          </w:tcPr>
          <w:p w14:paraId="076B9269" w14:textId="77777777" w:rsidR="00662E6C" w:rsidRPr="00AA699A" w:rsidRDefault="00662E6C" w:rsidP="00820CA4"/>
        </w:tc>
      </w:tr>
      <w:tr w:rsidR="00703701" w:rsidRPr="00AA699A" w14:paraId="57E31CD2" w14:textId="77777777" w:rsidTr="00BD442D">
        <w:tc>
          <w:tcPr>
            <w:tcW w:w="1129" w:type="dxa"/>
          </w:tcPr>
          <w:p w14:paraId="59D80B34" w14:textId="77777777" w:rsidR="00C50F2A" w:rsidRPr="00AA699A" w:rsidRDefault="00662E6C" w:rsidP="00820CA4">
            <w:r w:rsidRPr="00AA699A">
              <w:rPr>
                <w:rFonts w:hint="eastAsia"/>
              </w:rPr>
              <w:t>0x</w:t>
            </w:r>
            <w:r w:rsidR="002D6092"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04</w:t>
            </w:r>
            <w:r w:rsidR="00A96682" w:rsidRPr="00AA699A">
              <w:t>-</w:t>
            </w:r>
          </w:p>
          <w:p w14:paraId="58A8A0A4" w14:textId="4D8747BD" w:rsidR="00662E6C" w:rsidRPr="00AA699A" w:rsidRDefault="00A96682" w:rsidP="00820CA4">
            <w:r w:rsidRPr="00AA699A">
              <w:t>0x005</w:t>
            </w:r>
          </w:p>
        </w:tc>
        <w:tc>
          <w:tcPr>
            <w:tcW w:w="3828" w:type="dxa"/>
          </w:tcPr>
          <w:p w14:paraId="582792F6" w14:textId="77777777" w:rsidR="00662E6C" w:rsidRPr="00AA699A" w:rsidRDefault="001A5B58" w:rsidP="00F35673">
            <w:r w:rsidRPr="00AA699A">
              <w:rPr>
                <w:rFonts w:hint="eastAsia"/>
              </w:rPr>
              <w:t xml:space="preserve">Current </w:t>
            </w:r>
            <w:r w:rsidR="00662E6C" w:rsidRPr="00AA699A">
              <w:rPr>
                <w:rFonts w:hint="eastAsia"/>
              </w:rPr>
              <w:t>电流</w:t>
            </w:r>
          </w:p>
        </w:tc>
        <w:tc>
          <w:tcPr>
            <w:tcW w:w="992" w:type="dxa"/>
          </w:tcPr>
          <w:p w14:paraId="013DC9FA" w14:textId="77777777" w:rsidR="00662E6C" w:rsidRPr="00AA699A" w:rsidRDefault="00662E6C" w:rsidP="00820CA4">
            <w:r w:rsidRPr="00AA699A">
              <w:rPr>
                <w:rFonts w:hint="eastAsia"/>
              </w:rPr>
              <w:t>0.01A</w:t>
            </w:r>
          </w:p>
        </w:tc>
        <w:tc>
          <w:tcPr>
            <w:tcW w:w="3401" w:type="dxa"/>
          </w:tcPr>
          <w:p w14:paraId="3A7A30CC" w14:textId="77777777" w:rsidR="001A5B58" w:rsidRPr="00AA699A" w:rsidRDefault="001A5B58" w:rsidP="001A5B58">
            <w:bookmarkStart w:id="352" w:name="OLE_LINK145"/>
            <w:bookmarkStart w:id="353" w:name="OLE_LINK146"/>
            <w:r w:rsidRPr="00AA699A">
              <w:rPr>
                <w:rFonts w:hint="eastAsia"/>
              </w:rPr>
              <w:t>If it is negative, uses complement to show it.</w:t>
            </w:r>
            <w:bookmarkEnd w:id="352"/>
            <w:bookmarkEnd w:id="353"/>
            <w:r w:rsidRPr="00AA699A">
              <w:rPr>
                <w:rFonts w:hint="eastAsia"/>
              </w:rPr>
              <w:t xml:space="preserve"> 4 </w:t>
            </w:r>
            <w:r w:rsidR="001451BC" w:rsidRPr="00AA699A">
              <w:rPr>
                <w:rFonts w:hint="eastAsia"/>
              </w:rPr>
              <w:t>bytes</w:t>
            </w:r>
            <w:r w:rsidRPr="00AA699A">
              <w:rPr>
                <w:rFonts w:hint="eastAsia"/>
              </w:rPr>
              <w:t>.</w:t>
            </w:r>
          </w:p>
          <w:p w14:paraId="7CAEC5B1" w14:textId="77777777" w:rsidR="00662E6C" w:rsidRPr="00AA699A" w:rsidRDefault="0060343F" w:rsidP="00820CA4">
            <w:r w:rsidRPr="00AA699A">
              <w:rPr>
                <w:rFonts w:hint="eastAsia"/>
              </w:rPr>
              <w:t>为负数时，用补码表示，共</w:t>
            </w:r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个字节</w:t>
            </w:r>
          </w:p>
        </w:tc>
      </w:tr>
      <w:tr w:rsidR="00703701" w:rsidRPr="00AA699A" w14:paraId="5C27B086" w14:textId="77777777" w:rsidTr="00BD442D">
        <w:tc>
          <w:tcPr>
            <w:tcW w:w="1129" w:type="dxa"/>
          </w:tcPr>
          <w:p w14:paraId="3ED59881" w14:textId="77777777" w:rsidR="00662E6C" w:rsidRPr="00AA699A" w:rsidRDefault="00662E6C" w:rsidP="00A96682">
            <w:r w:rsidRPr="00AA699A">
              <w:t>0x</w:t>
            </w:r>
            <w:r w:rsidR="002D6092"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0</w:t>
            </w:r>
            <w:r w:rsidR="00A96682" w:rsidRPr="00AA699A">
              <w:t>6</w:t>
            </w:r>
          </w:p>
        </w:tc>
        <w:tc>
          <w:tcPr>
            <w:tcW w:w="3828" w:type="dxa"/>
          </w:tcPr>
          <w:p w14:paraId="23485C24" w14:textId="77777777" w:rsidR="00662E6C" w:rsidRPr="00AA699A" w:rsidRDefault="001A5B58" w:rsidP="00820CA4">
            <w:r w:rsidRPr="00AA699A">
              <w:rPr>
                <w:rFonts w:hint="eastAsia"/>
              </w:rPr>
              <w:t xml:space="preserve">Temperature </w:t>
            </w:r>
            <w:r w:rsidR="00662E6C" w:rsidRPr="00AA699A">
              <w:rPr>
                <w:rFonts w:hint="eastAsia"/>
              </w:rPr>
              <w:t>温度</w:t>
            </w:r>
          </w:p>
        </w:tc>
        <w:tc>
          <w:tcPr>
            <w:tcW w:w="992" w:type="dxa"/>
          </w:tcPr>
          <w:p w14:paraId="2A038B4D" w14:textId="77777777" w:rsidR="00662E6C" w:rsidRPr="00AA699A" w:rsidRDefault="00662E6C" w:rsidP="00E525A3">
            <w:r w:rsidRPr="00AA699A">
              <w:rPr>
                <w:rFonts w:hint="eastAsia"/>
              </w:rPr>
              <w:t>0.1</w:t>
            </w:r>
            <w:bookmarkStart w:id="354" w:name="OLE_LINK141"/>
            <w:bookmarkStart w:id="355" w:name="OLE_LINK142"/>
            <w:r w:rsidR="00E525A3" w:rsidRPr="00AA699A">
              <w:rPr>
                <w:rFonts w:hint="eastAsia"/>
              </w:rPr>
              <w:t xml:space="preserve"> </w:t>
            </w:r>
            <w:r w:rsidR="00E525A3" w:rsidRPr="00AA699A">
              <w:t xml:space="preserve"> ̊</w:t>
            </w:r>
            <w:r w:rsidR="00E525A3" w:rsidRPr="00AA699A">
              <w:rPr>
                <w:rFonts w:hint="eastAsia"/>
              </w:rPr>
              <w:t>C</w:t>
            </w:r>
            <w:bookmarkEnd w:id="354"/>
            <w:bookmarkEnd w:id="355"/>
          </w:p>
        </w:tc>
        <w:tc>
          <w:tcPr>
            <w:tcW w:w="3401" w:type="dxa"/>
          </w:tcPr>
          <w:p w14:paraId="6503C19E" w14:textId="77777777" w:rsidR="00662E6C" w:rsidRPr="00AA699A" w:rsidRDefault="001A5B58" w:rsidP="001451BC">
            <w:bookmarkStart w:id="356" w:name="OLE_LINK152"/>
            <w:r w:rsidRPr="00AA699A">
              <w:t>If it is negative, uses complement to show it.</w:t>
            </w:r>
            <w:r w:rsidRPr="00AA699A">
              <w:rPr>
                <w:rFonts w:hint="eastAsia"/>
              </w:rPr>
              <w:t xml:space="preserve">  </w:t>
            </w:r>
            <w:bookmarkEnd w:id="356"/>
            <w:r w:rsidR="00662E6C" w:rsidRPr="00AA699A">
              <w:rPr>
                <w:rFonts w:hint="eastAsia"/>
                <w:szCs w:val="21"/>
              </w:rPr>
              <w:t>为负数时，用补码表示</w:t>
            </w:r>
          </w:p>
        </w:tc>
      </w:tr>
      <w:tr w:rsidR="00703701" w:rsidRPr="00AA699A" w14:paraId="38EB1406" w14:textId="77777777" w:rsidTr="00BD442D">
        <w:tc>
          <w:tcPr>
            <w:tcW w:w="1129" w:type="dxa"/>
            <w:vAlign w:val="center"/>
          </w:tcPr>
          <w:p w14:paraId="79ABF49F" w14:textId="77777777" w:rsidR="00A96682" w:rsidRPr="00AA699A" w:rsidRDefault="00A96682" w:rsidP="00A96682">
            <w:r w:rsidRPr="00AA699A">
              <w:rPr>
                <w:rFonts w:hint="eastAsia"/>
              </w:rPr>
              <w:t>0</w:t>
            </w:r>
            <w:r w:rsidRPr="00AA699A">
              <w:t>x007</w:t>
            </w:r>
          </w:p>
        </w:tc>
        <w:tc>
          <w:tcPr>
            <w:tcW w:w="3828" w:type="dxa"/>
            <w:vAlign w:val="center"/>
          </w:tcPr>
          <w:p w14:paraId="54D45FD6" w14:textId="77777777" w:rsidR="00A96682" w:rsidRPr="00AA699A" w:rsidRDefault="009C316F" w:rsidP="00CD5ECB">
            <w:pPr>
              <w:jc w:val="both"/>
            </w:pPr>
            <w:r w:rsidRPr="00AA699A">
              <w:t>SOC</w:t>
            </w:r>
          </w:p>
        </w:tc>
        <w:tc>
          <w:tcPr>
            <w:tcW w:w="992" w:type="dxa"/>
            <w:vAlign w:val="center"/>
          </w:tcPr>
          <w:p w14:paraId="726D7A1E" w14:textId="77777777" w:rsidR="00A96682" w:rsidRPr="00AA699A" w:rsidRDefault="009C316F" w:rsidP="000A484A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t>%</w:t>
            </w:r>
          </w:p>
        </w:tc>
        <w:tc>
          <w:tcPr>
            <w:tcW w:w="3401" w:type="dxa"/>
            <w:vAlign w:val="center"/>
          </w:tcPr>
          <w:p w14:paraId="6CF2C7E2" w14:textId="77777777" w:rsidR="00A96682" w:rsidRPr="00AA699A" w:rsidRDefault="00A96682" w:rsidP="00500D69">
            <w:pPr>
              <w:jc w:val="both"/>
            </w:pPr>
          </w:p>
        </w:tc>
      </w:tr>
      <w:tr w:rsidR="00703701" w:rsidRPr="00AA699A" w14:paraId="57991827" w14:textId="77777777" w:rsidTr="00BD442D">
        <w:tc>
          <w:tcPr>
            <w:tcW w:w="1129" w:type="dxa"/>
            <w:vAlign w:val="center"/>
          </w:tcPr>
          <w:p w14:paraId="2D6C0BD0" w14:textId="77777777" w:rsidR="00CD5ECB" w:rsidRPr="00AA699A" w:rsidRDefault="00CD5ECB" w:rsidP="00A96682">
            <w:r w:rsidRPr="00AA699A">
              <w:rPr>
                <w:rFonts w:hint="eastAsia"/>
              </w:rPr>
              <w:t>0x00</w:t>
            </w:r>
            <w:r w:rsidRPr="00AA699A">
              <w:t>8</w:t>
            </w:r>
          </w:p>
        </w:tc>
        <w:tc>
          <w:tcPr>
            <w:tcW w:w="3828" w:type="dxa"/>
          </w:tcPr>
          <w:p w14:paraId="250DF80A" w14:textId="77777777" w:rsidR="00CD5ECB" w:rsidRPr="00AA699A" w:rsidRDefault="001A6A54" w:rsidP="00F25777">
            <w:r w:rsidRPr="00AA699A">
              <w:t>Cycle time</w:t>
            </w:r>
            <w:r w:rsidRPr="00AA699A">
              <w:rPr>
                <w:rFonts w:hint="eastAsia"/>
              </w:rPr>
              <w:t>循环次数</w:t>
            </w:r>
          </w:p>
        </w:tc>
        <w:tc>
          <w:tcPr>
            <w:tcW w:w="992" w:type="dxa"/>
            <w:vAlign w:val="center"/>
          </w:tcPr>
          <w:p w14:paraId="23F16A6E" w14:textId="77777777" w:rsidR="00CD5ECB" w:rsidRPr="00AA699A" w:rsidRDefault="00CD5ECB" w:rsidP="000A484A">
            <w:pPr>
              <w:jc w:val="both"/>
            </w:pPr>
          </w:p>
        </w:tc>
        <w:tc>
          <w:tcPr>
            <w:tcW w:w="3401" w:type="dxa"/>
            <w:vAlign w:val="center"/>
          </w:tcPr>
          <w:p w14:paraId="7F8CCCC8" w14:textId="77777777" w:rsidR="00CD5ECB" w:rsidRPr="00AA699A" w:rsidRDefault="00CD5ECB" w:rsidP="000A484A">
            <w:pPr>
              <w:jc w:val="both"/>
            </w:pPr>
          </w:p>
        </w:tc>
      </w:tr>
      <w:tr w:rsidR="00703701" w:rsidRPr="00AA699A" w14:paraId="1F428553" w14:textId="77777777" w:rsidTr="00BD442D">
        <w:tc>
          <w:tcPr>
            <w:tcW w:w="1129" w:type="dxa"/>
            <w:vAlign w:val="center"/>
          </w:tcPr>
          <w:p w14:paraId="274087FB" w14:textId="77777777" w:rsidR="008373B7" w:rsidRPr="00AA699A" w:rsidRDefault="008373B7" w:rsidP="008373B7">
            <w:r w:rsidRPr="00AA699A">
              <w:rPr>
                <w:rFonts w:hint="eastAsia"/>
              </w:rPr>
              <w:t>0x000</w:t>
            </w:r>
            <w:r w:rsidRPr="00AA699A">
              <w:t>9</w:t>
            </w:r>
          </w:p>
        </w:tc>
        <w:tc>
          <w:tcPr>
            <w:tcW w:w="3828" w:type="dxa"/>
            <w:vAlign w:val="center"/>
          </w:tcPr>
          <w:p w14:paraId="71AD6CAA" w14:textId="77777777" w:rsidR="00FC7A7E" w:rsidRPr="00AA699A" w:rsidRDefault="006E78A6" w:rsidP="008373B7">
            <w:pPr>
              <w:jc w:val="both"/>
            </w:pPr>
            <w:r w:rsidRPr="00AA699A">
              <w:rPr>
                <w:rFonts w:hint="eastAsia"/>
              </w:rPr>
              <w:t>M</w:t>
            </w:r>
            <w:r w:rsidRPr="00AA699A">
              <w:t>ax charge voltage of pile</w:t>
            </w:r>
          </w:p>
          <w:p w14:paraId="252EB6B6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电池组最大充电电压值</w:t>
            </w:r>
          </w:p>
        </w:tc>
        <w:tc>
          <w:tcPr>
            <w:tcW w:w="992" w:type="dxa"/>
            <w:vAlign w:val="center"/>
          </w:tcPr>
          <w:p w14:paraId="0C242ED3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0.1V</w:t>
            </w:r>
          </w:p>
        </w:tc>
        <w:tc>
          <w:tcPr>
            <w:tcW w:w="3401" w:type="dxa"/>
            <w:vAlign w:val="center"/>
          </w:tcPr>
          <w:p w14:paraId="63250BCC" w14:textId="77777777" w:rsidR="008373B7" w:rsidRPr="00AA699A" w:rsidRDefault="008373B7" w:rsidP="008373B7">
            <w:pPr>
              <w:jc w:val="both"/>
            </w:pPr>
          </w:p>
        </w:tc>
      </w:tr>
      <w:tr w:rsidR="00703701" w:rsidRPr="00AA699A" w14:paraId="20FC2059" w14:textId="77777777" w:rsidTr="00BD442D">
        <w:tc>
          <w:tcPr>
            <w:tcW w:w="1129" w:type="dxa"/>
            <w:vAlign w:val="center"/>
          </w:tcPr>
          <w:p w14:paraId="5601906D" w14:textId="77777777" w:rsidR="008373B7" w:rsidRPr="00AA699A" w:rsidRDefault="008373B7" w:rsidP="008373B7">
            <w:r w:rsidRPr="00AA699A">
              <w:rPr>
                <w:rFonts w:hint="eastAsia"/>
              </w:rPr>
              <w:t>0x000</w:t>
            </w:r>
            <w:r w:rsidRPr="00AA699A">
              <w:t>A</w:t>
            </w:r>
            <w:r w:rsidRPr="00AA699A">
              <w:rPr>
                <w:rFonts w:hint="eastAsia"/>
              </w:rPr>
              <w:t>-0x000B</w:t>
            </w:r>
          </w:p>
        </w:tc>
        <w:tc>
          <w:tcPr>
            <w:tcW w:w="3828" w:type="dxa"/>
            <w:vAlign w:val="center"/>
          </w:tcPr>
          <w:p w14:paraId="150E862F" w14:textId="77777777" w:rsidR="006E78A6" w:rsidRPr="00AA699A" w:rsidRDefault="006E78A6" w:rsidP="008373B7">
            <w:pPr>
              <w:jc w:val="both"/>
            </w:pPr>
            <w:r w:rsidRPr="00AA699A">
              <w:rPr>
                <w:rFonts w:hint="eastAsia"/>
              </w:rPr>
              <w:t>M</w:t>
            </w:r>
            <w:r w:rsidRPr="00AA699A">
              <w:t>ax charge current</w:t>
            </w:r>
          </w:p>
          <w:p w14:paraId="693E71B8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电池组最大充电电流值</w:t>
            </w:r>
          </w:p>
        </w:tc>
        <w:tc>
          <w:tcPr>
            <w:tcW w:w="992" w:type="dxa"/>
            <w:vAlign w:val="center"/>
          </w:tcPr>
          <w:p w14:paraId="1B9D85F9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0.01A</w:t>
            </w:r>
          </w:p>
        </w:tc>
        <w:tc>
          <w:tcPr>
            <w:tcW w:w="3401" w:type="dxa"/>
            <w:vAlign w:val="center"/>
          </w:tcPr>
          <w:p w14:paraId="05296B0A" w14:textId="77777777" w:rsidR="008373B7" w:rsidRPr="00AA699A" w:rsidRDefault="008373B7" w:rsidP="008373B7">
            <w:pPr>
              <w:jc w:val="both"/>
            </w:pPr>
          </w:p>
        </w:tc>
      </w:tr>
      <w:tr w:rsidR="00703701" w:rsidRPr="00AA699A" w14:paraId="451A2A54" w14:textId="77777777" w:rsidTr="00BD442D">
        <w:tc>
          <w:tcPr>
            <w:tcW w:w="1129" w:type="dxa"/>
            <w:vAlign w:val="center"/>
          </w:tcPr>
          <w:p w14:paraId="0371B547" w14:textId="77777777" w:rsidR="008373B7" w:rsidRPr="00AA699A" w:rsidRDefault="008373B7" w:rsidP="008373B7">
            <w:r w:rsidRPr="00AA699A">
              <w:rPr>
                <w:rFonts w:hint="eastAsia"/>
              </w:rPr>
              <w:t>0x000C</w:t>
            </w:r>
          </w:p>
        </w:tc>
        <w:tc>
          <w:tcPr>
            <w:tcW w:w="3828" w:type="dxa"/>
            <w:vAlign w:val="center"/>
          </w:tcPr>
          <w:p w14:paraId="3C440816" w14:textId="77777777" w:rsidR="006E78A6" w:rsidRPr="00AA699A" w:rsidRDefault="006E78A6" w:rsidP="008373B7">
            <w:pPr>
              <w:jc w:val="both"/>
            </w:pPr>
            <w:r w:rsidRPr="00AA699A">
              <w:rPr>
                <w:rFonts w:hint="eastAsia"/>
              </w:rPr>
              <w:t>M</w:t>
            </w:r>
            <w:r w:rsidRPr="00AA699A">
              <w:t>in discharge voltage of pile</w:t>
            </w:r>
          </w:p>
          <w:p w14:paraId="18F6FCAD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电池组最小放电电压值</w:t>
            </w:r>
          </w:p>
        </w:tc>
        <w:tc>
          <w:tcPr>
            <w:tcW w:w="992" w:type="dxa"/>
            <w:vAlign w:val="center"/>
          </w:tcPr>
          <w:p w14:paraId="564833AA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0.1V</w:t>
            </w:r>
          </w:p>
        </w:tc>
        <w:tc>
          <w:tcPr>
            <w:tcW w:w="3401" w:type="dxa"/>
            <w:vAlign w:val="center"/>
          </w:tcPr>
          <w:p w14:paraId="2AF2F127" w14:textId="77777777" w:rsidR="008373B7" w:rsidRPr="00AA699A" w:rsidRDefault="008373B7" w:rsidP="008373B7">
            <w:pPr>
              <w:jc w:val="both"/>
            </w:pPr>
          </w:p>
        </w:tc>
      </w:tr>
      <w:tr w:rsidR="00703701" w:rsidRPr="00AA699A" w14:paraId="603FA4CF" w14:textId="77777777" w:rsidTr="00BD442D">
        <w:tc>
          <w:tcPr>
            <w:tcW w:w="1129" w:type="dxa"/>
            <w:vAlign w:val="center"/>
          </w:tcPr>
          <w:p w14:paraId="17D6A518" w14:textId="77777777" w:rsidR="008373B7" w:rsidRPr="00AA699A" w:rsidRDefault="008373B7" w:rsidP="008373B7">
            <w:r w:rsidRPr="00AA699A">
              <w:rPr>
                <w:rFonts w:hint="eastAsia"/>
              </w:rPr>
              <w:t>0x000D-0x000E</w:t>
            </w:r>
          </w:p>
        </w:tc>
        <w:tc>
          <w:tcPr>
            <w:tcW w:w="3828" w:type="dxa"/>
            <w:vAlign w:val="center"/>
          </w:tcPr>
          <w:p w14:paraId="208855A0" w14:textId="77777777" w:rsidR="00152F50" w:rsidRPr="00AA699A" w:rsidRDefault="0079505C" w:rsidP="008373B7">
            <w:pPr>
              <w:jc w:val="both"/>
            </w:pPr>
            <w:r w:rsidRPr="00AA699A">
              <w:rPr>
                <w:rFonts w:hint="eastAsia"/>
              </w:rPr>
              <w:t>Ma</w:t>
            </w:r>
            <w:r w:rsidRPr="00AA699A">
              <w:t>x discharge current</w:t>
            </w:r>
          </w:p>
          <w:p w14:paraId="29498EAD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电池组最大放电电流值</w:t>
            </w:r>
          </w:p>
        </w:tc>
        <w:tc>
          <w:tcPr>
            <w:tcW w:w="992" w:type="dxa"/>
            <w:vAlign w:val="center"/>
          </w:tcPr>
          <w:p w14:paraId="05F35B7E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0.01A</w:t>
            </w:r>
          </w:p>
        </w:tc>
        <w:tc>
          <w:tcPr>
            <w:tcW w:w="3401" w:type="dxa"/>
            <w:vAlign w:val="center"/>
          </w:tcPr>
          <w:p w14:paraId="64099FAD" w14:textId="77777777" w:rsidR="008373B7" w:rsidRPr="00AA699A" w:rsidRDefault="001506F7" w:rsidP="008373B7">
            <w:pPr>
              <w:jc w:val="both"/>
            </w:pPr>
            <w:r w:rsidRPr="00AA699A">
              <w:t>If it is negative, uses complement to show it.</w:t>
            </w:r>
            <w:r w:rsidR="008373B7" w:rsidRPr="00AA699A">
              <w:rPr>
                <w:rFonts w:hint="eastAsia"/>
              </w:rPr>
              <w:t>为负数，用补码表示</w:t>
            </w:r>
          </w:p>
        </w:tc>
      </w:tr>
      <w:tr w:rsidR="00703701" w:rsidRPr="00AA699A" w14:paraId="05AE325A" w14:textId="77777777" w:rsidTr="00BD442D">
        <w:tc>
          <w:tcPr>
            <w:tcW w:w="1129" w:type="dxa"/>
            <w:vAlign w:val="center"/>
          </w:tcPr>
          <w:p w14:paraId="04A287CC" w14:textId="77777777" w:rsidR="008373B7" w:rsidRPr="00AA699A" w:rsidRDefault="008373B7" w:rsidP="008373B7">
            <w:r w:rsidRPr="00AA699A">
              <w:rPr>
                <w:rFonts w:hint="eastAsia"/>
              </w:rPr>
              <w:t>0x000F</w:t>
            </w:r>
          </w:p>
        </w:tc>
        <w:tc>
          <w:tcPr>
            <w:tcW w:w="3828" w:type="dxa"/>
            <w:vAlign w:val="center"/>
          </w:tcPr>
          <w:p w14:paraId="6A40547B" w14:textId="77777777" w:rsidR="0079505C" w:rsidRPr="00AA699A" w:rsidRDefault="0079505C" w:rsidP="008373B7">
            <w:pPr>
              <w:jc w:val="both"/>
            </w:pPr>
            <w:r w:rsidRPr="00AA699A">
              <w:rPr>
                <w:rFonts w:hint="eastAsia"/>
              </w:rPr>
              <w:t>S</w:t>
            </w:r>
            <w:r w:rsidRPr="00AA699A">
              <w:t>witching value</w:t>
            </w:r>
          </w:p>
          <w:p w14:paraId="40F5D570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开关量指示</w:t>
            </w:r>
          </w:p>
        </w:tc>
        <w:tc>
          <w:tcPr>
            <w:tcW w:w="992" w:type="dxa"/>
            <w:vAlign w:val="center"/>
          </w:tcPr>
          <w:p w14:paraId="320A12F7" w14:textId="77777777" w:rsidR="008373B7" w:rsidRPr="00AA699A" w:rsidRDefault="008373B7" w:rsidP="008373B7">
            <w:pPr>
              <w:jc w:val="both"/>
            </w:pPr>
          </w:p>
        </w:tc>
        <w:tc>
          <w:tcPr>
            <w:tcW w:w="3401" w:type="dxa"/>
            <w:vAlign w:val="center"/>
          </w:tcPr>
          <w:p w14:paraId="47864913" w14:textId="77777777" w:rsidR="008373B7" w:rsidRPr="00AA699A" w:rsidRDefault="001D0EFA" w:rsidP="008373B7">
            <w:pPr>
              <w:jc w:val="both"/>
            </w:pP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II</w:t>
            </w:r>
          </w:p>
        </w:tc>
      </w:tr>
      <w:tr w:rsidR="00703701" w:rsidRPr="00AA699A" w14:paraId="0703AE8E" w14:textId="77777777" w:rsidTr="00BD442D">
        <w:tc>
          <w:tcPr>
            <w:tcW w:w="1129" w:type="dxa"/>
            <w:vAlign w:val="center"/>
          </w:tcPr>
          <w:p w14:paraId="06CE4F03" w14:textId="77777777" w:rsidR="008373B7" w:rsidRPr="00AA699A" w:rsidRDefault="008373B7" w:rsidP="008373B7">
            <w:r w:rsidRPr="00AA699A">
              <w:t>0x0010</w:t>
            </w:r>
          </w:p>
        </w:tc>
        <w:tc>
          <w:tcPr>
            <w:tcW w:w="3828" w:type="dxa"/>
            <w:vAlign w:val="center"/>
          </w:tcPr>
          <w:p w14:paraId="33B9CEED" w14:textId="77777777" w:rsidR="0079505C" w:rsidRPr="00AA699A" w:rsidRDefault="0079505C" w:rsidP="008373B7">
            <w:pPr>
              <w:jc w:val="both"/>
            </w:pPr>
            <w:r w:rsidRPr="00AA699A">
              <w:t>Max cell voltage</w:t>
            </w:r>
          </w:p>
          <w:p w14:paraId="7A4433B5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单体电池最高电压</w:t>
            </w:r>
          </w:p>
        </w:tc>
        <w:tc>
          <w:tcPr>
            <w:tcW w:w="992" w:type="dxa"/>
          </w:tcPr>
          <w:p w14:paraId="2580B040" w14:textId="77777777" w:rsidR="008373B7" w:rsidRPr="00AA699A" w:rsidRDefault="008373B7" w:rsidP="008373B7">
            <w:r w:rsidRPr="00AA699A">
              <w:t>0.001V</w:t>
            </w:r>
          </w:p>
        </w:tc>
        <w:tc>
          <w:tcPr>
            <w:tcW w:w="3401" w:type="dxa"/>
            <w:vAlign w:val="center"/>
          </w:tcPr>
          <w:p w14:paraId="54F646B7" w14:textId="77777777" w:rsidR="008373B7" w:rsidRPr="00AA699A" w:rsidRDefault="008373B7" w:rsidP="008373B7">
            <w:pPr>
              <w:jc w:val="both"/>
            </w:pPr>
          </w:p>
        </w:tc>
      </w:tr>
      <w:tr w:rsidR="00703701" w:rsidRPr="00AA699A" w14:paraId="5F0E785C" w14:textId="77777777" w:rsidTr="00BD442D">
        <w:tc>
          <w:tcPr>
            <w:tcW w:w="1129" w:type="dxa"/>
            <w:vAlign w:val="center"/>
          </w:tcPr>
          <w:p w14:paraId="334C296C" w14:textId="77777777" w:rsidR="008373B7" w:rsidRPr="00AA699A" w:rsidRDefault="008373B7" w:rsidP="008373B7">
            <w:r w:rsidRPr="00AA699A">
              <w:t>0x0011</w:t>
            </w:r>
          </w:p>
        </w:tc>
        <w:tc>
          <w:tcPr>
            <w:tcW w:w="3828" w:type="dxa"/>
            <w:vAlign w:val="center"/>
          </w:tcPr>
          <w:p w14:paraId="0BDDD1AE" w14:textId="77777777" w:rsidR="0079505C" w:rsidRPr="00AA699A" w:rsidRDefault="0079505C" w:rsidP="008373B7">
            <w:pPr>
              <w:jc w:val="both"/>
            </w:pPr>
            <w:r w:rsidRPr="00AA699A">
              <w:t>Min cell voltage</w:t>
            </w:r>
          </w:p>
          <w:p w14:paraId="57C1B196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单体电池最低电压</w:t>
            </w:r>
          </w:p>
        </w:tc>
        <w:tc>
          <w:tcPr>
            <w:tcW w:w="992" w:type="dxa"/>
          </w:tcPr>
          <w:p w14:paraId="3CC6BC3B" w14:textId="77777777" w:rsidR="008373B7" w:rsidRPr="00AA699A" w:rsidRDefault="008373B7" w:rsidP="008373B7">
            <w:r w:rsidRPr="00AA699A">
              <w:t>0.001V</w:t>
            </w:r>
          </w:p>
        </w:tc>
        <w:tc>
          <w:tcPr>
            <w:tcW w:w="3401" w:type="dxa"/>
            <w:vAlign w:val="center"/>
          </w:tcPr>
          <w:p w14:paraId="2F2FFD20" w14:textId="77777777" w:rsidR="008373B7" w:rsidRPr="00AA699A" w:rsidRDefault="008373B7" w:rsidP="008373B7">
            <w:pPr>
              <w:jc w:val="both"/>
            </w:pPr>
          </w:p>
        </w:tc>
      </w:tr>
      <w:tr w:rsidR="00703701" w:rsidRPr="00AA699A" w14:paraId="4AE9344D" w14:textId="77777777" w:rsidTr="00BD442D">
        <w:tc>
          <w:tcPr>
            <w:tcW w:w="1129" w:type="dxa"/>
            <w:vAlign w:val="center"/>
          </w:tcPr>
          <w:p w14:paraId="492C430E" w14:textId="77777777" w:rsidR="008373B7" w:rsidRPr="00AA699A" w:rsidRDefault="008373B7" w:rsidP="008373B7">
            <w:r w:rsidRPr="00AA699A">
              <w:t>0x0012</w:t>
            </w:r>
          </w:p>
        </w:tc>
        <w:tc>
          <w:tcPr>
            <w:tcW w:w="3828" w:type="dxa"/>
            <w:vAlign w:val="center"/>
          </w:tcPr>
          <w:p w14:paraId="42153D90" w14:textId="77777777" w:rsidR="0079505C" w:rsidRPr="00AA699A" w:rsidRDefault="0079505C" w:rsidP="008373B7">
            <w:pPr>
              <w:jc w:val="both"/>
            </w:pPr>
            <w:r w:rsidRPr="00AA699A">
              <w:t>Serial number of max cell voltage</w:t>
            </w:r>
          </w:p>
          <w:p w14:paraId="43E7901C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单体电池最高电压通道</w:t>
            </w:r>
          </w:p>
        </w:tc>
        <w:tc>
          <w:tcPr>
            <w:tcW w:w="992" w:type="dxa"/>
            <w:vAlign w:val="center"/>
          </w:tcPr>
          <w:p w14:paraId="25905100" w14:textId="77777777" w:rsidR="008373B7" w:rsidRPr="00AA699A" w:rsidRDefault="008373B7" w:rsidP="008373B7">
            <w:pPr>
              <w:jc w:val="both"/>
            </w:pPr>
          </w:p>
        </w:tc>
        <w:tc>
          <w:tcPr>
            <w:tcW w:w="3401" w:type="dxa"/>
            <w:vAlign w:val="center"/>
          </w:tcPr>
          <w:p w14:paraId="2C8023C6" w14:textId="77777777" w:rsidR="008373B7" w:rsidRPr="00AA699A" w:rsidRDefault="008373B7" w:rsidP="008373B7">
            <w:pPr>
              <w:jc w:val="both"/>
            </w:pPr>
          </w:p>
        </w:tc>
      </w:tr>
      <w:tr w:rsidR="00703701" w:rsidRPr="00AA699A" w14:paraId="382A3608" w14:textId="77777777" w:rsidTr="00BD442D">
        <w:tc>
          <w:tcPr>
            <w:tcW w:w="1129" w:type="dxa"/>
            <w:vAlign w:val="center"/>
          </w:tcPr>
          <w:p w14:paraId="6F8851D9" w14:textId="77777777" w:rsidR="008373B7" w:rsidRPr="00AA699A" w:rsidRDefault="008373B7" w:rsidP="008373B7">
            <w:r w:rsidRPr="00AA699A">
              <w:t>0x0013</w:t>
            </w:r>
          </w:p>
        </w:tc>
        <w:tc>
          <w:tcPr>
            <w:tcW w:w="3828" w:type="dxa"/>
            <w:vAlign w:val="center"/>
          </w:tcPr>
          <w:p w14:paraId="5BB8F6E7" w14:textId="77777777" w:rsidR="0079505C" w:rsidRPr="00AA699A" w:rsidRDefault="0079505C" w:rsidP="008373B7">
            <w:pPr>
              <w:jc w:val="both"/>
            </w:pPr>
            <w:r w:rsidRPr="00AA699A">
              <w:t>Serial number of min cell voltage</w:t>
            </w:r>
          </w:p>
          <w:p w14:paraId="61E4EC89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单体电池最低电压通道</w:t>
            </w:r>
          </w:p>
        </w:tc>
        <w:tc>
          <w:tcPr>
            <w:tcW w:w="992" w:type="dxa"/>
            <w:vAlign w:val="center"/>
          </w:tcPr>
          <w:p w14:paraId="26531DD6" w14:textId="77777777" w:rsidR="008373B7" w:rsidRPr="00AA699A" w:rsidRDefault="008373B7" w:rsidP="008373B7">
            <w:pPr>
              <w:jc w:val="both"/>
            </w:pPr>
          </w:p>
        </w:tc>
        <w:tc>
          <w:tcPr>
            <w:tcW w:w="3401" w:type="dxa"/>
            <w:vAlign w:val="center"/>
          </w:tcPr>
          <w:p w14:paraId="5DAC5AF4" w14:textId="77777777" w:rsidR="008373B7" w:rsidRPr="00AA699A" w:rsidRDefault="008373B7" w:rsidP="008373B7">
            <w:pPr>
              <w:jc w:val="both"/>
            </w:pPr>
          </w:p>
        </w:tc>
      </w:tr>
      <w:tr w:rsidR="00703701" w:rsidRPr="00AA699A" w14:paraId="219EB4EE" w14:textId="77777777" w:rsidTr="00BD442D">
        <w:tc>
          <w:tcPr>
            <w:tcW w:w="1129" w:type="dxa"/>
            <w:vAlign w:val="center"/>
          </w:tcPr>
          <w:p w14:paraId="4667A041" w14:textId="77777777" w:rsidR="008373B7" w:rsidRPr="00AA699A" w:rsidRDefault="008373B7" w:rsidP="008373B7">
            <w:r w:rsidRPr="00AA699A">
              <w:t>0x0014</w:t>
            </w:r>
          </w:p>
        </w:tc>
        <w:tc>
          <w:tcPr>
            <w:tcW w:w="3828" w:type="dxa"/>
            <w:vAlign w:val="center"/>
          </w:tcPr>
          <w:p w14:paraId="107BC52B" w14:textId="77777777" w:rsidR="0079505C" w:rsidRPr="00AA699A" w:rsidRDefault="0079505C" w:rsidP="008373B7">
            <w:pPr>
              <w:jc w:val="both"/>
            </w:pPr>
            <w:r w:rsidRPr="00AA699A">
              <w:t>Max cell temperature</w:t>
            </w:r>
          </w:p>
          <w:p w14:paraId="7747B725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单体电池最高温度</w:t>
            </w:r>
          </w:p>
        </w:tc>
        <w:tc>
          <w:tcPr>
            <w:tcW w:w="992" w:type="dxa"/>
            <w:vAlign w:val="center"/>
          </w:tcPr>
          <w:p w14:paraId="1549ECF2" w14:textId="77777777" w:rsidR="008373B7" w:rsidRPr="00AA699A" w:rsidRDefault="008373B7" w:rsidP="008373B7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  <w:vAlign w:val="center"/>
          </w:tcPr>
          <w:p w14:paraId="5013C5F9" w14:textId="77777777" w:rsidR="008373B7" w:rsidRPr="00AA699A" w:rsidRDefault="001506F7" w:rsidP="008373B7">
            <w:pPr>
              <w:jc w:val="both"/>
            </w:pPr>
            <w:r w:rsidRPr="00AA699A">
              <w:t>If it is negative, uses complement to show it.</w:t>
            </w:r>
            <w:r w:rsidR="008373B7" w:rsidRPr="00AA699A">
              <w:rPr>
                <w:rFonts w:hint="eastAsia"/>
              </w:rPr>
              <w:t>为负数时，用补码表示</w:t>
            </w:r>
          </w:p>
        </w:tc>
      </w:tr>
      <w:tr w:rsidR="00703701" w:rsidRPr="00AA699A" w14:paraId="6D19459C" w14:textId="77777777" w:rsidTr="00BD442D">
        <w:tc>
          <w:tcPr>
            <w:tcW w:w="1129" w:type="dxa"/>
            <w:vAlign w:val="center"/>
          </w:tcPr>
          <w:p w14:paraId="608FCF46" w14:textId="77777777" w:rsidR="008373B7" w:rsidRPr="00AA699A" w:rsidRDefault="008373B7" w:rsidP="008373B7">
            <w:r w:rsidRPr="00AA699A">
              <w:t>0x0015</w:t>
            </w:r>
          </w:p>
        </w:tc>
        <w:tc>
          <w:tcPr>
            <w:tcW w:w="3828" w:type="dxa"/>
            <w:vAlign w:val="center"/>
          </w:tcPr>
          <w:p w14:paraId="080F8ED8" w14:textId="77777777" w:rsidR="0079505C" w:rsidRPr="00AA699A" w:rsidRDefault="0079505C" w:rsidP="008373B7">
            <w:pPr>
              <w:jc w:val="both"/>
            </w:pPr>
            <w:r w:rsidRPr="00AA699A">
              <w:t>Min cell temperature</w:t>
            </w:r>
          </w:p>
          <w:p w14:paraId="57E7A2D9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单体电池最低温度</w:t>
            </w:r>
          </w:p>
        </w:tc>
        <w:tc>
          <w:tcPr>
            <w:tcW w:w="992" w:type="dxa"/>
            <w:vAlign w:val="center"/>
          </w:tcPr>
          <w:p w14:paraId="6C5F4961" w14:textId="77777777" w:rsidR="008373B7" w:rsidRPr="00AA699A" w:rsidRDefault="008373B7" w:rsidP="008373B7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  <w:vAlign w:val="center"/>
          </w:tcPr>
          <w:p w14:paraId="1E8EF352" w14:textId="77777777" w:rsidR="008373B7" w:rsidRPr="00AA699A" w:rsidRDefault="001506F7" w:rsidP="008373B7">
            <w:pPr>
              <w:jc w:val="both"/>
            </w:pPr>
            <w:r w:rsidRPr="00AA699A">
              <w:t>If it is negative, uses complement to show it.</w:t>
            </w:r>
            <w:r w:rsidR="008373B7" w:rsidRPr="00AA699A">
              <w:rPr>
                <w:rFonts w:hint="eastAsia"/>
              </w:rPr>
              <w:t>为负数时，用补码表示</w:t>
            </w:r>
          </w:p>
        </w:tc>
      </w:tr>
      <w:tr w:rsidR="00703701" w:rsidRPr="00AA699A" w14:paraId="2CD7C5DF" w14:textId="77777777" w:rsidTr="00BD442D">
        <w:tc>
          <w:tcPr>
            <w:tcW w:w="1129" w:type="dxa"/>
            <w:vAlign w:val="center"/>
          </w:tcPr>
          <w:p w14:paraId="7D90740B" w14:textId="77777777" w:rsidR="008373B7" w:rsidRPr="00AA699A" w:rsidRDefault="008373B7" w:rsidP="008373B7">
            <w:r w:rsidRPr="00AA699A">
              <w:t>0x0016</w:t>
            </w:r>
          </w:p>
        </w:tc>
        <w:tc>
          <w:tcPr>
            <w:tcW w:w="3828" w:type="dxa"/>
            <w:vAlign w:val="center"/>
          </w:tcPr>
          <w:p w14:paraId="29C0CC4C" w14:textId="77777777" w:rsidR="0079505C" w:rsidRPr="00AA699A" w:rsidRDefault="0079505C" w:rsidP="008373B7">
            <w:pPr>
              <w:jc w:val="both"/>
            </w:pPr>
            <w:r w:rsidRPr="00AA699A">
              <w:t>Serial number of max cell temp.</w:t>
            </w:r>
          </w:p>
          <w:p w14:paraId="646A54A7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单体电池最高温度通道</w:t>
            </w:r>
          </w:p>
        </w:tc>
        <w:tc>
          <w:tcPr>
            <w:tcW w:w="992" w:type="dxa"/>
            <w:vAlign w:val="center"/>
          </w:tcPr>
          <w:p w14:paraId="5E3E6AB9" w14:textId="77777777" w:rsidR="008373B7" w:rsidRPr="00AA699A" w:rsidRDefault="008373B7" w:rsidP="008373B7">
            <w:pPr>
              <w:jc w:val="both"/>
            </w:pPr>
          </w:p>
        </w:tc>
        <w:tc>
          <w:tcPr>
            <w:tcW w:w="3401" w:type="dxa"/>
            <w:vAlign w:val="center"/>
          </w:tcPr>
          <w:p w14:paraId="1B91362B" w14:textId="77777777" w:rsidR="008373B7" w:rsidRPr="00AA699A" w:rsidRDefault="008373B7" w:rsidP="008373B7">
            <w:pPr>
              <w:jc w:val="both"/>
            </w:pPr>
          </w:p>
        </w:tc>
      </w:tr>
      <w:tr w:rsidR="00703701" w:rsidRPr="00AA699A" w14:paraId="73FECBCE" w14:textId="77777777" w:rsidTr="00BD442D">
        <w:tc>
          <w:tcPr>
            <w:tcW w:w="1129" w:type="dxa"/>
            <w:vAlign w:val="center"/>
          </w:tcPr>
          <w:p w14:paraId="6CCEC2F7" w14:textId="77777777" w:rsidR="008373B7" w:rsidRPr="00AA699A" w:rsidRDefault="008373B7" w:rsidP="008373B7">
            <w:r w:rsidRPr="00AA699A">
              <w:t>0x0017</w:t>
            </w:r>
          </w:p>
        </w:tc>
        <w:tc>
          <w:tcPr>
            <w:tcW w:w="3828" w:type="dxa"/>
            <w:vAlign w:val="center"/>
          </w:tcPr>
          <w:p w14:paraId="531A7E75" w14:textId="77777777" w:rsidR="0079505C" w:rsidRPr="00AA699A" w:rsidRDefault="0079505C" w:rsidP="008373B7">
            <w:pPr>
              <w:jc w:val="both"/>
            </w:pPr>
            <w:r w:rsidRPr="00AA699A">
              <w:t>Serial number on min cell temp.</w:t>
            </w:r>
          </w:p>
          <w:p w14:paraId="3A722ABE" w14:textId="77777777" w:rsidR="008373B7" w:rsidRPr="00AA699A" w:rsidRDefault="008373B7" w:rsidP="008373B7">
            <w:pPr>
              <w:jc w:val="both"/>
            </w:pPr>
            <w:r w:rsidRPr="00AA699A">
              <w:rPr>
                <w:rFonts w:hint="eastAsia"/>
              </w:rPr>
              <w:t>单体电池最低温度通道</w:t>
            </w:r>
          </w:p>
        </w:tc>
        <w:tc>
          <w:tcPr>
            <w:tcW w:w="992" w:type="dxa"/>
            <w:vAlign w:val="center"/>
          </w:tcPr>
          <w:p w14:paraId="48DE8580" w14:textId="77777777" w:rsidR="008373B7" w:rsidRPr="00AA699A" w:rsidRDefault="008373B7" w:rsidP="008373B7">
            <w:pPr>
              <w:jc w:val="both"/>
            </w:pPr>
          </w:p>
        </w:tc>
        <w:tc>
          <w:tcPr>
            <w:tcW w:w="3401" w:type="dxa"/>
            <w:vAlign w:val="center"/>
          </w:tcPr>
          <w:p w14:paraId="1BB46E79" w14:textId="77777777" w:rsidR="008373B7" w:rsidRPr="00AA699A" w:rsidRDefault="008373B7" w:rsidP="008373B7">
            <w:pPr>
              <w:jc w:val="both"/>
            </w:pPr>
          </w:p>
        </w:tc>
      </w:tr>
      <w:tr w:rsidR="00703701" w:rsidRPr="00AA699A" w14:paraId="17B2AE3B" w14:textId="77777777" w:rsidTr="00BD442D">
        <w:tc>
          <w:tcPr>
            <w:tcW w:w="1129" w:type="dxa"/>
            <w:vAlign w:val="center"/>
          </w:tcPr>
          <w:p w14:paraId="10DD925A" w14:textId="77777777" w:rsidR="0079505C" w:rsidRPr="00AA699A" w:rsidRDefault="0079505C" w:rsidP="0079505C">
            <w:r w:rsidRPr="00AA699A">
              <w:t>0x0018</w:t>
            </w:r>
          </w:p>
        </w:tc>
        <w:tc>
          <w:tcPr>
            <w:tcW w:w="3828" w:type="dxa"/>
            <w:vAlign w:val="center"/>
          </w:tcPr>
          <w:p w14:paraId="1F444B8F" w14:textId="77777777" w:rsidR="001506F7" w:rsidRPr="00AA699A" w:rsidRDefault="001506F7" w:rsidP="0079505C">
            <w:pPr>
              <w:jc w:val="both"/>
            </w:pPr>
            <w:r w:rsidRPr="00AA699A">
              <w:t>Max module voltage</w:t>
            </w:r>
          </w:p>
          <w:p w14:paraId="1A135DA8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模块电池最高电压</w:t>
            </w:r>
          </w:p>
        </w:tc>
        <w:tc>
          <w:tcPr>
            <w:tcW w:w="992" w:type="dxa"/>
            <w:vAlign w:val="center"/>
          </w:tcPr>
          <w:p w14:paraId="73FCAC0D" w14:textId="77777777" w:rsidR="0079505C" w:rsidRPr="00AA699A" w:rsidRDefault="0079505C" w:rsidP="0079505C">
            <w:pPr>
              <w:jc w:val="both"/>
            </w:pPr>
            <w:r w:rsidRPr="00AA699A">
              <w:t>0.01V</w:t>
            </w:r>
          </w:p>
        </w:tc>
        <w:tc>
          <w:tcPr>
            <w:tcW w:w="3401" w:type="dxa"/>
            <w:vAlign w:val="center"/>
          </w:tcPr>
          <w:p w14:paraId="3F616D80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777F944E" w14:textId="77777777" w:rsidTr="00BD442D">
        <w:tc>
          <w:tcPr>
            <w:tcW w:w="1129" w:type="dxa"/>
            <w:vAlign w:val="center"/>
          </w:tcPr>
          <w:p w14:paraId="3CD2C209" w14:textId="77777777" w:rsidR="0079505C" w:rsidRPr="00AA699A" w:rsidRDefault="0079505C" w:rsidP="0079505C">
            <w:r w:rsidRPr="00AA699A">
              <w:t>0x0019</w:t>
            </w:r>
          </w:p>
        </w:tc>
        <w:tc>
          <w:tcPr>
            <w:tcW w:w="3828" w:type="dxa"/>
            <w:vAlign w:val="center"/>
          </w:tcPr>
          <w:p w14:paraId="7C6A9A60" w14:textId="7E64CEBC" w:rsidR="001506F7" w:rsidRPr="00AA699A" w:rsidRDefault="001506F7" w:rsidP="0079505C">
            <w:pPr>
              <w:jc w:val="both"/>
            </w:pPr>
            <w:r w:rsidRPr="00AA699A">
              <w:t>Min module voltage</w:t>
            </w:r>
            <w:r w:rsidR="00471C9F" w:rsidRPr="00AA699A">
              <w:t>*</w:t>
            </w:r>
          </w:p>
          <w:p w14:paraId="20B13D2D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lastRenderedPageBreak/>
              <w:t>模块电池最低电压</w:t>
            </w:r>
          </w:p>
        </w:tc>
        <w:tc>
          <w:tcPr>
            <w:tcW w:w="992" w:type="dxa"/>
            <w:vAlign w:val="center"/>
          </w:tcPr>
          <w:p w14:paraId="4A84BB31" w14:textId="77777777" w:rsidR="0079505C" w:rsidRPr="00AA699A" w:rsidRDefault="0079505C" w:rsidP="0079505C">
            <w:pPr>
              <w:jc w:val="both"/>
            </w:pPr>
            <w:r w:rsidRPr="00AA699A">
              <w:lastRenderedPageBreak/>
              <w:t>0.01V</w:t>
            </w:r>
          </w:p>
        </w:tc>
        <w:tc>
          <w:tcPr>
            <w:tcW w:w="3401" w:type="dxa"/>
            <w:vAlign w:val="center"/>
          </w:tcPr>
          <w:p w14:paraId="610E2A74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2E7D4411" w14:textId="77777777" w:rsidTr="00BD442D">
        <w:tc>
          <w:tcPr>
            <w:tcW w:w="1129" w:type="dxa"/>
            <w:vAlign w:val="center"/>
          </w:tcPr>
          <w:p w14:paraId="74697150" w14:textId="77777777" w:rsidR="0079505C" w:rsidRPr="00AA699A" w:rsidRDefault="0079505C" w:rsidP="0079505C">
            <w:r w:rsidRPr="00AA699A">
              <w:lastRenderedPageBreak/>
              <w:t>0x001A</w:t>
            </w:r>
          </w:p>
        </w:tc>
        <w:tc>
          <w:tcPr>
            <w:tcW w:w="3828" w:type="dxa"/>
            <w:vAlign w:val="center"/>
          </w:tcPr>
          <w:p w14:paraId="0C2D095F" w14:textId="77777777" w:rsidR="001506F7" w:rsidRPr="00AA699A" w:rsidRDefault="001506F7" w:rsidP="0079505C">
            <w:pPr>
              <w:jc w:val="both"/>
            </w:pPr>
            <w:r w:rsidRPr="00AA699A">
              <w:t>Serial number of max module voltage</w:t>
            </w:r>
          </w:p>
          <w:p w14:paraId="36CD2601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模块电池最高电压通道</w:t>
            </w:r>
          </w:p>
        </w:tc>
        <w:tc>
          <w:tcPr>
            <w:tcW w:w="992" w:type="dxa"/>
            <w:vAlign w:val="center"/>
          </w:tcPr>
          <w:p w14:paraId="7737B972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  <w:vAlign w:val="center"/>
          </w:tcPr>
          <w:p w14:paraId="2FD23663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75504110" w14:textId="77777777" w:rsidTr="00BD442D">
        <w:tc>
          <w:tcPr>
            <w:tcW w:w="1129" w:type="dxa"/>
            <w:vAlign w:val="center"/>
          </w:tcPr>
          <w:p w14:paraId="16A8FA53" w14:textId="77777777" w:rsidR="0079505C" w:rsidRPr="00AA699A" w:rsidRDefault="0079505C" w:rsidP="0079505C">
            <w:r w:rsidRPr="00AA699A">
              <w:t>0x001B</w:t>
            </w:r>
          </w:p>
        </w:tc>
        <w:tc>
          <w:tcPr>
            <w:tcW w:w="3828" w:type="dxa"/>
            <w:vAlign w:val="center"/>
          </w:tcPr>
          <w:p w14:paraId="6B97F3D4" w14:textId="77777777" w:rsidR="001506F7" w:rsidRPr="00AA699A" w:rsidRDefault="001506F7" w:rsidP="0079505C">
            <w:pPr>
              <w:jc w:val="both"/>
            </w:pPr>
            <w:r w:rsidRPr="00AA699A">
              <w:t>Serial number of min module voltage</w:t>
            </w:r>
          </w:p>
          <w:p w14:paraId="3F71F644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模块电池最低电压通道</w:t>
            </w:r>
          </w:p>
        </w:tc>
        <w:tc>
          <w:tcPr>
            <w:tcW w:w="992" w:type="dxa"/>
            <w:vAlign w:val="center"/>
          </w:tcPr>
          <w:p w14:paraId="12015810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  <w:vAlign w:val="center"/>
          </w:tcPr>
          <w:p w14:paraId="589C0A9E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2EA05052" w14:textId="77777777" w:rsidTr="00BD442D">
        <w:tc>
          <w:tcPr>
            <w:tcW w:w="1129" w:type="dxa"/>
            <w:vAlign w:val="center"/>
          </w:tcPr>
          <w:p w14:paraId="22DCF1B5" w14:textId="77777777" w:rsidR="0079505C" w:rsidRPr="00AA699A" w:rsidRDefault="0079505C" w:rsidP="0079505C">
            <w:r w:rsidRPr="00AA699A">
              <w:t>0x001C</w:t>
            </w:r>
          </w:p>
        </w:tc>
        <w:tc>
          <w:tcPr>
            <w:tcW w:w="3828" w:type="dxa"/>
            <w:vAlign w:val="center"/>
          </w:tcPr>
          <w:p w14:paraId="11318001" w14:textId="77777777" w:rsidR="001506F7" w:rsidRPr="00AA699A" w:rsidRDefault="001506F7" w:rsidP="0079505C">
            <w:pPr>
              <w:jc w:val="both"/>
            </w:pPr>
            <w:r w:rsidRPr="00AA699A">
              <w:t xml:space="preserve">Max module </w:t>
            </w:r>
            <w:r w:rsidR="007A6C19" w:rsidRPr="00AA699A">
              <w:t>temperature</w:t>
            </w:r>
          </w:p>
          <w:p w14:paraId="33085246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模块电池最高温度</w:t>
            </w:r>
          </w:p>
        </w:tc>
        <w:tc>
          <w:tcPr>
            <w:tcW w:w="992" w:type="dxa"/>
            <w:vAlign w:val="center"/>
          </w:tcPr>
          <w:p w14:paraId="61490BD6" w14:textId="77777777" w:rsidR="0079505C" w:rsidRPr="00AA699A" w:rsidRDefault="0079505C" w:rsidP="0079505C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  <w:vAlign w:val="center"/>
          </w:tcPr>
          <w:p w14:paraId="4A580ABA" w14:textId="77777777" w:rsidR="0079505C" w:rsidRPr="00AA699A" w:rsidRDefault="001506F7" w:rsidP="0079505C">
            <w:pPr>
              <w:jc w:val="both"/>
            </w:pPr>
            <w:r w:rsidRPr="00AA699A">
              <w:t>If it is negative, uses complement to show it.</w:t>
            </w:r>
            <w:r w:rsidR="0079505C" w:rsidRPr="00AA699A">
              <w:rPr>
                <w:rFonts w:hint="eastAsia"/>
              </w:rPr>
              <w:t>为负数时，用补码表示</w:t>
            </w:r>
          </w:p>
        </w:tc>
      </w:tr>
      <w:tr w:rsidR="00703701" w:rsidRPr="00AA699A" w14:paraId="054F2EA5" w14:textId="77777777" w:rsidTr="00BD442D">
        <w:tc>
          <w:tcPr>
            <w:tcW w:w="1129" w:type="dxa"/>
            <w:vAlign w:val="center"/>
          </w:tcPr>
          <w:p w14:paraId="57362FF5" w14:textId="77777777" w:rsidR="0079505C" w:rsidRPr="00AA699A" w:rsidRDefault="0079505C" w:rsidP="0079505C">
            <w:r w:rsidRPr="00AA699A">
              <w:t>0x001D</w:t>
            </w:r>
          </w:p>
        </w:tc>
        <w:tc>
          <w:tcPr>
            <w:tcW w:w="3828" w:type="dxa"/>
            <w:vAlign w:val="center"/>
          </w:tcPr>
          <w:p w14:paraId="54DA9F7F" w14:textId="77777777" w:rsidR="007A6C19" w:rsidRPr="00AA699A" w:rsidRDefault="007A6C19" w:rsidP="0079505C">
            <w:pPr>
              <w:jc w:val="both"/>
            </w:pPr>
            <w:r w:rsidRPr="00AA699A">
              <w:t>Min module temperature</w:t>
            </w:r>
          </w:p>
          <w:p w14:paraId="6225AEA4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模块电池最低温度</w:t>
            </w:r>
          </w:p>
        </w:tc>
        <w:tc>
          <w:tcPr>
            <w:tcW w:w="992" w:type="dxa"/>
            <w:vAlign w:val="center"/>
          </w:tcPr>
          <w:p w14:paraId="5AA9ABCF" w14:textId="77777777" w:rsidR="0079505C" w:rsidRPr="00AA699A" w:rsidRDefault="0079505C" w:rsidP="0079505C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  <w:vAlign w:val="center"/>
          </w:tcPr>
          <w:p w14:paraId="3A31030F" w14:textId="77777777" w:rsidR="0079505C" w:rsidRPr="00AA699A" w:rsidRDefault="001506F7" w:rsidP="0079505C">
            <w:pPr>
              <w:jc w:val="both"/>
            </w:pPr>
            <w:r w:rsidRPr="00AA699A">
              <w:t>If it is negative, uses complement to show it.</w:t>
            </w:r>
            <w:r w:rsidR="0079505C" w:rsidRPr="00AA699A">
              <w:rPr>
                <w:rFonts w:hint="eastAsia"/>
              </w:rPr>
              <w:t>为负数时，用补码表示</w:t>
            </w:r>
          </w:p>
        </w:tc>
      </w:tr>
      <w:tr w:rsidR="00703701" w:rsidRPr="00AA699A" w14:paraId="5F012FDB" w14:textId="77777777" w:rsidTr="00BD442D">
        <w:tc>
          <w:tcPr>
            <w:tcW w:w="1129" w:type="dxa"/>
            <w:vAlign w:val="center"/>
          </w:tcPr>
          <w:p w14:paraId="49BD1B66" w14:textId="77777777" w:rsidR="0079505C" w:rsidRPr="00AA699A" w:rsidRDefault="0079505C" w:rsidP="0079505C">
            <w:r w:rsidRPr="00AA699A">
              <w:t>0x001E</w:t>
            </w:r>
          </w:p>
        </w:tc>
        <w:tc>
          <w:tcPr>
            <w:tcW w:w="3828" w:type="dxa"/>
            <w:vAlign w:val="center"/>
          </w:tcPr>
          <w:p w14:paraId="76D0FF61" w14:textId="77777777" w:rsidR="007A6C19" w:rsidRPr="00AA699A" w:rsidRDefault="007A6C19" w:rsidP="0079505C">
            <w:pPr>
              <w:jc w:val="both"/>
            </w:pPr>
            <w:r w:rsidRPr="00AA699A">
              <w:t>Serial number of max module temp.</w:t>
            </w:r>
          </w:p>
          <w:p w14:paraId="4AE21896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模块电池最高温度通道</w:t>
            </w:r>
          </w:p>
        </w:tc>
        <w:tc>
          <w:tcPr>
            <w:tcW w:w="992" w:type="dxa"/>
            <w:vAlign w:val="center"/>
          </w:tcPr>
          <w:p w14:paraId="5ED5FF24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  <w:vAlign w:val="center"/>
          </w:tcPr>
          <w:p w14:paraId="52AA0150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01BF4178" w14:textId="77777777" w:rsidTr="00BD442D">
        <w:tc>
          <w:tcPr>
            <w:tcW w:w="1129" w:type="dxa"/>
            <w:vAlign w:val="center"/>
          </w:tcPr>
          <w:p w14:paraId="4B95BD93" w14:textId="77777777" w:rsidR="0079505C" w:rsidRPr="00AA699A" w:rsidRDefault="0079505C" w:rsidP="0079505C">
            <w:r w:rsidRPr="00AA699A">
              <w:t>0x001F</w:t>
            </w:r>
          </w:p>
        </w:tc>
        <w:tc>
          <w:tcPr>
            <w:tcW w:w="3828" w:type="dxa"/>
            <w:vAlign w:val="center"/>
          </w:tcPr>
          <w:p w14:paraId="4A968226" w14:textId="77777777" w:rsidR="007A6C19" w:rsidRPr="00AA699A" w:rsidRDefault="007A6C19" w:rsidP="0079505C">
            <w:pPr>
              <w:jc w:val="both"/>
            </w:pPr>
            <w:r w:rsidRPr="00AA699A">
              <w:t>Serial number of min module temp.</w:t>
            </w:r>
          </w:p>
          <w:p w14:paraId="0B0BCC2B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模块电池最低温度通道</w:t>
            </w:r>
          </w:p>
        </w:tc>
        <w:tc>
          <w:tcPr>
            <w:tcW w:w="992" w:type="dxa"/>
            <w:vAlign w:val="center"/>
          </w:tcPr>
          <w:p w14:paraId="5EA4315C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  <w:vAlign w:val="center"/>
          </w:tcPr>
          <w:p w14:paraId="5C0688E9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06955E0B" w14:textId="77777777" w:rsidTr="00BD442D">
        <w:tc>
          <w:tcPr>
            <w:tcW w:w="1129" w:type="dxa"/>
            <w:vAlign w:val="center"/>
          </w:tcPr>
          <w:p w14:paraId="213F3E82" w14:textId="77777777" w:rsidR="0079505C" w:rsidRPr="00AA699A" w:rsidRDefault="0079505C" w:rsidP="0079505C">
            <w:r w:rsidRPr="00AA699A">
              <w:rPr>
                <w:rFonts w:hint="eastAsia"/>
              </w:rPr>
              <w:t>0x0020</w:t>
            </w:r>
          </w:p>
        </w:tc>
        <w:tc>
          <w:tcPr>
            <w:tcW w:w="3828" w:type="dxa"/>
          </w:tcPr>
          <w:p w14:paraId="124DD7A0" w14:textId="77777777" w:rsidR="0079505C" w:rsidRPr="00AA699A" w:rsidRDefault="0079505C" w:rsidP="0079505C">
            <w:r w:rsidRPr="00AA699A">
              <w:t>SOH</w:t>
            </w:r>
          </w:p>
        </w:tc>
        <w:tc>
          <w:tcPr>
            <w:tcW w:w="992" w:type="dxa"/>
            <w:vAlign w:val="center"/>
          </w:tcPr>
          <w:p w14:paraId="4F55C9CD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1%</w:t>
            </w:r>
          </w:p>
        </w:tc>
        <w:tc>
          <w:tcPr>
            <w:tcW w:w="3401" w:type="dxa"/>
            <w:vAlign w:val="center"/>
          </w:tcPr>
          <w:p w14:paraId="292B8B8D" w14:textId="248F2A42" w:rsidR="0079505C" w:rsidRPr="00AA699A" w:rsidRDefault="00343C01" w:rsidP="0079505C">
            <w:pPr>
              <w:jc w:val="both"/>
            </w:pPr>
            <w:r w:rsidRPr="00AA699A">
              <w:rPr>
                <w:rFonts w:hint="eastAsia"/>
              </w:rPr>
              <w:t>可放电容量百分比</w:t>
            </w:r>
          </w:p>
        </w:tc>
      </w:tr>
      <w:tr w:rsidR="00703701" w:rsidRPr="00AA699A" w14:paraId="7CDBF6CE" w14:textId="77777777" w:rsidTr="00BD442D">
        <w:tc>
          <w:tcPr>
            <w:tcW w:w="1129" w:type="dxa"/>
            <w:vAlign w:val="center"/>
          </w:tcPr>
          <w:p w14:paraId="135A1758" w14:textId="77777777" w:rsidR="00E10BE0" w:rsidRPr="00AA699A" w:rsidRDefault="0079505C" w:rsidP="0079505C">
            <w:r w:rsidRPr="00AA699A">
              <w:rPr>
                <w:rFonts w:hint="eastAsia"/>
              </w:rPr>
              <w:t>0x0021~</w:t>
            </w:r>
          </w:p>
          <w:p w14:paraId="2B4579DB" w14:textId="12A9B38E" w:rsidR="0079505C" w:rsidRPr="00AA699A" w:rsidRDefault="0079505C" w:rsidP="0079505C">
            <w:r w:rsidRPr="00AA699A">
              <w:rPr>
                <w:rFonts w:hint="eastAsia"/>
              </w:rPr>
              <w:t>0x0022</w:t>
            </w:r>
          </w:p>
        </w:tc>
        <w:tc>
          <w:tcPr>
            <w:tcW w:w="3828" w:type="dxa"/>
          </w:tcPr>
          <w:p w14:paraId="23608055" w14:textId="77777777" w:rsidR="0079505C" w:rsidRPr="00AA699A" w:rsidRDefault="007A6C19" w:rsidP="007A6C19">
            <w:pPr>
              <w:jc w:val="both"/>
            </w:pPr>
            <w:r w:rsidRPr="00AA699A">
              <w:t xml:space="preserve">Remain capacity </w:t>
            </w:r>
            <w:r w:rsidR="0079505C" w:rsidRPr="00AA699A">
              <w:rPr>
                <w:rFonts w:hint="eastAsia"/>
              </w:rPr>
              <w:t>剩余容量</w:t>
            </w:r>
          </w:p>
        </w:tc>
        <w:tc>
          <w:tcPr>
            <w:tcW w:w="992" w:type="dxa"/>
          </w:tcPr>
          <w:p w14:paraId="4827F214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Wh</w:t>
            </w:r>
          </w:p>
        </w:tc>
        <w:tc>
          <w:tcPr>
            <w:tcW w:w="3401" w:type="dxa"/>
          </w:tcPr>
          <w:p w14:paraId="3F7EC1C2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7182653E" w14:textId="77777777" w:rsidTr="00BD442D">
        <w:tc>
          <w:tcPr>
            <w:tcW w:w="1129" w:type="dxa"/>
            <w:vAlign w:val="center"/>
          </w:tcPr>
          <w:p w14:paraId="2D485E72" w14:textId="77777777" w:rsidR="00E10BE0" w:rsidRPr="00AA699A" w:rsidRDefault="0079505C" w:rsidP="0079505C">
            <w:r w:rsidRPr="00AA699A">
              <w:rPr>
                <w:rFonts w:hint="eastAsia"/>
              </w:rPr>
              <w:t>0x0023~</w:t>
            </w:r>
          </w:p>
          <w:p w14:paraId="1D983A0B" w14:textId="16754E45" w:rsidR="0079505C" w:rsidRPr="00AA699A" w:rsidRDefault="0079505C" w:rsidP="0079505C">
            <w:r w:rsidRPr="00AA699A">
              <w:rPr>
                <w:rFonts w:hint="eastAsia"/>
              </w:rPr>
              <w:t>0x0024</w:t>
            </w:r>
          </w:p>
        </w:tc>
        <w:tc>
          <w:tcPr>
            <w:tcW w:w="3828" w:type="dxa"/>
          </w:tcPr>
          <w:p w14:paraId="73F77F8D" w14:textId="77777777" w:rsidR="00082CFD" w:rsidRPr="00AA699A" w:rsidRDefault="00082CFD" w:rsidP="0079505C">
            <w:pPr>
              <w:jc w:val="both"/>
            </w:pPr>
            <w:r w:rsidRPr="00AA699A">
              <w:t>Charge capacity of pile</w:t>
            </w:r>
          </w:p>
          <w:p w14:paraId="78E52FF7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蓄电池充电量</w:t>
            </w:r>
          </w:p>
        </w:tc>
        <w:tc>
          <w:tcPr>
            <w:tcW w:w="992" w:type="dxa"/>
          </w:tcPr>
          <w:p w14:paraId="0B6E1EBB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Wh</w:t>
            </w:r>
          </w:p>
        </w:tc>
        <w:tc>
          <w:tcPr>
            <w:tcW w:w="3401" w:type="dxa"/>
          </w:tcPr>
          <w:p w14:paraId="1A9D9320" w14:textId="77777777" w:rsidR="007A6C19" w:rsidRPr="00AA699A" w:rsidRDefault="007A6C19" w:rsidP="0079505C">
            <w:pPr>
              <w:jc w:val="both"/>
            </w:pPr>
            <w:r w:rsidRPr="00AA699A">
              <w:t>Renew every 5min, clear every day</w:t>
            </w:r>
          </w:p>
          <w:p w14:paraId="2A21E607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分钟更新一次，日清</w:t>
            </w:r>
          </w:p>
        </w:tc>
      </w:tr>
      <w:tr w:rsidR="00703701" w:rsidRPr="00AA699A" w14:paraId="7C47AE1E" w14:textId="77777777" w:rsidTr="00BD442D">
        <w:tc>
          <w:tcPr>
            <w:tcW w:w="1129" w:type="dxa"/>
            <w:vAlign w:val="center"/>
          </w:tcPr>
          <w:p w14:paraId="060B0DAE" w14:textId="77777777" w:rsidR="00E10BE0" w:rsidRPr="00AA699A" w:rsidRDefault="0079505C" w:rsidP="0079505C">
            <w:r w:rsidRPr="00AA699A">
              <w:rPr>
                <w:rFonts w:hint="eastAsia"/>
              </w:rPr>
              <w:t>0x0025~</w:t>
            </w:r>
          </w:p>
          <w:p w14:paraId="3272FF66" w14:textId="2FCDD257" w:rsidR="0079505C" w:rsidRPr="00AA699A" w:rsidRDefault="0079505C" w:rsidP="0079505C">
            <w:r w:rsidRPr="00AA699A">
              <w:rPr>
                <w:rFonts w:hint="eastAsia"/>
              </w:rPr>
              <w:t>0x0026</w:t>
            </w:r>
          </w:p>
        </w:tc>
        <w:tc>
          <w:tcPr>
            <w:tcW w:w="3828" w:type="dxa"/>
          </w:tcPr>
          <w:p w14:paraId="00BCB9E9" w14:textId="77777777" w:rsidR="00082CFD" w:rsidRPr="00AA699A" w:rsidRDefault="00082CFD" w:rsidP="0079505C">
            <w:pPr>
              <w:jc w:val="both"/>
            </w:pPr>
            <w:r w:rsidRPr="00AA699A">
              <w:t>Discharge capacity of pile</w:t>
            </w:r>
          </w:p>
          <w:p w14:paraId="6334C88E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蓄电池放电量</w:t>
            </w:r>
          </w:p>
        </w:tc>
        <w:tc>
          <w:tcPr>
            <w:tcW w:w="992" w:type="dxa"/>
          </w:tcPr>
          <w:p w14:paraId="7AFED02B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Wh</w:t>
            </w:r>
          </w:p>
        </w:tc>
        <w:tc>
          <w:tcPr>
            <w:tcW w:w="3401" w:type="dxa"/>
          </w:tcPr>
          <w:p w14:paraId="1C84EC19" w14:textId="77777777" w:rsidR="007A6C19" w:rsidRPr="00AA699A" w:rsidRDefault="007A6C19" w:rsidP="0079505C">
            <w:pPr>
              <w:jc w:val="both"/>
            </w:pPr>
            <w:r w:rsidRPr="00AA699A">
              <w:t>Renew every 5min, clear every day</w:t>
            </w:r>
          </w:p>
          <w:p w14:paraId="326232E8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分钟更新一次，日清</w:t>
            </w:r>
          </w:p>
        </w:tc>
      </w:tr>
      <w:tr w:rsidR="00703701" w:rsidRPr="00AA699A" w14:paraId="7F0A250B" w14:textId="77777777" w:rsidTr="00BD442D">
        <w:tc>
          <w:tcPr>
            <w:tcW w:w="1129" w:type="dxa"/>
            <w:vAlign w:val="center"/>
          </w:tcPr>
          <w:p w14:paraId="24583069" w14:textId="77777777" w:rsidR="00E10BE0" w:rsidRPr="00AA699A" w:rsidRDefault="0079505C" w:rsidP="0079505C">
            <w:r w:rsidRPr="00AA699A">
              <w:rPr>
                <w:rFonts w:hint="eastAsia"/>
              </w:rPr>
              <w:t>0x</w:t>
            </w:r>
            <w:r w:rsidR="00931F0F" w:rsidRPr="00AA699A">
              <w:t>00</w:t>
            </w:r>
            <w:r w:rsidRPr="00AA699A">
              <w:rPr>
                <w:rFonts w:hint="eastAsia"/>
              </w:rPr>
              <w:t>27~</w:t>
            </w:r>
          </w:p>
          <w:p w14:paraId="64EFABCF" w14:textId="5CE04F89" w:rsidR="0079505C" w:rsidRPr="00AA699A" w:rsidRDefault="0079505C" w:rsidP="0079505C">
            <w:r w:rsidRPr="00AA699A">
              <w:rPr>
                <w:rFonts w:hint="eastAsia"/>
              </w:rPr>
              <w:t>0x0028</w:t>
            </w:r>
          </w:p>
        </w:tc>
        <w:tc>
          <w:tcPr>
            <w:tcW w:w="3828" w:type="dxa"/>
          </w:tcPr>
          <w:p w14:paraId="599F083A" w14:textId="77777777" w:rsidR="00082CFD" w:rsidRPr="00AA699A" w:rsidRDefault="00082CFD" w:rsidP="0079505C">
            <w:pPr>
              <w:jc w:val="both"/>
            </w:pPr>
            <w:r w:rsidRPr="00AA699A">
              <w:t>Daily accumulate charge capacity</w:t>
            </w:r>
          </w:p>
          <w:p w14:paraId="450B85B7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当日累积充电量</w:t>
            </w:r>
          </w:p>
        </w:tc>
        <w:tc>
          <w:tcPr>
            <w:tcW w:w="992" w:type="dxa"/>
          </w:tcPr>
          <w:p w14:paraId="6615A5DB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Wh</w:t>
            </w:r>
          </w:p>
        </w:tc>
        <w:tc>
          <w:tcPr>
            <w:tcW w:w="3401" w:type="dxa"/>
          </w:tcPr>
          <w:p w14:paraId="67889D5F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4302C64B" w14:textId="77777777" w:rsidTr="00BD442D">
        <w:tc>
          <w:tcPr>
            <w:tcW w:w="1129" w:type="dxa"/>
            <w:vAlign w:val="center"/>
          </w:tcPr>
          <w:p w14:paraId="1F63BABD" w14:textId="77777777" w:rsidR="00E10BE0" w:rsidRPr="00AA699A" w:rsidRDefault="0079505C" w:rsidP="0079505C">
            <w:r w:rsidRPr="00AA699A">
              <w:rPr>
                <w:rFonts w:hint="eastAsia"/>
              </w:rPr>
              <w:t>0x0029~</w:t>
            </w:r>
          </w:p>
          <w:p w14:paraId="433C078A" w14:textId="515E07F2" w:rsidR="0079505C" w:rsidRPr="00AA699A" w:rsidRDefault="0079505C" w:rsidP="0079505C">
            <w:r w:rsidRPr="00AA699A">
              <w:rPr>
                <w:rFonts w:hint="eastAsia"/>
              </w:rPr>
              <w:t>0x002A</w:t>
            </w:r>
          </w:p>
        </w:tc>
        <w:tc>
          <w:tcPr>
            <w:tcW w:w="3828" w:type="dxa"/>
          </w:tcPr>
          <w:p w14:paraId="70FA0C60" w14:textId="77777777" w:rsidR="00082CFD" w:rsidRPr="00AA699A" w:rsidRDefault="00082CFD" w:rsidP="0079505C">
            <w:pPr>
              <w:jc w:val="both"/>
            </w:pPr>
            <w:r w:rsidRPr="00AA699A">
              <w:t>Daily accumulate discharge capacity</w:t>
            </w:r>
          </w:p>
          <w:p w14:paraId="43B9B782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当日累积放电量</w:t>
            </w:r>
          </w:p>
        </w:tc>
        <w:tc>
          <w:tcPr>
            <w:tcW w:w="992" w:type="dxa"/>
          </w:tcPr>
          <w:p w14:paraId="46C1E126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Wh</w:t>
            </w:r>
          </w:p>
        </w:tc>
        <w:tc>
          <w:tcPr>
            <w:tcW w:w="3401" w:type="dxa"/>
          </w:tcPr>
          <w:p w14:paraId="16E7505D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0D2580E5" w14:textId="77777777" w:rsidTr="00BD442D">
        <w:tc>
          <w:tcPr>
            <w:tcW w:w="1129" w:type="dxa"/>
            <w:vAlign w:val="center"/>
          </w:tcPr>
          <w:p w14:paraId="632D2033" w14:textId="77777777" w:rsidR="00E10BE0" w:rsidRPr="00AA699A" w:rsidRDefault="0079505C" w:rsidP="0079505C">
            <w:r w:rsidRPr="00AA699A">
              <w:rPr>
                <w:rFonts w:hint="eastAsia"/>
              </w:rPr>
              <w:t>0x002B~</w:t>
            </w:r>
          </w:p>
          <w:p w14:paraId="5C7E0229" w14:textId="5FA8A0C9" w:rsidR="0079505C" w:rsidRPr="00AA699A" w:rsidRDefault="0079505C" w:rsidP="0079505C">
            <w:r w:rsidRPr="00AA699A">
              <w:rPr>
                <w:rFonts w:hint="eastAsia"/>
              </w:rPr>
              <w:t>0x002C</w:t>
            </w:r>
          </w:p>
        </w:tc>
        <w:tc>
          <w:tcPr>
            <w:tcW w:w="3828" w:type="dxa"/>
          </w:tcPr>
          <w:p w14:paraId="6925D3B5" w14:textId="77777777" w:rsidR="00082CFD" w:rsidRPr="00AA699A" w:rsidRDefault="00082CFD" w:rsidP="0079505C">
            <w:pPr>
              <w:jc w:val="both"/>
            </w:pPr>
            <w:r w:rsidRPr="00AA699A">
              <w:t>History accumulate charge capacity</w:t>
            </w:r>
          </w:p>
          <w:p w14:paraId="6B37A769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历史累积充电量</w:t>
            </w:r>
          </w:p>
        </w:tc>
        <w:tc>
          <w:tcPr>
            <w:tcW w:w="992" w:type="dxa"/>
          </w:tcPr>
          <w:p w14:paraId="511E4D1F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KWh</w:t>
            </w:r>
          </w:p>
        </w:tc>
        <w:tc>
          <w:tcPr>
            <w:tcW w:w="3401" w:type="dxa"/>
          </w:tcPr>
          <w:p w14:paraId="12818059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3F3A6587" w14:textId="77777777" w:rsidTr="00BD442D">
        <w:tc>
          <w:tcPr>
            <w:tcW w:w="1129" w:type="dxa"/>
            <w:vAlign w:val="center"/>
          </w:tcPr>
          <w:p w14:paraId="5838C444" w14:textId="77777777" w:rsidR="00E10BE0" w:rsidRPr="00AA699A" w:rsidRDefault="0079505C" w:rsidP="0079505C">
            <w:r w:rsidRPr="00AA699A">
              <w:rPr>
                <w:rFonts w:hint="eastAsia"/>
              </w:rPr>
              <w:t>0x002D~</w:t>
            </w:r>
          </w:p>
          <w:p w14:paraId="72CE8B42" w14:textId="0FC6C9CF" w:rsidR="0079505C" w:rsidRPr="00AA699A" w:rsidRDefault="0079505C" w:rsidP="0079505C">
            <w:r w:rsidRPr="00AA699A">
              <w:rPr>
                <w:rFonts w:hint="eastAsia"/>
              </w:rPr>
              <w:t>0x002E</w:t>
            </w:r>
          </w:p>
        </w:tc>
        <w:tc>
          <w:tcPr>
            <w:tcW w:w="3828" w:type="dxa"/>
          </w:tcPr>
          <w:p w14:paraId="78C15A69" w14:textId="77777777" w:rsidR="00082CFD" w:rsidRPr="00AA699A" w:rsidRDefault="00082CFD" w:rsidP="00BD442D">
            <w:r w:rsidRPr="00AA699A">
              <w:t>History accumulate discharge capacity</w:t>
            </w:r>
          </w:p>
          <w:p w14:paraId="2CB65CAA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历史累积放电量</w:t>
            </w:r>
          </w:p>
        </w:tc>
        <w:tc>
          <w:tcPr>
            <w:tcW w:w="992" w:type="dxa"/>
          </w:tcPr>
          <w:p w14:paraId="6B0DBC99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KWh</w:t>
            </w:r>
          </w:p>
        </w:tc>
        <w:tc>
          <w:tcPr>
            <w:tcW w:w="3401" w:type="dxa"/>
          </w:tcPr>
          <w:p w14:paraId="0909276E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18B22137" w14:textId="77777777" w:rsidTr="00BD442D">
        <w:tc>
          <w:tcPr>
            <w:tcW w:w="1129" w:type="dxa"/>
            <w:vAlign w:val="center"/>
          </w:tcPr>
          <w:p w14:paraId="3E55B938" w14:textId="77777777" w:rsidR="0079505C" w:rsidRPr="00AA699A" w:rsidRDefault="0079505C" w:rsidP="0079505C">
            <w:r w:rsidRPr="00AA699A">
              <w:rPr>
                <w:rFonts w:hint="eastAsia"/>
              </w:rPr>
              <w:t>0x002F</w:t>
            </w:r>
          </w:p>
        </w:tc>
        <w:tc>
          <w:tcPr>
            <w:tcW w:w="3828" w:type="dxa"/>
          </w:tcPr>
          <w:p w14:paraId="79AF76A0" w14:textId="77777777" w:rsidR="0013433D" w:rsidRPr="00AA699A" w:rsidRDefault="0013433D" w:rsidP="0079505C">
            <w:r w:rsidRPr="00AA699A">
              <w:t>Force charge request mark</w:t>
            </w:r>
          </w:p>
          <w:p w14:paraId="5B66DDCC" w14:textId="77777777" w:rsidR="0079505C" w:rsidRPr="00AA699A" w:rsidRDefault="0079505C" w:rsidP="0079505C">
            <w:r w:rsidRPr="00AA699A">
              <w:rPr>
                <w:rFonts w:hint="eastAsia"/>
              </w:rPr>
              <w:t>强充标志位</w:t>
            </w:r>
          </w:p>
        </w:tc>
        <w:tc>
          <w:tcPr>
            <w:tcW w:w="992" w:type="dxa"/>
            <w:vAlign w:val="center"/>
          </w:tcPr>
          <w:p w14:paraId="1457B6C0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  <w:vAlign w:val="center"/>
          </w:tcPr>
          <w:p w14:paraId="040A9CD9" w14:textId="77777777" w:rsidR="0013433D" w:rsidRPr="00AA699A" w:rsidRDefault="0013433D" w:rsidP="0079505C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t>: request; 0: Null</w:t>
            </w:r>
          </w:p>
          <w:p w14:paraId="262FF40B" w14:textId="77777777" w:rsidR="0013433D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：请求强充；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703701" w:rsidRPr="00AA699A" w14:paraId="477783A7" w14:textId="77777777" w:rsidTr="00BD442D">
        <w:tc>
          <w:tcPr>
            <w:tcW w:w="1129" w:type="dxa"/>
            <w:vAlign w:val="center"/>
          </w:tcPr>
          <w:p w14:paraId="04B0FEF2" w14:textId="77777777" w:rsidR="0079505C" w:rsidRPr="00AA699A" w:rsidRDefault="0079505C" w:rsidP="0079505C">
            <w:r w:rsidRPr="00AA699A">
              <w:rPr>
                <w:rFonts w:hint="eastAsia"/>
              </w:rPr>
              <w:t>0x0030</w:t>
            </w:r>
          </w:p>
        </w:tc>
        <w:tc>
          <w:tcPr>
            <w:tcW w:w="3828" w:type="dxa"/>
          </w:tcPr>
          <w:p w14:paraId="153133BA" w14:textId="77777777" w:rsidR="0013433D" w:rsidRPr="00AA699A" w:rsidRDefault="0013433D" w:rsidP="0079505C">
            <w:r w:rsidRPr="00AA699A">
              <w:t>Balance charge request mark</w:t>
            </w:r>
          </w:p>
          <w:p w14:paraId="1B9A27B0" w14:textId="77777777" w:rsidR="0079505C" w:rsidRPr="00AA699A" w:rsidRDefault="0079505C" w:rsidP="0079505C">
            <w:r w:rsidRPr="00AA699A">
              <w:rPr>
                <w:rFonts w:hint="eastAsia"/>
              </w:rPr>
              <w:t>均充标志位</w:t>
            </w:r>
          </w:p>
        </w:tc>
        <w:tc>
          <w:tcPr>
            <w:tcW w:w="992" w:type="dxa"/>
            <w:vAlign w:val="center"/>
          </w:tcPr>
          <w:p w14:paraId="03F1387F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  <w:vAlign w:val="center"/>
          </w:tcPr>
          <w:p w14:paraId="58112465" w14:textId="77777777" w:rsidR="0013433D" w:rsidRPr="00AA699A" w:rsidRDefault="0013433D" w:rsidP="0079505C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t>: request; 0: Null</w:t>
            </w:r>
          </w:p>
          <w:p w14:paraId="24AE22BD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：请求均充；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703701" w:rsidRPr="00AA699A" w14:paraId="799B8B22" w14:textId="77777777" w:rsidTr="00BD442D">
        <w:tc>
          <w:tcPr>
            <w:tcW w:w="1129" w:type="dxa"/>
          </w:tcPr>
          <w:p w14:paraId="4F027316" w14:textId="77777777" w:rsidR="0079505C" w:rsidRPr="00AA699A" w:rsidRDefault="0079505C" w:rsidP="0079505C">
            <w:r w:rsidRPr="00AA699A">
              <w:rPr>
                <w:rFonts w:hint="eastAsia"/>
              </w:rPr>
              <w:t>0x0031</w:t>
            </w:r>
          </w:p>
        </w:tc>
        <w:tc>
          <w:tcPr>
            <w:tcW w:w="3828" w:type="dxa"/>
          </w:tcPr>
          <w:p w14:paraId="2C05EF88" w14:textId="7BC0121D" w:rsidR="0079505C" w:rsidRPr="00AA699A" w:rsidRDefault="0086778B" w:rsidP="0079505C">
            <w:pPr>
              <w:jc w:val="both"/>
            </w:pPr>
            <w:r w:rsidRPr="00AA699A">
              <w:t xml:space="preserve">Reserve </w:t>
            </w:r>
            <w:r w:rsidR="0079505C" w:rsidRPr="00AA699A">
              <w:rPr>
                <w:rFonts w:hint="eastAsia"/>
              </w:rPr>
              <w:t>保留</w:t>
            </w:r>
          </w:p>
        </w:tc>
        <w:tc>
          <w:tcPr>
            <w:tcW w:w="992" w:type="dxa"/>
          </w:tcPr>
          <w:p w14:paraId="7AC2F464" w14:textId="2BE0E1EB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  <w:vAlign w:val="center"/>
          </w:tcPr>
          <w:p w14:paraId="2426A52E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1FBEC24E" w14:textId="77777777" w:rsidTr="00BD442D">
        <w:tc>
          <w:tcPr>
            <w:tcW w:w="1129" w:type="dxa"/>
          </w:tcPr>
          <w:p w14:paraId="3F0114C5" w14:textId="77777777" w:rsidR="00E10BE0" w:rsidRPr="00AA699A" w:rsidRDefault="0079505C" w:rsidP="0079505C">
            <w:r w:rsidRPr="00AA699A">
              <w:t>0x0032~</w:t>
            </w:r>
          </w:p>
          <w:p w14:paraId="5F3584BF" w14:textId="1484A02A" w:rsidR="0079505C" w:rsidRPr="00AA699A" w:rsidRDefault="0079505C" w:rsidP="0079505C">
            <w:r w:rsidRPr="00AA699A">
              <w:t>0x0033</w:t>
            </w:r>
          </w:p>
        </w:tc>
        <w:tc>
          <w:tcPr>
            <w:tcW w:w="3828" w:type="dxa"/>
          </w:tcPr>
          <w:p w14:paraId="233274B8" w14:textId="77777777" w:rsidR="0086778B" w:rsidRPr="00AA699A" w:rsidRDefault="0086778B" w:rsidP="0079505C">
            <w:pPr>
              <w:jc w:val="both"/>
            </w:pPr>
            <w:r w:rsidRPr="00AA699A">
              <w:t>Error code 1</w:t>
            </w:r>
          </w:p>
          <w:p w14:paraId="61B48ECF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故障代码</w:t>
            </w:r>
            <w:r w:rsidRPr="00AA699A"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66D77E7A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  <w:vAlign w:val="center"/>
          </w:tcPr>
          <w:p w14:paraId="741C0202" w14:textId="77777777" w:rsidR="0086778B" w:rsidRPr="00AA699A" w:rsidRDefault="0086778B" w:rsidP="0079505C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: Null; other: code number</w:t>
            </w:r>
          </w:p>
          <w:p w14:paraId="7185F1F2" w14:textId="77777777" w:rsidR="0079505C" w:rsidRPr="00AA699A" w:rsidRDefault="0079505C" w:rsidP="0079505C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表示无故障，非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表示有故障</w:t>
            </w:r>
          </w:p>
          <w:p w14:paraId="3A9FCE6B" w14:textId="77777777" w:rsidR="0041231D" w:rsidRPr="00AA699A" w:rsidRDefault="0041231D" w:rsidP="0079505C">
            <w:pPr>
              <w:jc w:val="both"/>
            </w:pPr>
            <w:r w:rsidRPr="00AA699A">
              <w:rPr>
                <w:rFonts w:hint="eastAsia"/>
              </w:rPr>
              <w:t>详细见</w:t>
            </w: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Pr="00AA699A">
              <w:t>V</w:t>
            </w:r>
          </w:p>
        </w:tc>
      </w:tr>
      <w:tr w:rsidR="00703701" w:rsidRPr="00AA699A" w14:paraId="5F0CCBDC" w14:textId="77777777" w:rsidTr="00BD442D">
        <w:tc>
          <w:tcPr>
            <w:tcW w:w="1129" w:type="dxa"/>
          </w:tcPr>
          <w:p w14:paraId="6A932AE9" w14:textId="77777777" w:rsidR="00E10BE0" w:rsidRPr="00AA699A" w:rsidRDefault="0079505C" w:rsidP="0079505C">
            <w:r w:rsidRPr="00AA699A">
              <w:rPr>
                <w:rFonts w:hint="eastAsia"/>
              </w:rPr>
              <w:t>0x0034~</w:t>
            </w:r>
          </w:p>
          <w:p w14:paraId="7430DF3C" w14:textId="493E0002" w:rsidR="0079505C" w:rsidRPr="00AA699A" w:rsidRDefault="0079505C" w:rsidP="0079505C">
            <w:r w:rsidRPr="00AA699A">
              <w:rPr>
                <w:rFonts w:hint="eastAsia"/>
              </w:rPr>
              <w:t>0x0035</w:t>
            </w:r>
          </w:p>
        </w:tc>
        <w:tc>
          <w:tcPr>
            <w:tcW w:w="3828" w:type="dxa"/>
          </w:tcPr>
          <w:p w14:paraId="11F0E3C8" w14:textId="77777777" w:rsidR="0086778B" w:rsidRPr="00AA699A" w:rsidRDefault="0086778B" w:rsidP="0079505C">
            <w:pPr>
              <w:jc w:val="both"/>
            </w:pPr>
            <w:r w:rsidRPr="00AA699A">
              <w:t>Error code 2</w:t>
            </w:r>
          </w:p>
          <w:p w14:paraId="615F212F" w14:textId="77777777" w:rsidR="0079505C" w:rsidRPr="00AA699A" w:rsidRDefault="0079505C" w:rsidP="0079505C">
            <w:pPr>
              <w:jc w:val="both"/>
            </w:pPr>
            <w:r w:rsidRPr="00AA699A">
              <w:t>故障代码</w:t>
            </w:r>
            <w:r w:rsidRPr="00AA699A"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1988E463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</w:tcPr>
          <w:p w14:paraId="47C155FE" w14:textId="40523AFF" w:rsidR="0079505C" w:rsidRPr="00724752" w:rsidRDefault="00B50A4E" w:rsidP="0079505C">
            <w:pPr>
              <w:jc w:val="both"/>
              <w:rPr>
                <w:highlight w:val="yellow"/>
              </w:rPr>
            </w:pPr>
            <w:r w:rsidRPr="00724752">
              <w:rPr>
                <w:rFonts w:hint="eastAsia"/>
                <w:highlight w:val="yellow"/>
              </w:rPr>
              <w:t>预留，暂无故障码</w:t>
            </w:r>
            <w:r w:rsidRPr="00724752">
              <w:rPr>
                <w:rFonts w:hint="eastAsia"/>
                <w:highlight w:val="yellow"/>
              </w:rPr>
              <w:t>2</w:t>
            </w:r>
            <w:r w:rsidRPr="00724752">
              <w:rPr>
                <w:rFonts w:hint="eastAsia"/>
                <w:highlight w:val="yellow"/>
              </w:rPr>
              <w:t>定义</w:t>
            </w:r>
          </w:p>
        </w:tc>
      </w:tr>
      <w:tr w:rsidR="00703701" w:rsidRPr="00AA699A" w14:paraId="49FAEF9F" w14:textId="77777777" w:rsidTr="00BD442D">
        <w:tc>
          <w:tcPr>
            <w:tcW w:w="1129" w:type="dxa"/>
            <w:vAlign w:val="center"/>
          </w:tcPr>
          <w:p w14:paraId="08F5A7EB" w14:textId="77777777" w:rsidR="0079505C" w:rsidRPr="00AA699A" w:rsidRDefault="0079505C" w:rsidP="0079505C">
            <w:r w:rsidRPr="00AA699A">
              <w:rPr>
                <w:rFonts w:hint="eastAsia"/>
              </w:rPr>
              <w:t>0x0036</w:t>
            </w:r>
          </w:p>
        </w:tc>
        <w:tc>
          <w:tcPr>
            <w:tcW w:w="3828" w:type="dxa"/>
          </w:tcPr>
          <w:p w14:paraId="5337928D" w14:textId="77777777" w:rsidR="0086778B" w:rsidRPr="00AA699A" w:rsidRDefault="0086778B" w:rsidP="0079505C">
            <w:r w:rsidRPr="00AA699A">
              <w:t>Module number in series</w:t>
            </w:r>
          </w:p>
          <w:p w14:paraId="15FDFD32" w14:textId="77777777" w:rsidR="0079505C" w:rsidRPr="00AA699A" w:rsidRDefault="0079505C" w:rsidP="0079505C">
            <w:r w:rsidRPr="00AA699A">
              <w:rPr>
                <w:rFonts w:hint="eastAsia"/>
              </w:rPr>
              <w:t>电池组模块串联数</w:t>
            </w:r>
          </w:p>
        </w:tc>
        <w:tc>
          <w:tcPr>
            <w:tcW w:w="992" w:type="dxa"/>
          </w:tcPr>
          <w:p w14:paraId="4BE73610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</w:tcPr>
          <w:p w14:paraId="0011E7EC" w14:textId="77777777" w:rsidR="0079505C" w:rsidRPr="00AA699A" w:rsidRDefault="0079505C" w:rsidP="0079505C">
            <w:pPr>
              <w:jc w:val="both"/>
            </w:pPr>
          </w:p>
        </w:tc>
      </w:tr>
      <w:tr w:rsidR="00703701" w:rsidRPr="00AA699A" w14:paraId="530A8CBA" w14:textId="77777777" w:rsidTr="00BD442D">
        <w:tc>
          <w:tcPr>
            <w:tcW w:w="1129" w:type="dxa"/>
            <w:vAlign w:val="center"/>
          </w:tcPr>
          <w:p w14:paraId="3AC78B05" w14:textId="77777777" w:rsidR="0079505C" w:rsidRPr="00AA699A" w:rsidRDefault="0079505C" w:rsidP="0079505C">
            <w:r w:rsidRPr="00AA699A">
              <w:rPr>
                <w:rFonts w:hint="eastAsia"/>
              </w:rPr>
              <w:t>0x0037</w:t>
            </w:r>
          </w:p>
        </w:tc>
        <w:tc>
          <w:tcPr>
            <w:tcW w:w="3828" w:type="dxa"/>
          </w:tcPr>
          <w:p w14:paraId="142D0148" w14:textId="77777777" w:rsidR="0086778B" w:rsidRPr="00AA699A" w:rsidRDefault="0086778B" w:rsidP="0079505C">
            <w:r w:rsidRPr="00AA699A">
              <w:t>Cell number in series</w:t>
            </w:r>
          </w:p>
          <w:p w14:paraId="1D96DF0E" w14:textId="77777777" w:rsidR="0079505C" w:rsidRPr="00AA699A" w:rsidRDefault="0079505C" w:rsidP="0079505C">
            <w:r w:rsidRPr="00AA699A">
              <w:t>电池组单体串联数</w:t>
            </w:r>
          </w:p>
        </w:tc>
        <w:tc>
          <w:tcPr>
            <w:tcW w:w="992" w:type="dxa"/>
          </w:tcPr>
          <w:p w14:paraId="3FF7E2E5" w14:textId="77777777" w:rsidR="0079505C" w:rsidRPr="00AA699A" w:rsidRDefault="0079505C" w:rsidP="0079505C">
            <w:pPr>
              <w:jc w:val="both"/>
            </w:pPr>
          </w:p>
        </w:tc>
        <w:tc>
          <w:tcPr>
            <w:tcW w:w="3401" w:type="dxa"/>
            <w:vAlign w:val="center"/>
          </w:tcPr>
          <w:p w14:paraId="23C8379F" w14:textId="77777777" w:rsidR="0079505C" w:rsidRPr="00AA699A" w:rsidRDefault="0079505C" w:rsidP="0079505C">
            <w:pPr>
              <w:jc w:val="both"/>
            </w:pPr>
          </w:p>
        </w:tc>
      </w:tr>
      <w:tr w:rsidR="005851E5" w:rsidRPr="00AA699A" w14:paraId="581040A5" w14:textId="77777777" w:rsidTr="00BD442D">
        <w:tc>
          <w:tcPr>
            <w:tcW w:w="1129" w:type="dxa"/>
            <w:vAlign w:val="center"/>
          </w:tcPr>
          <w:p w14:paraId="56C59DBA" w14:textId="77777777" w:rsidR="005851E5" w:rsidRPr="00AA699A" w:rsidRDefault="005851E5" w:rsidP="005851E5">
            <w:r w:rsidRPr="00AA699A">
              <w:rPr>
                <w:rFonts w:hint="eastAsia"/>
              </w:rPr>
              <w:t>0x0038</w:t>
            </w:r>
          </w:p>
        </w:tc>
        <w:tc>
          <w:tcPr>
            <w:tcW w:w="3828" w:type="dxa"/>
            <w:vAlign w:val="center"/>
          </w:tcPr>
          <w:p w14:paraId="7640C075" w14:textId="77777777" w:rsidR="005851E5" w:rsidRPr="00AA699A" w:rsidRDefault="005851E5" w:rsidP="009E50E3">
            <w:pPr>
              <w:rPr>
                <w:rFonts w:ascii="Arial" w:hAnsi="Arial" w:cs="Arial"/>
              </w:rPr>
            </w:pPr>
            <w:r w:rsidRPr="00AA699A">
              <w:t>Charge forbidden mark</w:t>
            </w:r>
          </w:p>
          <w:p w14:paraId="2D244B2E" w14:textId="77777777" w:rsidR="005851E5" w:rsidRPr="00AA699A" w:rsidRDefault="005851E5" w:rsidP="009E50E3">
            <w:pPr>
              <w:jc w:val="both"/>
            </w:pPr>
            <w:r w:rsidRPr="00AA699A">
              <w:rPr>
                <w:rFonts w:ascii="Arial" w:hAnsi="Arial" w:cs="Arial"/>
              </w:rPr>
              <w:t>禁止充电标志</w:t>
            </w:r>
          </w:p>
        </w:tc>
        <w:tc>
          <w:tcPr>
            <w:tcW w:w="992" w:type="dxa"/>
            <w:vAlign w:val="center"/>
          </w:tcPr>
          <w:p w14:paraId="6464F528" w14:textId="77777777" w:rsidR="005851E5" w:rsidRPr="00AA699A" w:rsidRDefault="005851E5" w:rsidP="009E50E3">
            <w:pPr>
              <w:jc w:val="both"/>
            </w:pPr>
          </w:p>
        </w:tc>
        <w:tc>
          <w:tcPr>
            <w:tcW w:w="3401" w:type="dxa"/>
            <w:vAlign w:val="center"/>
          </w:tcPr>
          <w:p w14:paraId="101DEA62" w14:textId="77777777" w:rsidR="005851E5" w:rsidRPr="00AA699A" w:rsidRDefault="005851E5" w:rsidP="009E50E3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t>: request; 0: Null</w:t>
            </w:r>
          </w:p>
          <w:p w14:paraId="66B565D3" w14:textId="77777777" w:rsidR="005851E5" w:rsidRPr="00AA699A" w:rsidRDefault="005851E5" w:rsidP="009E50E3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：禁止充电；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5851E5" w:rsidRPr="00AA699A" w14:paraId="0B815E3C" w14:textId="77777777" w:rsidTr="00BD442D">
        <w:tc>
          <w:tcPr>
            <w:tcW w:w="1129" w:type="dxa"/>
            <w:vAlign w:val="center"/>
          </w:tcPr>
          <w:p w14:paraId="028CD07D" w14:textId="77777777" w:rsidR="005851E5" w:rsidRPr="00AA699A" w:rsidRDefault="005851E5" w:rsidP="000A5DE8">
            <w:pPr>
              <w:jc w:val="both"/>
            </w:pPr>
            <w:r w:rsidRPr="00AA699A">
              <w:rPr>
                <w:rFonts w:hint="eastAsia"/>
              </w:rPr>
              <w:t>0x0039</w:t>
            </w:r>
          </w:p>
        </w:tc>
        <w:tc>
          <w:tcPr>
            <w:tcW w:w="3828" w:type="dxa"/>
            <w:vAlign w:val="center"/>
          </w:tcPr>
          <w:p w14:paraId="6F26F704" w14:textId="77777777" w:rsidR="005851E5" w:rsidRPr="00AA699A" w:rsidRDefault="005851E5" w:rsidP="000A5DE8">
            <w:pPr>
              <w:jc w:val="both"/>
            </w:pPr>
            <w:r w:rsidRPr="00AA699A">
              <w:t>Discharge forbidden mark</w:t>
            </w:r>
          </w:p>
          <w:p w14:paraId="44DF49B8" w14:textId="77777777" w:rsidR="005851E5" w:rsidRPr="00AA699A" w:rsidRDefault="005851E5" w:rsidP="000A5DE8">
            <w:pPr>
              <w:jc w:val="both"/>
            </w:pPr>
            <w:r w:rsidRPr="00AA699A">
              <w:lastRenderedPageBreak/>
              <w:t>禁止放电标志</w:t>
            </w:r>
          </w:p>
        </w:tc>
        <w:tc>
          <w:tcPr>
            <w:tcW w:w="992" w:type="dxa"/>
            <w:vAlign w:val="center"/>
          </w:tcPr>
          <w:p w14:paraId="451BEC96" w14:textId="77777777" w:rsidR="005851E5" w:rsidRPr="00AA699A" w:rsidRDefault="005851E5" w:rsidP="000A5DE8">
            <w:pPr>
              <w:jc w:val="both"/>
            </w:pPr>
          </w:p>
        </w:tc>
        <w:tc>
          <w:tcPr>
            <w:tcW w:w="3401" w:type="dxa"/>
            <w:vAlign w:val="center"/>
          </w:tcPr>
          <w:p w14:paraId="5B50210A" w14:textId="77777777" w:rsidR="005851E5" w:rsidRPr="00AA699A" w:rsidRDefault="005851E5" w:rsidP="000A5DE8">
            <w:pPr>
              <w:jc w:val="both"/>
            </w:pPr>
            <w:r w:rsidRPr="00AA699A">
              <w:rPr>
                <w:rFonts w:hint="eastAsia"/>
              </w:rPr>
              <w:t>1</w:t>
            </w:r>
            <w:r w:rsidRPr="00AA699A">
              <w:t>: request; 0: Null</w:t>
            </w:r>
          </w:p>
          <w:p w14:paraId="2C1061B6" w14:textId="77777777" w:rsidR="005851E5" w:rsidRPr="00AA699A" w:rsidRDefault="005851E5" w:rsidP="000A5DE8">
            <w:pPr>
              <w:jc w:val="both"/>
            </w:pPr>
            <w:r w:rsidRPr="00AA699A">
              <w:rPr>
                <w:rFonts w:hint="eastAsia"/>
              </w:rPr>
              <w:lastRenderedPageBreak/>
              <w:t>1</w:t>
            </w:r>
            <w:r w:rsidRPr="00AA699A">
              <w:rPr>
                <w:rFonts w:hint="eastAsia"/>
              </w:rPr>
              <w:t>：禁止放电；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A75FA4" w:rsidRPr="00AA699A" w14:paraId="1340352A" w14:textId="77777777" w:rsidTr="00BD442D">
        <w:tc>
          <w:tcPr>
            <w:tcW w:w="1129" w:type="dxa"/>
          </w:tcPr>
          <w:p w14:paraId="7D08D279" w14:textId="082FA441" w:rsidR="00A75FA4" w:rsidRPr="00AA699A" w:rsidRDefault="00A75FA4" w:rsidP="000A5DE8">
            <w:pPr>
              <w:jc w:val="both"/>
            </w:pPr>
            <w:r w:rsidRPr="00AA699A">
              <w:lastRenderedPageBreak/>
              <w:t>0x003A</w:t>
            </w:r>
          </w:p>
        </w:tc>
        <w:tc>
          <w:tcPr>
            <w:tcW w:w="3828" w:type="dxa"/>
          </w:tcPr>
          <w:p w14:paraId="521746AA" w14:textId="77777777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电池组的电压规格</w:t>
            </w:r>
          </w:p>
          <w:p w14:paraId="567F7261" w14:textId="220022EC" w:rsidR="00A75FA4" w:rsidRPr="00AA699A" w:rsidRDefault="00A75FA4" w:rsidP="000A5DE8">
            <w:pPr>
              <w:jc w:val="both"/>
            </w:pPr>
            <w:r w:rsidRPr="00AA699A">
              <w:t>Module Nominal Voltage</w:t>
            </w:r>
          </w:p>
        </w:tc>
        <w:tc>
          <w:tcPr>
            <w:tcW w:w="992" w:type="dxa"/>
          </w:tcPr>
          <w:p w14:paraId="7253C7FB" w14:textId="237730A5" w:rsidR="00A75FA4" w:rsidRPr="00AA699A" w:rsidRDefault="00A75FA4" w:rsidP="000A5DE8">
            <w:pPr>
              <w:jc w:val="both"/>
            </w:pPr>
            <w:r w:rsidRPr="00AA699A">
              <w:t>0.1V</w:t>
            </w:r>
          </w:p>
        </w:tc>
        <w:tc>
          <w:tcPr>
            <w:tcW w:w="3401" w:type="dxa"/>
          </w:tcPr>
          <w:p w14:paraId="132BD2BC" w14:textId="434F8E87" w:rsidR="00A75FA4" w:rsidRPr="00AA699A" w:rsidRDefault="00A75FA4" w:rsidP="000A5DE8">
            <w:pPr>
              <w:jc w:val="both"/>
            </w:pPr>
            <w:r w:rsidRPr="00AA699A">
              <w:t>(3.2*cell amount in serial)</w:t>
            </w:r>
          </w:p>
        </w:tc>
      </w:tr>
      <w:tr w:rsidR="00A75FA4" w:rsidRPr="00AA699A" w14:paraId="7B45542F" w14:textId="77777777" w:rsidTr="00BD442D">
        <w:tc>
          <w:tcPr>
            <w:tcW w:w="1129" w:type="dxa"/>
          </w:tcPr>
          <w:p w14:paraId="3314E940" w14:textId="5FDD10C0" w:rsidR="00A75FA4" w:rsidRPr="00AA699A" w:rsidRDefault="00A75FA4" w:rsidP="000A5DE8">
            <w:pPr>
              <w:jc w:val="both"/>
            </w:pPr>
            <w:r w:rsidRPr="00AA699A">
              <w:t>0x003B</w:t>
            </w:r>
          </w:p>
        </w:tc>
        <w:tc>
          <w:tcPr>
            <w:tcW w:w="3828" w:type="dxa"/>
          </w:tcPr>
          <w:p w14:paraId="6457A17F" w14:textId="77777777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电池组的容量规格</w:t>
            </w:r>
          </w:p>
          <w:p w14:paraId="4444F951" w14:textId="7E65F6D2" w:rsidR="00A75FA4" w:rsidRPr="00AA699A" w:rsidRDefault="00A75FA4" w:rsidP="000A5DE8">
            <w:pPr>
              <w:jc w:val="both"/>
            </w:pPr>
            <w:r w:rsidRPr="00AA699A">
              <w:t>Module Nominal Capacity</w:t>
            </w:r>
          </w:p>
        </w:tc>
        <w:tc>
          <w:tcPr>
            <w:tcW w:w="992" w:type="dxa"/>
          </w:tcPr>
          <w:p w14:paraId="251D73B1" w14:textId="0B60281F" w:rsidR="00A75FA4" w:rsidRPr="00AA699A" w:rsidRDefault="00A75FA4" w:rsidP="000A5DE8">
            <w:pPr>
              <w:jc w:val="both"/>
            </w:pPr>
            <w:r w:rsidRPr="00AA699A">
              <w:t>1AH</w:t>
            </w:r>
          </w:p>
        </w:tc>
        <w:tc>
          <w:tcPr>
            <w:tcW w:w="3401" w:type="dxa"/>
          </w:tcPr>
          <w:p w14:paraId="75EC09EA" w14:textId="0C7229C5" w:rsidR="00A75FA4" w:rsidRPr="00AA699A" w:rsidRDefault="00A75FA4" w:rsidP="000A5DE8">
            <w:pPr>
              <w:jc w:val="both"/>
            </w:pPr>
            <w:r w:rsidRPr="00AA699A">
              <w:t>50</w:t>
            </w:r>
            <w:r w:rsidRPr="00AA699A">
              <w:rPr>
                <w:rFonts w:hint="eastAsia"/>
              </w:rPr>
              <w:t>表示为</w:t>
            </w:r>
            <w:r w:rsidRPr="00AA699A">
              <w:t>50AH</w:t>
            </w:r>
          </w:p>
        </w:tc>
      </w:tr>
      <w:tr w:rsidR="00E32372" w:rsidRPr="00AA699A" w14:paraId="0B671E64" w14:textId="77777777" w:rsidTr="00BD442D">
        <w:tc>
          <w:tcPr>
            <w:tcW w:w="1129" w:type="dxa"/>
            <w:vAlign w:val="center"/>
          </w:tcPr>
          <w:p w14:paraId="5289F8B0" w14:textId="12C4C4AA" w:rsidR="00E32372" w:rsidRPr="00AA699A" w:rsidRDefault="00E32372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x003C</w:t>
            </w:r>
          </w:p>
        </w:tc>
        <w:tc>
          <w:tcPr>
            <w:tcW w:w="3828" w:type="dxa"/>
          </w:tcPr>
          <w:p w14:paraId="12166A22" w14:textId="5E92C02E" w:rsidR="00E74F90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主控</w:t>
            </w:r>
            <w:r w:rsidRPr="00AA699A">
              <w:rPr>
                <w:rFonts w:hint="eastAsia"/>
              </w:rPr>
              <w:t>B+</w:t>
            </w:r>
            <w:r w:rsidRPr="00AA699A">
              <w:rPr>
                <w:rFonts w:hint="eastAsia"/>
              </w:rPr>
              <w:t>端子温度</w:t>
            </w:r>
          </w:p>
        </w:tc>
        <w:tc>
          <w:tcPr>
            <w:tcW w:w="992" w:type="dxa"/>
            <w:vAlign w:val="center"/>
          </w:tcPr>
          <w:p w14:paraId="00F246F0" w14:textId="6E6066FA" w:rsidR="00E32372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  <w:vAlign w:val="center"/>
          </w:tcPr>
          <w:p w14:paraId="69981B95" w14:textId="333C4114" w:rsidR="00E32372" w:rsidRPr="00AA699A" w:rsidRDefault="00E32372" w:rsidP="000A5DE8">
            <w:pPr>
              <w:jc w:val="both"/>
            </w:pPr>
          </w:p>
        </w:tc>
      </w:tr>
      <w:tr w:rsidR="007C5886" w:rsidRPr="00AA699A" w14:paraId="4BBA32F4" w14:textId="77777777" w:rsidTr="00753943">
        <w:tc>
          <w:tcPr>
            <w:tcW w:w="1129" w:type="dxa"/>
            <w:vAlign w:val="center"/>
          </w:tcPr>
          <w:p w14:paraId="2D9DD287" w14:textId="5144E41C" w:rsidR="007C5886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x003D</w:t>
            </w:r>
          </w:p>
        </w:tc>
        <w:tc>
          <w:tcPr>
            <w:tcW w:w="3828" w:type="dxa"/>
          </w:tcPr>
          <w:p w14:paraId="1AA257D7" w14:textId="000EE13D" w:rsidR="007C5886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主控</w:t>
            </w:r>
            <w:r w:rsidRPr="00AA699A">
              <w:rPr>
                <w:rFonts w:hint="eastAsia"/>
              </w:rPr>
              <w:t>B-</w:t>
            </w:r>
            <w:r w:rsidRPr="00AA699A">
              <w:rPr>
                <w:rFonts w:hint="eastAsia"/>
              </w:rPr>
              <w:t>端子温度</w:t>
            </w:r>
          </w:p>
        </w:tc>
        <w:tc>
          <w:tcPr>
            <w:tcW w:w="992" w:type="dxa"/>
            <w:vAlign w:val="center"/>
          </w:tcPr>
          <w:p w14:paraId="6110A1EE" w14:textId="2692915B" w:rsidR="007C5886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  <w:vAlign w:val="center"/>
          </w:tcPr>
          <w:p w14:paraId="56210499" w14:textId="7286A6DD" w:rsidR="007C5886" w:rsidRPr="00AA699A" w:rsidRDefault="007C5886" w:rsidP="000A5DE8">
            <w:pPr>
              <w:jc w:val="both"/>
            </w:pPr>
          </w:p>
        </w:tc>
      </w:tr>
      <w:tr w:rsidR="007C5886" w:rsidRPr="00AA699A" w14:paraId="4AF1F28A" w14:textId="77777777" w:rsidTr="00753943">
        <w:tc>
          <w:tcPr>
            <w:tcW w:w="1129" w:type="dxa"/>
            <w:vAlign w:val="center"/>
          </w:tcPr>
          <w:p w14:paraId="5B98983A" w14:textId="42D13307" w:rsidR="007C5886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x003E</w:t>
            </w:r>
          </w:p>
        </w:tc>
        <w:tc>
          <w:tcPr>
            <w:tcW w:w="3828" w:type="dxa"/>
          </w:tcPr>
          <w:p w14:paraId="0814BD25" w14:textId="71575B4A" w:rsidR="007C5886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主控</w:t>
            </w:r>
            <w:r w:rsidRPr="00AA699A">
              <w:rPr>
                <w:rFonts w:hint="eastAsia"/>
              </w:rPr>
              <w:t>D+</w:t>
            </w:r>
            <w:r w:rsidRPr="00AA699A">
              <w:rPr>
                <w:rFonts w:hint="eastAsia"/>
              </w:rPr>
              <w:t>端子温度</w:t>
            </w:r>
          </w:p>
        </w:tc>
        <w:tc>
          <w:tcPr>
            <w:tcW w:w="992" w:type="dxa"/>
            <w:vAlign w:val="center"/>
          </w:tcPr>
          <w:p w14:paraId="1EA8E047" w14:textId="5FDF155E" w:rsidR="007C5886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  <w:vAlign w:val="center"/>
          </w:tcPr>
          <w:p w14:paraId="4FB0C13C" w14:textId="49848E0D" w:rsidR="007C5886" w:rsidRPr="00AA699A" w:rsidRDefault="007C5886" w:rsidP="000A5DE8">
            <w:pPr>
              <w:jc w:val="both"/>
            </w:pPr>
          </w:p>
        </w:tc>
      </w:tr>
      <w:tr w:rsidR="007C5886" w:rsidRPr="00AA699A" w14:paraId="72531FCA" w14:textId="77777777" w:rsidTr="00753943">
        <w:tc>
          <w:tcPr>
            <w:tcW w:w="1129" w:type="dxa"/>
            <w:vAlign w:val="center"/>
          </w:tcPr>
          <w:p w14:paraId="452B9CB9" w14:textId="575F6BE7" w:rsidR="007C5886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x003F</w:t>
            </w:r>
          </w:p>
        </w:tc>
        <w:tc>
          <w:tcPr>
            <w:tcW w:w="3828" w:type="dxa"/>
          </w:tcPr>
          <w:p w14:paraId="35284E2F" w14:textId="49118C9A" w:rsidR="007C5886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主控</w:t>
            </w:r>
            <w:r w:rsidRPr="00AA699A">
              <w:rPr>
                <w:rFonts w:hint="eastAsia"/>
              </w:rPr>
              <w:t>D-</w:t>
            </w:r>
            <w:r w:rsidRPr="00AA699A">
              <w:rPr>
                <w:rFonts w:hint="eastAsia"/>
              </w:rPr>
              <w:t>端子温度</w:t>
            </w:r>
          </w:p>
        </w:tc>
        <w:tc>
          <w:tcPr>
            <w:tcW w:w="992" w:type="dxa"/>
            <w:vAlign w:val="center"/>
          </w:tcPr>
          <w:p w14:paraId="664C26E8" w14:textId="0C4391AA" w:rsidR="007C5886" w:rsidRPr="00AA699A" w:rsidRDefault="007C5886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  <w:vAlign w:val="center"/>
          </w:tcPr>
          <w:p w14:paraId="127D7736" w14:textId="11B5D9D3" w:rsidR="007C5886" w:rsidRPr="00AA699A" w:rsidRDefault="007C5886" w:rsidP="000A5DE8">
            <w:pPr>
              <w:jc w:val="both"/>
            </w:pPr>
          </w:p>
        </w:tc>
      </w:tr>
      <w:tr w:rsidR="00A75FA4" w:rsidRPr="00AA699A" w14:paraId="4722F5C8" w14:textId="77777777" w:rsidTr="00BD442D">
        <w:tc>
          <w:tcPr>
            <w:tcW w:w="1129" w:type="dxa"/>
          </w:tcPr>
          <w:p w14:paraId="2B06B476" w14:textId="160CDAAF" w:rsidR="00A75FA4" w:rsidRPr="00AA699A" w:rsidRDefault="00A75FA4" w:rsidP="000A5DE8">
            <w:pPr>
              <w:jc w:val="both"/>
            </w:pPr>
            <w:r w:rsidRPr="00AA699A">
              <w:t>0x0040</w:t>
            </w:r>
          </w:p>
        </w:tc>
        <w:tc>
          <w:tcPr>
            <w:tcW w:w="3828" w:type="dxa"/>
            <w:vAlign w:val="center"/>
          </w:tcPr>
          <w:p w14:paraId="62B6A9F4" w14:textId="77777777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端子最高温度</w:t>
            </w:r>
          </w:p>
          <w:p w14:paraId="3B45D75B" w14:textId="6F391604" w:rsidR="00A75FA4" w:rsidRPr="00AA699A" w:rsidRDefault="00A75FA4" w:rsidP="000A5DE8">
            <w:pPr>
              <w:jc w:val="both"/>
            </w:pPr>
            <w:r w:rsidRPr="00AA699A">
              <w:t>Terminal Max. Temperature</w:t>
            </w:r>
          </w:p>
        </w:tc>
        <w:tc>
          <w:tcPr>
            <w:tcW w:w="992" w:type="dxa"/>
          </w:tcPr>
          <w:p w14:paraId="0163894A" w14:textId="0873F24B" w:rsidR="00A75FA4" w:rsidRPr="00AA699A" w:rsidRDefault="00A75FA4" w:rsidP="000A5DE8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º</w:t>
            </w:r>
            <w:r w:rsidRPr="00AA699A">
              <w:t>C</w:t>
            </w:r>
          </w:p>
        </w:tc>
        <w:tc>
          <w:tcPr>
            <w:tcW w:w="3401" w:type="dxa"/>
          </w:tcPr>
          <w:p w14:paraId="33744C6C" w14:textId="77777777" w:rsidR="00A75FA4" w:rsidRPr="00AA699A" w:rsidRDefault="00A75FA4" w:rsidP="000A5DE8">
            <w:pPr>
              <w:jc w:val="both"/>
            </w:pPr>
            <w:r w:rsidRPr="00AA699A">
              <w:t>Incl. BMS and module terminals</w:t>
            </w:r>
          </w:p>
          <w:p w14:paraId="62969D71" w14:textId="31B7E788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包含主控及模块端子温度</w:t>
            </w:r>
          </w:p>
        </w:tc>
      </w:tr>
      <w:tr w:rsidR="00A75FA4" w:rsidRPr="00AA699A" w14:paraId="78A202F1" w14:textId="77777777" w:rsidTr="00BD442D">
        <w:tc>
          <w:tcPr>
            <w:tcW w:w="1129" w:type="dxa"/>
          </w:tcPr>
          <w:p w14:paraId="69BC0A49" w14:textId="7D8A67D8" w:rsidR="00A75FA4" w:rsidRPr="00AA699A" w:rsidRDefault="00A75FA4" w:rsidP="000A5DE8">
            <w:pPr>
              <w:jc w:val="both"/>
            </w:pPr>
            <w:r w:rsidRPr="00AA699A">
              <w:t>0x0041</w:t>
            </w:r>
          </w:p>
        </w:tc>
        <w:tc>
          <w:tcPr>
            <w:tcW w:w="3828" w:type="dxa"/>
            <w:vAlign w:val="center"/>
          </w:tcPr>
          <w:p w14:paraId="008CABE9" w14:textId="77777777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端子最低温度</w:t>
            </w:r>
          </w:p>
          <w:p w14:paraId="6DE387A1" w14:textId="47D24F92" w:rsidR="00A75FA4" w:rsidRPr="00AA699A" w:rsidRDefault="00A75FA4" w:rsidP="000A5DE8">
            <w:pPr>
              <w:jc w:val="both"/>
            </w:pPr>
            <w:r w:rsidRPr="00AA699A">
              <w:t>Terminal Min. Temperature</w:t>
            </w:r>
          </w:p>
        </w:tc>
        <w:tc>
          <w:tcPr>
            <w:tcW w:w="992" w:type="dxa"/>
          </w:tcPr>
          <w:p w14:paraId="4CD72805" w14:textId="6B1C5686" w:rsidR="00A75FA4" w:rsidRPr="00AA699A" w:rsidRDefault="00A75FA4" w:rsidP="000A5DE8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º</w:t>
            </w:r>
            <w:r w:rsidRPr="00AA699A">
              <w:t>C</w:t>
            </w:r>
          </w:p>
        </w:tc>
        <w:tc>
          <w:tcPr>
            <w:tcW w:w="3401" w:type="dxa"/>
          </w:tcPr>
          <w:p w14:paraId="48FE924C" w14:textId="77777777" w:rsidR="00A75FA4" w:rsidRPr="00AA699A" w:rsidRDefault="00A75FA4" w:rsidP="000A5DE8">
            <w:pPr>
              <w:jc w:val="both"/>
            </w:pPr>
            <w:r w:rsidRPr="00AA699A">
              <w:t>Incl. BMS and module terminals</w:t>
            </w:r>
          </w:p>
          <w:p w14:paraId="75271D75" w14:textId="7E891B8C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包含主控及模块端子温度</w:t>
            </w:r>
          </w:p>
        </w:tc>
      </w:tr>
      <w:tr w:rsidR="00A75FA4" w:rsidRPr="00AA699A" w14:paraId="060830F2" w14:textId="77777777" w:rsidTr="00BD442D">
        <w:tc>
          <w:tcPr>
            <w:tcW w:w="1129" w:type="dxa"/>
          </w:tcPr>
          <w:p w14:paraId="569031D5" w14:textId="36156E55" w:rsidR="00A75FA4" w:rsidRPr="00AA699A" w:rsidRDefault="00A75FA4" w:rsidP="000A5DE8">
            <w:pPr>
              <w:jc w:val="both"/>
            </w:pPr>
            <w:r w:rsidRPr="00AA699A">
              <w:t>0x0042</w:t>
            </w:r>
          </w:p>
        </w:tc>
        <w:tc>
          <w:tcPr>
            <w:tcW w:w="3828" w:type="dxa"/>
            <w:vAlign w:val="center"/>
          </w:tcPr>
          <w:p w14:paraId="0B1C387D" w14:textId="77777777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端子最高温度通道</w:t>
            </w:r>
          </w:p>
          <w:p w14:paraId="74D4A1E0" w14:textId="6ABD7150" w:rsidR="00A75FA4" w:rsidRPr="00AA699A" w:rsidRDefault="00A75FA4" w:rsidP="000A5DE8">
            <w:pPr>
              <w:jc w:val="both"/>
            </w:pPr>
            <w:r w:rsidRPr="00AA699A">
              <w:t>Terminal Max. Temperature channel</w:t>
            </w:r>
          </w:p>
        </w:tc>
        <w:tc>
          <w:tcPr>
            <w:tcW w:w="992" w:type="dxa"/>
          </w:tcPr>
          <w:p w14:paraId="1C5304FD" w14:textId="77777777" w:rsidR="00A75FA4" w:rsidRPr="00AA699A" w:rsidRDefault="00A75FA4" w:rsidP="000A5DE8">
            <w:pPr>
              <w:jc w:val="both"/>
            </w:pPr>
          </w:p>
        </w:tc>
        <w:tc>
          <w:tcPr>
            <w:tcW w:w="3401" w:type="dxa"/>
          </w:tcPr>
          <w:p w14:paraId="7C1096F4" w14:textId="77777777" w:rsidR="00A75FA4" w:rsidRPr="00AA699A" w:rsidRDefault="00A75FA4" w:rsidP="000A5DE8">
            <w:pPr>
              <w:jc w:val="both"/>
            </w:pPr>
            <w:r w:rsidRPr="00AA699A">
              <w:t>If it`s module ,then channel is module No.;</w:t>
            </w:r>
          </w:p>
          <w:p w14:paraId="237C1C42" w14:textId="77777777" w:rsidR="00A75FA4" w:rsidRPr="00AA699A" w:rsidRDefault="00A75FA4" w:rsidP="000A5DE8">
            <w:pPr>
              <w:jc w:val="both"/>
            </w:pPr>
            <w:r w:rsidRPr="00AA699A">
              <w:t>If it`s BMS, then channel is module total amount.;</w:t>
            </w:r>
          </w:p>
          <w:p w14:paraId="6B54CF24" w14:textId="77777777" w:rsidR="00A75FA4" w:rsidRPr="00AA699A" w:rsidRDefault="00A75FA4" w:rsidP="000A5DE8">
            <w:pPr>
              <w:jc w:val="both"/>
            </w:pPr>
            <w:r w:rsidRPr="00AA699A">
              <w:t>i.e. if system total module amount is 34, then 0 – 33 is module, 34 is BMS.</w:t>
            </w:r>
          </w:p>
          <w:p w14:paraId="2F9B76A4" w14:textId="77777777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如果为模块，则通道为模块号，</w:t>
            </w:r>
          </w:p>
          <w:p w14:paraId="37F32611" w14:textId="6024B6C7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如果是主控，则通道为模块数，例如系统电池模块数</w:t>
            </w:r>
            <w:r w:rsidRPr="00AA699A">
              <w:t>34</w:t>
            </w:r>
            <w:r w:rsidRPr="00AA699A">
              <w:rPr>
                <w:rFonts w:hint="eastAsia"/>
              </w:rPr>
              <w:t>，则</w:t>
            </w:r>
            <w:r w:rsidRPr="00AA699A">
              <w:t>0~33</w:t>
            </w:r>
            <w:r w:rsidRPr="00AA699A">
              <w:rPr>
                <w:rFonts w:hint="eastAsia"/>
              </w:rPr>
              <w:t>为模块号，</w:t>
            </w:r>
            <w:r w:rsidRPr="00AA699A">
              <w:t>34</w:t>
            </w:r>
            <w:r w:rsidRPr="00AA699A">
              <w:rPr>
                <w:rFonts w:hint="eastAsia"/>
              </w:rPr>
              <w:t>为主控</w:t>
            </w:r>
          </w:p>
        </w:tc>
      </w:tr>
      <w:tr w:rsidR="00A75FA4" w:rsidRPr="00AA699A" w14:paraId="3EB6ACDF" w14:textId="77777777" w:rsidTr="00BD442D">
        <w:tc>
          <w:tcPr>
            <w:tcW w:w="1129" w:type="dxa"/>
          </w:tcPr>
          <w:p w14:paraId="0E538E55" w14:textId="4EE8B922" w:rsidR="00A75FA4" w:rsidRPr="00AA699A" w:rsidRDefault="00A75FA4" w:rsidP="000A5DE8">
            <w:pPr>
              <w:jc w:val="both"/>
            </w:pPr>
            <w:r w:rsidRPr="00AA699A">
              <w:t>0x0043</w:t>
            </w:r>
          </w:p>
        </w:tc>
        <w:tc>
          <w:tcPr>
            <w:tcW w:w="3828" w:type="dxa"/>
            <w:vAlign w:val="center"/>
          </w:tcPr>
          <w:p w14:paraId="36A8B664" w14:textId="77777777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端子最低温度通道</w:t>
            </w:r>
          </w:p>
          <w:p w14:paraId="3687FE0A" w14:textId="28044294" w:rsidR="00A75FA4" w:rsidRPr="00AA699A" w:rsidRDefault="00A75FA4" w:rsidP="000A5DE8">
            <w:pPr>
              <w:jc w:val="both"/>
            </w:pPr>
            <w:r w:rsidRPr="00AA699A">
              <w:t>Terminal Max. Temperature channel</w:t>
            </w:r>
          </w:p>
        </w:tc>
        <w:tc>
          <w:tcPr>
            <w:tcW w:w="992" w:type="dxa"/>
          </w:tcPr>
          <w:p w14:paraId="1A299117" w14:textId="77777777" w:rsidR="00A75FA4" w:rsidRPr="00AA699A" w:rsidRDefault="00A75FA4" w:rsidP="000A5DE8">
            <w:pPr>
              <w:jc w:val="both"/>
            </w:pPr>
          </w:p>
        </w:tc>
        <w:tc>
          <w:tcPr>
            <w:tcW w:w="3401" w:type="dxa"/>
          </w:tcPr>
          <w:p w14:paraId="47AFCF76" w14:textId="0AD9E94A" w:rsidR="00A75FA4" w:rsidRPr="00AA699A" w:rsidRDefault="00A75FA4" w:rsidP="000A5DE8">
            <w:pPr>
              <w:jc w:val="both"/>
            </w:pPr>
            <w:r w:rsidRPr="00AA699A">
              <w:t>As above</w:t>
            </w:r>
          </w:p>
        </w:tc>
      </w:tr>
      <w:tr w:rsidR="00E10BE0" w:rsidRPr="00AA699A" w14:paraId="3D62AB4B" w14:textId="77777777" w:rsidTr="00BD442D">
        <w:tc>
          <w:tcPr>
            <w:tcW w:w="1129" w:type="dxa"/>
          </w:tcPr>
          <w:p w14:paraId="5D3C0323" w14:textId="42CC6FB1" w:rsidR="00E10BE0" w:rsidRPr="00AA699A" w:rsidRDefault="00C50F2A" w:rsidP="000A5DE8">
            <w:pPr>
              <w:jc w:val="both"/>
            </w:pPr>
            <w:r w:rsidRPr="00AA699A">
              <w:t>0x0044</w:t>
            </w:r>
          </w:p>
        </w:tc>
        <w:tc>
          <w:tcPr>
            <w:tcW w:w="3828" w:type="dxa"/>
            <w:vAlign w:val="center"/>
          </w:tcPr>
          <w:p w14:paraId="7AF5A617" w14:textId="23522A3B" w:rsidR="00E10BE0" w:rsidRPr="00AA699A" w:rsidRDefault="00A75FA4" w:rsidP="000A5DE8">
            <w:pPr>
              <w:jc w:val="both"/>
            </w:pPr>
            <w:r w:rsidRPr="00AA699A">
              <w:t>Module PCB  max. temp.</w:t>
            </w:r>
            <w:r w:rsidR="00E10BE0" w:rsidRPr="00AA699A">
              <w:rPr>
                <w:rFonts w:hint="eastAsia"/>
              </w:rPr>
              <w:t>电池模块单板最高温度</w:t>
            </w:r>
          </w:p>
          <w:p w14:paraId="62514DD3" w14:textId="204E67ED" w:rsidR="00A75FA4" w:rsidRPr="00AA699A" w:rsidRDefault="00A75FA4" w:rsidP="000A5DE8">
            <w:pPr>
              <w:jc w:val="both"/>
            </w:pPr>
          </w:p>
        </w:tc>
        <w:tc>
          <w:tcPr>
            <w:tcW w:w="992" w:type="dxa"/>
          </w:tcPr>
          <w:p w14:paraId="64237802" w14:textId="48C0A641" w:rsidR="00E10BE0" w:rsidRPr="00AA699A" w:rsidRDefault="004E4FA3" w:rsidP="000A5DE8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3FBFD532" w14:textId="40A75B9B" w:rsidR="00E10BE0" w:rsidRPr="00AA699A" w:rsidRDefault="00E10BE0" w:rsidP="000A5DE8">
            <w:pPr>
              <w:jc w:val="both"/>
            </w:pPr>
          </w:p>
        </w:tc>
      </w:tr>
      <w:tr w:rsidR="00E10BE0" w:rsidRPr="00AA699A" w14:paraId="0BAD8297" w14:textId="77777777" w:rsidTr="00BD442D">
        <w:tc>
          <w:tcPr>
            <w:tcW w:w="1129" w:type="dxa"/>
          </w:tcPr>
          <w:p w14:paraId="6E12162C" w14:textId="2E4645BF" w:rsidR="00E10BE0" w:rsidRPr="00AA699A" w:rsidRDefault="00C50F2A" w:rsidP="000A5DE8">
            <w:pPr>
              <w:jc w:val="both"/>
            </w:pPr>
            <w:r w:rsidRPr="00AA699A">
              <w:t>0x0045</w:t>
            </w:r>
          </w:p>
        </w:tc>
        <w:tc>
          <w:tcPr>
            <w:tcW w:w="3828" w:type="dxa"/>
            <w:vAlign w:val="center"/>
          </w:tcPr>
          <w:p w14:paraId="46E98F98" w14:textId="2208E2C2" w:rsidR="00E10BE0" w:rsidRPr="00AA699A" w:rsidRDefault="00A75FA4" w:rsidP="000A5DE8">
            <w:pPr>
              <w:jc w:val="both"/>
            </w:pPr>
            <w:r w:rsidRPr="00AA699A">
              <w:t>Module PCB  min. temp.</w:t>
            </w:r>
            <w:r w:rsidR="00E10BE0" w:rsidRPr="00AA699A">
              <w:rPr>
                <w:rFonts w:hint="eastAsia"/>
              </w:rPr>
              <w:t>电池模块单板最低温度</w:t>
            </w:r>
          </w:p>
        </w:tc>
        <w:tc>
          <w:tcPr>
            <w:tcW w:w="992" w:type="dxa"/>
          </w:tcPr>
          <w:p w14:paraId="09368C92" w14:textId="0543B67A" w:rsidR="00E10BE0" w:rsidRPr="00AA699A" w:rsidRDefault="004E4FA3" w:rsidP="000A5DE8">
            <w:pPr>
              <w:jc w:val="both"/>
            </w:pPr>
            <w:r w:rsidRPr="00AA699A"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0CBB620F" w14:textId="0787A851" w:rsidR="00E10BE0" w:rsidRPr="00AA699A" w:rsidRDefault="00E10BE0" w:rsidP="000A5DE8">
            <w:pPr>
              <w:jc w:val="both"/>
            </w:pPr>
          </w:p>
        </w:tc>
      </w:tr>
      <w:tr w:rsidR="00E10BE0" w:rsidRPr="00AA699A" w14:paraId="41D18878" w14:textId="77777777" w:rsidTr="00BD442D">
        <w:tc>
          <w:tcPr>
            <w:tcW w:w="1129" w:type="dxa"/>
          </w:tcPr>
          <w:p w14:paraId="39A55369" w14:textId="60F68C46" w:rsidR="00E10BE0" w:rsidRPr="00AA699A" w:rsidRDefault="00C50F2A" w:rsidP="000A5DE8">
            <w:pPr>
              <w:jc w:val="both"/>
            </w:pPr>
            <w:r w:rsidRPr="00AA699A">
              <w:t>0x0046</w:t>
            </w:r>
          </w:p>
        </w:tc>
        <w:tc>
          <w:tcPr>
            <w:tcW w:w="3828" w:type="dxa"/>
            <w:vAlign w:val="center"/>
          </w:tcPr>
          <w:p w14:paraId="167DA3CF" w14:textId="438722AF" w:rsidR="00E10BE0" w:rsidRPr="00AA699A" w:rsidRDefault="00A75FA4" w:rsidP="000A5DE8">
            <w:pPr>
              <w:jc w:val="both"/>
            </w:pPr>
            <w:r w:rsidRPr="00AA699A">
              <w:t>Module PCB  max. temp. channel</w:t>
            </w:r>
            <w:r w:rsidR="00E10BE0" w:rsidRPr="00AA699A">
              <w:rPr>
                <w:rFonts w:hint="eastAsia"/>
              </w:rPr>
              <w:t>电池模块单板最高温度通道</w:t>
            </w:r>
          </w:p>
        </w:tc>
        <w:tc>
          <w:tcPr>
            <w:tcW w:w="992" w:type="dxa"/>
          </w:tcPr>
          <w:p w14:paraId="6D020CAB" w14:textId="77777777" w:rsidR="00E10BE0" w:rsidRPr="00AA699A" w:rsidRDefault="00E10BE0" w:rsidP="000A5DE8">
            <w:pPr>
              <w:jc w:val="both"/>
            </w:pPr>
          </w:p>
        </w:tc>
        <w:tc>
          <w:tcPr>
            <w:tcW w:w="3401" w:type="dxa"/>
          </w:tcPr>
          <w:p w14:paraId="02ACFF79" w14:textId="77777777" w:rsidR="00E10BE0" w:rsidRPr="00AA699A" w:rsidRDefault="00E10BE0" w:rsidP="000A5DE8">
            <w:pPr>
              <w:jc w:val="both"/>
            </w:pPr>
          </w:p>
        </w:tc>
      </w:tr>
      <w:tr w:rsidR="00E10BE0" w:rsidRPr="00AA699A" w14:paraId="2D064D80" w14:textId="77777777" w:rsidTr="00BD442D">
        <w:tc>
          <w:tcPr>
            <w:tcW w:w="1129" w:type="dxa"/>
          </w:tcPr>
          <w:p w14:paraId="3F0A9ABC" w14:textId="347A0B9B" w:rsidR="00E10BE0" w:rsidRPr="00AA699A" w:rsidRDefault="00C50F2A" w:rsidP="000A5DE8">
            <w:pPr>
              <w:jc w:val="both"/>
            </w:pPr>
            <w:r w:rsidRPr="00AA699A">
              <w:t>0x0047</w:t>
            </w:r>
          </w:p>
        </w:tc>
        <w:tc>
          <w:tcPr>
            <w:tcW w:w="3828" w:type="dxa"/>
            <w:vAlign w:val="center"/>
          </w:tcPr>
          <w:p w14:paraId="14DEF897" w14:textId="02AEFAF8" w:rsidR="00E10BE0" w:rsidRPr="00AA699A" w:rsidRDefault="00A75FA4" w:rsidP="000A5DE8">
            <w:pPr>
              <w:jc w:val="both"/>
            </w:pPr>
            <w:r w:rsidRPr="00AA699A">
              <w:t>Module PCB  min. temp.</w:t>
            </w:r>
            <w:r w:rsidR="00E10BE0" w:rsidRPr="00AA699A">
              <w:rPr>
                <w:rFonts w:hint="eastAsia"/>
              </w:rPr>
              <w:t>电池模块单板最低温度通道</w:t>
            </w:r>
          </w:p>
        </w:tc>
        <w:tc>
          <w:tcPr>
            <w:tcW w:w="992" w:type="dxa"/>
          </w:tcPr>
          <w:p w14:paraId="48F3679C" w14:textId="77777777" w:rsidR="00E10BE0" w:rsidRPr="00AA699A" w:rsidRDefault="00E10BE0" w:rsidP="000A5DE8">
            <w:pPr>
              <w:jc w:val="both"/>
            </w:pPr>
          </w:p>
        </w:tc>
        <w:tc>
          <w:tcPr>
            <w:tcW w:w="3401" w:type="dxa"/>
          </w:tcPr>
          <w:p w14:paraId="3CDAB2B3" w14:textId="77777777" w:rsidR="00E10BE0" w:rsidRPr="00AA699A" w:rsidRDefault="00E10BE0" w:rsidP="000A5DE8">
            <w:pPr>
              <w:jc w:val="both"/>
            </w:pPr>
          </w:p>
        </w:tc>
      </w:tr>
      <w:tr w:rsidR="00B85BE6" w:rsidRPr="00AA699A" w14:paraId="649ABA39" w14:textId="77777777" w:rsidTr="00BD442D">
        <w:tc>
          <w:tcPr>
            <w:tcW w:w="1129" w:type="dxa"/>
          </w:tcPr>
          <w:p w14:paraId="3A041373" w14:textId="4C1299F0" w:rsidR="00B85BE6" w:rsidRPr="00AA699A" w:rsidRDefault="00B85BE6" w:rsidP="000A5DE8">
            <w:pPr>
              <w:jc w:val="both"/>
            </w:pPr>
            <w:r w:rsidRPr="00AA699A">
              <w:rPr>
                <w:rFonts w:hint="eastAsia"/>
              </w:rPr>
              <w:t>0x</w:t>
            </w:r>
            <w:r w:rsidRPr="00AA699A">
              <w:t>004</w:t>
            </w:r>
            <w:r w:rsidR="00C50F2A" w:rsidRPr="00AA699A">
              <w:t>8</w:t>
            </w:r>
          </w:p>
        </w:tc>
        <w:tc>
          <w:tcPr>
            <w:tcW w:w="3828" w:type="dxa"/>
            <w:vAlign w:val="center"/>
          </w:tcPr>
          <w:p w14:paraId="496AEAB5" w14:textId="6411F571" w:rsidR="00B85BE6" w:rsidRPr="00AA699A" w:rsidRDefault="00B85BE6" w:rsidP="000A5DE8">
            <w:pPr>
              <w:jc w:val="both"/>
            </w:pPr>
            <w:r w:rsidRPr="00AA699A">
              <w:rPr>
                <w:rFonts w:hint="eastAsia"/>
              </w:rPr>
              <w:t>SOE</w:t>
            </w:r>
          </w:p>
        </w:tc>
        <w:tc>
          <w:tcPr>
            <w:tcW w:w="992" w:type="dxa"/>
          </w:tcPr>
          <w:p w14:paraId="25BB09FB" w14:textId="0613858C" w:rsidR="00B85BE6" w:rsidRPr="00AA699A" w:rsidRDefault="00B85BE6" w:rsidP="000A5DE8">
            <w:pPr>
              <w:jc w:val="both"/>
            </w:pPr>
            <w:r w:rsidRPr="00AA699A">
              <w:rPr>
                <w:rFonts w:hint="eastAsia"/>
              </w:rPr>
              <w:t>1%</w:t>
            </w:r>
          </w:p>
        </w:tc>
        <w:tc>
          <w:tcPr>
            <w:tcW w:w="3401" w:type="dxa"/>
          </w:tcPr>
          <w:p w14:paraId="3E301BE1" w14:textId="2D1993F9" w:rsidR="00A75FA4" w:rsidRPr="00AA699A" w:rsidRDefault="00A75FA4" w:rsidP="000A5DE8">
            <w:pPr>
              <w:jc w:val="both"/>
            </w:pPr>
            <w:r w:rsidRPr="00AA699A">
              <w:rPr>
                <w:rFonts w:hint="eastAsia"/>
              </w:rPr>
              <w:t>S</w:t>
            </w:r>
            <w:r w:rsidRPr="00AA699A">
              <w:t xml:space="preserve">tate of Energy (%, </w:t>
            </w:r>
            <w:r w:rsidR="00064BC1" w:rsidRPr="00AA699A">
              <w:t>kWh</w:t>
            </w:r>
            <w:r w:rsidRPr="00AA699A">
              <w:t>)</w:t>
            </w:r>
          </w:p>
          <w:p w14:paraId="137AAF10" w14:textId="4B88123A" w:rsidR="00B85BE6" w:rsidRPr="00AA699A" w:rsidRDefault="00B85BE6" w:rsidP="000A5DE8">
            <w:pPr>
              <w:jc w:val="both"/>
            </w:pPr>
            <w:r w:rsidRPr="00AA699A">
              <w:rPr>
                <w:rFonts w:hint="eastAsia"/>
              </w:rPr>
              <w:t>电池可放电能量百分比</w:t>
            </w:r>
          </w:p>
        </w:tc>
      </w:tr>
      <w:tr w:rsidR="00D86187" w:rsidRPr="00AA699A" w14:paraId="55B08974" w14:textId="77777777" w:rsidTr="00BD442D">
        <w:tc>
          <w:tcPr>
            <w:tcW w:w="1129" w:type="dxa"/>
          </w:tcPr>
          <w:p w14:paraId="2EC2BB8E" w14:textId="65ED2750" w:rsidR="00D86187" w:rsidRPr="00AA699A" w:rsidRDefault="00D86187" w:rsidP="000A5DE8">
            <w:pPr>
              <w:jc w:val="both"/>
            </w:pPr>
            <w:r w:rsidRPr="00AA699A">
              <w:t>0x0049</w:t>
            </w:r>
          </w:p>
        </w:tc>
        <w:tc>
          <w:tcPr>
            <w:tcW w:w="3828" w:type="dxa"/>
            <w:vAlign w:val="center"/>
          </w:tcPr>
          <w:p w14:paraId="7FA211D8" w14:textId="57D61780" w:rsidR="00D86187" w:rsidRPr="00AA699A" w:rsidRDefault="00343C01" w:rsidP="000A5DE8">
            <w:pPr>
              <w:jc w:val="both"/>
            </w:pPr>
            <w:r w:rsidRPr="00AA699A">
              <w:t>Alarm</w:t>
            </w:r>
            <w:r w:rsidR="00A75FA4" w:rsidRPr="00AA699A">
              <w:t xml:space="preserve"> status </w:t>
            </w:r>
            <w:r w:rsidRPr="00AA699A">
              <w:t>2</w:t>
            </w:r>
            <w:r w:rsidRPr="00AA699A">
              <w:rPr>
                <w:rFonts w:hint="eastAsia"/>
              </w:rPr>
              <w:t>告警信息</w:t>
            </w:r>
            <w:r w:rsidRPr="00AA699A">
              <w:t>2</w:t>
            </w:r>
          </w:p>
        </w:tc>
        <w:tc>
          <w:tcPr>
            <w:tcW w:w="992" w:type="dxa"/>
          </w:tcPr>
          <w:p w14:paraId="079394D1" w14:textId="77777777" w:rsidR="00D86187" w:rsidRPr="00AA699A" w:rsidRDefault="00D86187" w:rsidP="000A5DE8">
            <w:pPr>
              <w:jc w:val="both"/>
            </w:pPr>
          </w:p>
        </w:tc>
        <w:tc>
          <w:tcPr>
            <w:tcW w:w="3401" w:type="dxa"/>
          </w:tcPr>
          <w:p w14:paraId="43C0C774" w14:textId="1BB6C953" w:rsidR="00D86187" w:rsidRPr="00AA699A" w:rsidRDefault="00A75FA4" w:rsidP="000A5DE8">
            <w:pPr>
              <w:jc w:val="both"/>
            </w:pPr>
            <w:r w:rsidRPr="00AA699A">
              <w:t>See Appendix I-4</w:t>
            </w:r>
          </w:p>
        </w:tc>
      </w:tr>
      <w:tr w:rsidR="004F3FC4" w:rsidRPr="00AA699A" w14:paraId="58E3DFFF" w14:textId="77777777" w:rsidTr="00BD442D">
        <w:tc>
          <w:tcPr>
            <w:tcW w:w="1129" w:type="dxa"/>
          </w:tcPr>
          <w:p w14:paraId="3E02DC45" w14:textId="0B445235" w:rsidR="004F3FC4" w:rsidRPr="00AA699A" w:rsidRDefault="004F3FC4" w:rsidP="000A5DE8">
            <w:pPr>
              <w:jc w:val="both"/>
            </w:pPr>
            <w:r w:rsidRPr="00AA699A">
              <w:rPr>
                <w:rFonts w:hint="eastAsia"/>
              </w:rPr>
              <w:t>0x00</w:t>
            </w:r>
            <w:r w:rsidRPr="00AA699A">
              <w:t>4</w:t>
            </w:r>
            <w:r w:rsidR="00062F8C" w:rsidRPr="00AA699A">
              <w:rPr>
                <w:rFonts w:hint="eastAsia"/>
              </w:rPr>
              <w:t>A</w:t>
            </w:r>
            <w:r w:rsidRPr="00AA699A">
              <w:rPr>
                <w:rFonts w:hint="eastAsia"/>
              </w:rPr>
              <w:t>~</w:t>
            </w:r>
          </w:p>
          <w:p w14:paraId="4B3AD888" w14:textId="0EC9200E" w:rsidR="004F3FC4" w:rsidRPr="00AA699A" w:rsidRDefault="004F3FC4" w:rsidP="000A5DE8">
            <w:pPr>
              <w:jc w:val="both"/>
            </w:pPr>
            <w:r w:rsidRPr="00AA699A">
              <w:rPr>
                <w:rFonts w:hint="eastAsia"/>
              </w:rPr>
              <w:t>0x004F</w:t>
            </w:r>
          </w:p>
        </w:tc>
        <w:tc>
          <w:tcPr>
            <w:tcW w:w="3828" w:type="dxa"/>
          </w:tcPr>
          <w:p w14:paraId="2B91C60E" w14:textId="4179B5FB" w:rsidR="004F3FC4" w:rsidRPr="00AA699A" w:rsidRDefault="004F3FC4" w:rsidP="000A5DE8">
            <w:pPr>
              <w:jc w:val="both"/>
            </w:pPr>
            <w:r w:rsidRPr="00AA699A">
              <w:t xml:space="preserve">Reserve </w:t>
            </w:r>
            <w:r w:rsidRPr="00AA699A">
              <w:t>保留</w:t>
            </w:r>
          </w:p>
        </w:tc>
        <w:tc>
          <w:tcPr>
            <w:tcW w:w="992" w:type="dxa"/>
          </w:tcPr>
          <w:p w14:paraId="1267D491" w14:textId="77777777" w:rsidR="004F3FC4" w:rsidRPr="00AA699A" w:rsidRDefault="004F3FC4" w:rsidP="000A5DE8">
            <w:pPr>
              <w:jc w:val="both"/>
            </w:pPr>
          </w:p>
        </w:tc>
        <w:tc>
          <w:tcPr>
            <w:tcW w:w="3401" w:type="dxa"/>
          </w:tcPr>
          <w:p w14:paraId="34526B1C" w14:textId="77777777" w:rsidR="004F3FC4" w:rsidRPr="00AA699A" w:rsidRDefault="004F3FC4" w:rsidP="000A5DE8">
            <w:pPr>
              <w:jc w:val="both"/>
            </w:pPr>
          </w:p>
        </w:tc>
      </w:tr>
      <w:tr w:rsidR="00456C4B" w:rsidRPr="00AA699A" w14:paraId="68D8D941" w14:textId="77777777" w:rsidTr="00BD442D">
        <w:tc>
          <w:tcPr>
            <w:tcW w:w="1129" w:type="dxa"/>
          </w:tcPr>
          <w:p w14:paraId="2AFBBB95" w14:textId="77777777" w:rsidR="00E10BE0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0x0050~</w:t>
            </w:r>
          </w:p>
          <w:p w14:paraId="21444EF2" w14:textId="00467B7B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0x005F</w:t>
            </w:r>
          </w:p>
        </w:tc>
        <w:tc>
          <w:tcPr>
            <w:tcW w:w="3828" w:type="dxa"/>
            <w:vAlign w:val="center"/>
          </w:tcPr>
          <w:p w14:paraId="549566B7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S</w:t>
            </w:r>
            <w:r w:rsidRPr="00AA699A">
              <w:t>N code</w:t>
            </w:r>
          </w:p>
          <w:p w14:paraId="02925B4B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电池组条形码</w:t>
            </w:r>
          </w:p>
        </w:tc>
        <w:tc>
          <w:tcPr>
            <w:tcW w:w="992" w:type="dxa"/>
            <w:vAlign w:val="center"/>
          </w:tcPr>
          <w:p w14:paraId="43C4F36F" w14:textId="77777777" w:rsidR="00456C4B" w:rsidRPr="00AA699A" w:rsidRDefault="00456C4B" w:rsidP="000A5DE8">
            <w:pPr>
              <w:jc w:val="both"/>
            </w:pPr>
          </w:p>
        </w:tc>
        <w:tc>
          <w:tcPr>
            <w:tcW w:w="3401" w:type="dxa"/>
            <w:vAlign w:val="center"/>
          </w:tcPr>
          <w:p w14:paraId="75BBC316" w14:textId="77777777" w:rsidR="00456C4B" w:rsidRPr="00AA699A" w:rsidRDefault="00456C4B" w:rsidP="000A5DE8">
            <w:pPr>
              <w:jc w:val="both"/>
            </w:pPr>
            <w:r w:rsidRPr="00AA699A">
              <w:t xml:space="preserve">Totally </w:t>
            </w:r>
            <w:r w:rsidRPr="00AA699A">
              <w:rPr>
                <w:rFonts w:hint="eastAsia"/>
              </w:rPr>
              <w:t>1</w:t>
            </w:r>
            <w:r w:rsidRPr="00AA699A">
              <w:t xml:space="preserve">6 addresses, support max 32 ASCII code; if less than 32, use </w:t>
            </w:r>
            <w:r w:rsidRPr="00AA699A">
              <w:rPr>
                <w:rFonts w:hint="eastAsia"/>
              </w:rPr>
              <w:t>0x00</w:t>
            </w:r>
          </w:p>
          <w:p w14:paraId="3F382B10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lastRenderedPageBreak/>
              <w:t>共</w:t>
            </w:r>
            <w:r w:rsidRPr="00AA699A">
              <w:rPr>
                <w:rFonts w:hint="eastAsia"/>
              </w:rPr>
              <w:t>16</w:t>
            </w:r>
            <w:r w:rsidRPr="00AA699A">
              <w:rPr>
                <w:rFonts w:hint="eastAsia"/>
              </w:rPr>
              <w:t>个地址，支持</w:t>
            </w:r>
            <w:r w:rsidRPr="00AA699A">
              <w:t>最长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位</w:t>
            </w:r>
            <w:r w:rsidRPr="00AA699A">
              <w:rPr>
                <w:rFonts w:hint="eastAsia"/>
              </w:rPr>
              <w:t>ASCII</w:t>
            </w:r>
            <w:r w:rsidRPr="00AA699A">
              <w:rPr>
                <w:rFonts w:hint="eastAsia"/>
              </w:rPr>
              <w:t>码，若小于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位，则</w:t>
            </w:r>
            <w:r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填充</w:t>
            </w:r>
          </w:p>
        </w:tc>
      </w:tr>
      <w:tr w:rsidR="00456C4B" w:rsidRPr="00AA699A" w14:paraId="568D1762" w14:textId="77777777" w:rsidTr="00BD442D">
        <w:tc>
          <w:tcPr>
            <w:tcW w:w="1129" w:type="dxa"/>
          </w:tcPr>
          <w:p w14:paraId="0DB26989" w14:textId="77777777" w:rsidR="00E10BE0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lastRenderedPageBreak/>
              <w:t>0x0060~</w:t>
            </w:r>
          </w:p>
          <w:p w14:paraId="621387A6" w14:textId="0C5E0354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0x00AA</w:t>
            </w:r>
          </w:p>
        </w:tc>
        <w:tc>
          <w:tcPr>
            <w:tcW w:w="3828" w:type="dxa"/>
          </w:tcPr>
          <w:p w14:paraId="2247E0DF" w14:textId="77777777" w:rsidR="00456C4B" w:rsidRPr="00AA699A" w:rsidRDefault="00456C4B" w:rsidP="000A5DE8">
            <w:pPr>
              <w:jc w:val="both"/>
            </w:pPr>
            <w:r w:rsidRPr="00AA699A">
              <w:t>Voltage of module number 00~74</w:t>
            </w:r>
          </w:p>
          <w:p w14:paraId="3A8A7E43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模块</w:t>
            </w:r>
            <w:r w:rsidRPr="00AA699A">
              <w:rPr>
                <w:rFonts w:hint="eastAsia"/>
              </w:rPr>
              <w:t xml:space="preserve"> 00~74</w:t>
            </w:r>
            <w:r w:rsidRPr="00AA699A">
              <w:rPr>
                <w:rFonts w:hint="eastAsia"/>
              </w:rPr>
              <w:t>电压值</w:t>
            </w:r>
          </w:p>
        </w:tc>
        <w:tc>
          <w:tcPr>
            <w:tcW w:w="992" w:type="dxa"/>
          </w:tcPr>
          <w:p w14:paraId="6E1AB378" w14:textId="77777777" w:rsidR="00456C4B" w:rsidRPr="00AA699A" w:rsidRDefault="00456C4B" w:rsidP="000A5DE8">
            <w:pPr>
              <w:jc w:val="both"/>
            </w:pPr>
            <w:r w:rsidRPr="00AA699A">
              <w:t>0.01V</w:t>
            </w:r>
          </w:p>
        </w:tc>
        <w:tc>
          <w:tcPr>
            <w:tcW w:w="3401" w:type="dxa"/>
          </w:tcPr>
          <w:p w14:paraId="1163E859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M</w:t>
            </w:r>
            <w:r w:rsidRPr="00AA699A">
              <w:t>ax 75 modules in series</w:t>
            </w:r>
          </w:p>
          <w:p w14:paraId="40D56B95" w14:textId="4F976610" w:rsidR="00456C4B" w:rsidRPr="00AA699A" w:rsidRDefault="00456C4B" w:rsidP="000A5DE8">
            <w:pPr>
              <w:jc w:val="both"/>
            </w:pPr>
            <w:r w:rsidRPr="00AA699A">
              <w:t>最多</w:t>
            </w:r>
            <w:r w:rsidRPr="00AA699A">
              <w:rPr>
                <w:rFonts w:hint="eastAsia"/>
              </w:rPr>
              <w:t>75</w:t>
            </w:r>
            <w:r w:rsidRPr="00AA699A">
              <w:rPr>
                <w:rFonts w:hint="eastAsia"/>
              </w:rPr>
              <w:t>个电池模块</w:t>
            </w:r>
          </w:p>
        </w:tc>
      </w:tr>
      <w:tr w:rsidR="00456C4B" w:rsidRPr="00AA699A" w14:paraId="2B8D6A98" w14:textId="77777777" w:rsidTr="00BD442D">
        <w:tc>
          <w:tcPr>
            <w:tcW w:w="1129" w:type="dxa"/>
          </w:tcPr>
          <w:p w14:paraId="73BA7C48" w14:textId="77777777" w:rsidR="00E10BE0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0x00AB~</w:t>
            </w:r>
          </w:p>
          <w:p w14:paraId="7DC6E5C9" w14:textId="39184922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0x00AF</w:t>
            </w:r>
          </w:p>
        </w:tc>
        <w:tc>
          <w:tcPr>
            <w:tcW w:w="3828" w:type="dxa"/>
          </w:tcPr>
          <w:p w14:paraId="526A5265" w14:textId="77777777" w:rsidR="00456C4B" w:rsidRPr="00AA699A" w:rsidRDefault="00456C4B" w:rsidP="000A5DE8">
            <w:pPr>
              <w:jc w:val="both"/>
            </w:pPr>
            <w:r w:rsidRPr="00AA699A">
              <w:t xml:space="preserve">Reserve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92" w:type="dxa"/>
          </w:tcPr>
          <w:p w14:paraId="53E7C8A1" w14:textId="77777777" w:rsidR="00456C4B" w:rsidRPr="00AA699A" w:rsidRDefault="00456C4B" w:rsidP="000A5DE8">
            <w:pPr>
              <w:jc w:val="both"/>
            </w:pPr>
          </w:p>
        </w:tc>
        <w:tc>
          <w:tcPr>
            <w:tcW w:w="3401" w:type="dxa"/>
          </w:tcPr>
          <w:p w14:paraId="7E089D74" w14:textId="77777777" w:rsidR="00456C4B" w:rsidRPr="00AA699A" w:rsidRDefault="00456C4B" w:rsidP="000A5DE8">
            <w:pPr>
              <w:jc w:val="both"/>
            </w:pPr>
          </w:p>
        </w:tc>
      </w:tr>
      <w:tr w:rsidR="00456C4B" w:rsidRPr="00AA699A" w14:paraId="646E72C0" w14:textId="77777777" w:rsidTr="00BD442D">
        <w:tc>
          <w:tcPr>
            <w:tcW w:w="1129" w:type="dxa"/>
          </w:tcPr>
          <w:p w14:paraId="630AAC78" w14:textId="77777777" w:rsidR="00E10BE0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0x00B0~</w:t>
            </w:r>
          </w:p>
          <w:p w14:paraId="6B3F2202" w14:textId="057134FE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0x00FA</w:t>
            </w:r>
          </w:p>
        </w:tc>
        <w:tc>
          <w:tcPr>
            <w:tcW w:w="3828" w:type="dxa"/>
          </w:tcPr>
          <w:p w14:paraId="700889EE" w14:textId="77777777" w:rsidR="00456C4B" w:rsidRPr="00AA699A" w:rsidRDefault="00456C4B" w:rsidP="000A5DE8">
            <w:pPr>
              <w:jc w:val="both"/>
            </w:pPr>
            <w:r w:rsidRPr="00AA699A">
              <w:t>Temperature of module number 00~74</w:t>
            </w:r>
          </w:p>
          <w:p w14:paraId="12A05C2F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模块</w:t>
            </w:r>
            <w:r w:rsidRPr="00AA699A">
              <w:rPr>
                <w:rFonts w:hint="eastAsia"/>
              </w:rPr>
              <w:t xml:space="preserve"> 00~74</w:t>
            </w:r>
            <w:r w:rsidRPr="00AA699A">
              <w:rPr>
                <w:rFonts w:hint="eastAsia"/>
              </w:rPr>
              <w:t>温度值</w:t>
            </w:r>
          </w:p>
        </w:tc>
        <w:tc>
          <w:tcPr>
            <w:tcW w:w="992" w:type="dxa"/>
          </w:tcPr>
          <w:p w14:paraId="2CFD4021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0A920FA7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M</w:t>
            </w:r>
            <w:r w:rsidRPr="00AA699A">
              <w:t>ax 75 modules in series</w:t>
            </w:r>
          </w:p>
          <w:p w14:paraId="206F2F18" w14:textId="1E70FA06" w:rsidR="00456C4B" w:rsidRPr="00AA699A" w:rsidRDefault="00456C4B" w:rsidP="000A5DE8">
            <w:pPr>
              <w:jc w:val="both"/>
            </w:pPr>
            <w:r w:rsidRPr="00AA699A">
              <w:t>最多</w:t>
            </w:r>
            <w:r w:rsidRPr="00AA699A">
              <w:rPr>
                <w:rFonts w:hint="eastAsia"/>
              </w:rPr>
              <w:t>75</w:t>
            </w:r>
            <w:r w:rsidRPr="00AA699A">
              <w:rPr>
                <w:rFonts w:hint="eastAsia"/>
              </w:rPr>
              <w:t>个电池模块</w:t>
            </w:r>
            <w:r w:rsidR="00137292" w:rsidRPr="00AA699A">
              <w:rPr>
                <w:rFonts w:hint="eastAsia"/>
              </w:rPr>
              <w:t>，</w:t>
            </w:r>
            <w:r w:rsidR="00A23955" w:rsidRPr="00AA699A">
              <w:rPr>
                <w:rFonts w:hint="eastAsia"/>
              </w:rPr>
              <w:t>为模块电芯</w:t>
            </w:r>
            <w:r w:rsidR="00B85BE6" w:rsidRPr="00AA699A">
              <w:rPr>
                <w:rFonts w:hint="eastAsia"/>
              </w:rPr>
              <w:t>的</w:t>
            </w:r>
            <w:r w:rsidR="00A23955" w:rsidRPr="00AA699A">
              <w:rPr>
                <w:rFonts w:hint="eastAsia"/>
              </w:rPr>
              <w:t>平均温度</w:t>
            </w:r>
          </w:p>
        </w:tc>
      </w:tr>
      <w:tr w:rsidR="00456C4B" w:rsidRPr="00AA699A" w14:paraId="783DD8A7" w14:textId="77777777" w:rsidTr="00BD442D">
        <w:tc>
          <w:tcPr>
            <w:tcW w:w="1129" w:type="dxa"/>
          </w:tcPr>
          <w:p w14:paraId="7CC94F9D" w14:textId="77777777" w:rsidR="00E10BE0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x00FB~</w:t>
            </w:r>
          </w:p>
          <w:p w14:paraId="7C351114" w14:textId="4D84DAC3" w:rsidR="00456C4B" w:rsidRPr="00AA699A" w:rsidRDefault="00456C4B" w:rsidP="000A5DE8">
            <w:pPr>
              <w:jc w:val="both"/>
            </w:pPr>
            <w:r w:rsidRPr="00AA699A">
              <w:t>0x00FF</w:t>
            </w:r>
          </w:p>
        </w:tc>
        <w:tc>
          <w:tcPr>
            <w:tcW w:w="3828" w:type="dxa"/>
          </w:tcPr>
          <w:p w14:paraId="1ADD2A99" w14:textId="77777777" w:rsidR="00456C4B" w:rsidRPr="00AA699A" w:rsidRDefault="00456C4B" w:rsidP="000A5DE8">
            <w:pPr>
              <w:jc w:val="both"/>
            </w:pPr>
            <w:r w:rsidRPr="00AA699A">
              <w:t xml:space="preserve">Reserve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92" w:type="dxa"/>
          </w:tcPr>
          <w:p w14:paraId="31B7ECA6" w14:textId="77777777" w:rsidR="00456C4B" w:rsidRPr="00AA699A" w:rsidRDefault="00456C4B" w:rsidP="000A5DE8">
            <w:pPr>
              <w:jc w:val="both"/>
            </w:pPr>
          </w:p>
        </w:tc>
        <w:tc>
          <w:tcPr>
            <w:tcW w:w="3401" w:type="dxa"/>
          </w:tcPr>
          <w:p w14:paraId="77FE7790" w14:textId="77777777" w:rsidR="00456C4B" w:rsidRPr="00AA699A" w:rsidRDefault="00456C4B" w:rsidP="000A5DE8">
            <w:pPr>
              <w:jc w:val="both"/>
            </w:pPr>
          </w:p>
        </w:tc>
      </w:tr>
      <w:tr w:rsidR="00456C4B" w:rsidRPr="00AA699A" w14:paraId="3FA03248" w14:textId="77777777" w:rsidTr="00BD442D">
        <w:tc>
          <w:tcPr>
            <w:tcW w:w="1129" w:type="dxa"/>
          </w:tcPr>
          <w:p w14:paraId="52535A32" w14:textId="77777777" w:rsidR="00E10BE0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0x0100~</w:t>
            </w:r>
          </w:p>
          <w:p w14:paraId="77AD7CEB" w14:textId="739FBE45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</w:t>
            </w:r>
            <w:r w:rsidRPr="00AA699A">
              <w:t>2C1</w:t>
            </w:r>
          </w:p>
        </w:tc>
        <w:tc>
          <w:tcPr>
            <w:tcW w:w="3828" w:type="dxa"/>
          </w:tcPr>
          <w:p w14:paraId="559E461F" w14:textId="64330424" w:rsidR="00456C4B" w:rsidRPr="00AA699A" w:rsidRDefault="00456C4B" w:rsidP="000A5DE8">
            <w:pPr>
              <w:jc w:val="both"/>
            </w:pPr>
            <w:r w:rsidRPr="00AA699A">
              <w:t>Voltage of cell number 000~449</w:t>
            </w:r>
          </w:p>
          <w:p w14:paraId="33F4EBC1" w14:textId="1432BF95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单芯</w:t>
            </w:r>
            <w:r w:rsidRPr="00AA699A">
              <w:rPr>
                <w:rFonts w:hint="eastAsia"/>
              </w:rPr>
              <w:t xml:space="preserve"> 000~</w:t>
            </w:r>
            <w:r w:rsidRPr="00AA699A">
              <w:t>4</w:t>
            </w:r>
            <w:r w:rsidRPr="00AA699A">
              <w:rPr>
                <w:rFonts w:hint="eastAsia"/>
              </w:rPr>
              <w:t>4</w:t>
            </w:r>
            <w:r w:rsidRPr="00AA699A">
              <w:t>9</w:t>
            </w:r>
            <w:r w:rsidRPr="00AA699A">
              <w:rPr>
                <w:rFonts w:hint="eastAsia"/>
              </w:rPr>
              <w:t>电压值</w:t>
            </w:r>
          </w:p>
        </w:tc>
        <w:tc>
          <w:tcPr>
            <w:tcW w:w="992" w:type="dxa"/>
          </w:tcPr>
          <w:p w14:paraId="56051272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0.001V</w:t>
            </w:r>
          </w:p>
        </w:tc>
        <w:tc>
          <w:tcPr>
            <w:tcW w:w="3401" w:type="dxa"/>
          </w:tcPr>
          <w:p w14:paraId="1BA17642" w14:textId="79EC7D2F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M</w:t>
            </w:r>
            <w:r w:rsidRPr="00AA699A">
              <w:t>ax 450 cells in series</w:t>
            </w:r>
          </w:p>
          <w:p w14:paraId="1C428976" w14:textId="3EC8DAA8" w:rsidR="00456C4B" w:rsidRPr="00AA699A" w:rsidRDefault="00456C4B" w:rsidP="000A5DE8">
            <w:pPr>
              <w:jc w:val="both"/>
            </w:pPr>
            <w:r w:rsidRPr="00AA699A">
              <w:t>最多</w:t>
            </w:r>
            <w:r w:rsidRPr="00AA699A">
              <w:t>4</w:t>
            </w:r>
            <w:r w:rsidRPr="00AA699A">
              <w:rPr>
                <w:rFonts w:hint="eastAsia"/>
              </w:rPr>
              <w:t>50</w:t>
            </w:r>
            <w:r w:rsidRPr="00AA699A">
              <w:rPr>
                <w:rFonts w:hint="eastAsia"/>
              </w:rPr>
              <w:t>个单芯电压</w:t>
            </w:r>
          </w:p>
        </w:tc>
      </w:tr>
      <w:tr w:rsidR="00456C4B" w:rsidRPr="00AA699A" w14:paraId="15365D6B" w14:textId="77777777" w:rsidTr="00BD442D">
        <w:tc>
          <w:tcPr>
            <w:tcW w:w="1129" w:type="dxa"/>
          </w:tcPr>
          <w:p w14:paraId="2F800AFC" w14:textId="77777777" w:rsidR="00E10BE0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x02C2~</w:t>
            </w:r>
          </w:p>
          <w:p w14:paraId="52D00E3B" w14:textId="1C3B718E" w:rsidR="00456C4B" w:rsidRPr="00AA699A" w:rsidRDefault="00456C4B" w:rsidP="000A5DE8">
            <w:pPr>
              <w:jc w:val="both"/>
            </w:pPr>
            <w:r w:rsidRPr="00AA699A">
              <w:t>0x030C</w:t>
            </w:r>
          </w:p>
        </w:tc>
        <w:tc>
          <w:tcPr>
            <w:tcW w:w="3828" w:type="dxa"/>
          </w:tcPr>
          <w:p w14:paraId="15E81D5B" w14:textId="77777777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模块状态信息</w:t>
            </w:r>
          </w:p>
          <w:p w14:paraId="12BEC7A7" w14:textId="45FD9083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00~074</w:t>
            </w:r>
          </w:p>
        </w:tc>
        <w:tc>
          <w:tcPr>
            <w:tcW w:w="992" w:type="dxa"/>
          </w:tcPr>
          <w:p w14:paraId="3BFE1075" w14:textId="77777777" w:rsidR="00456C4B" w:rsidRPr="00AA699A" w:rsidRDefault="00456C4B" w:rsidP="000A5DE8">
            <w:pPr>
              <w:jc w:val="both"/>
            </w:pPr>
          </w:p>
        </w:tc>
        <w:tc>
          <w:tcPr>
            <w:tcW w:w="3401" w:type="dxa"/>
          </w:tcPr>
          <w:p w14:paraId="1CCA3A96" w14:textId="774E80AD" w:rsidR="00456C4B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Max</w:t>
            </w:r>
            <w:r w:rsidRPr="00AA699A">
              <w:t xml:space="preserve"> 75 module</w:t>
            </w:r>
            <w:r w:rsidRPr="00AA699A">
              <w:rPr>
                <w:rFonts w:hint="eastAsia"/>
              </w:rPr>
              <w:t>s,</w:t>
            </w:r>
            <w:r w:rsidRPr="00AA699A">
              <w:t xml:space="preserve"> see Appendix V</w:t>
            </w:r>
          </w:p>
        </w:tc>
      </w:tr>
      <w:tr w:rsidR="00456C4B" w:rsidRPr="00AA699A" w14:paraId="2FF07394" w14:textId="77777777" w:rsidTr="00BD442D">
        <w:tc>
          <w:tcPr>
            <w:tcW w:w="1129" w:type="dxa"/>
          </w:tcPr>
          <w:p w14:paraId="10A82CBD" w14:textId="77777777" w:rsidR="00E10BE0" w:rsidRPr="00AA699A" w:rsidRDefault="00456C4B" w:rsidP="000A5DE8">
            <w:pPr>
              <w:jc w:val="both"/>
            </w:pPr>
            <w:r w:rsidRPr="00AA699A">
              <w:rPr>
                <w:rFonts w:hint="eastAsia"/>
              </w:rPr>
              <w:t>0x03</w:t>
            </w:r>
            <w:r w:rsidRPr="00AA699A">
              <w:t>0D</w:t>
            </w:r>
            <w:r w:rsidRPr="00AA699A">
              <w:rPr>
                <w:rFonts w:hint="eastAsia"/>
              </w:rPr>
              <w:t>~</w:t>
            </w:r>
          </w:p>
          <w:p w14:paraId="7FB5D9C1" w14:textId="373E2CC8" w:rsidR="00456C4B" w:rsidRPr="00AA699A" w:rsidRDefault="0052759F" w:rsidP="000A5DE8">
            <w:pPr>
              <w:jc w:val="both"/>
            </w:pPr>
            <w:r w:rsidRPr="00AA699A">
              <w:rPr>
                <w:rFonts w:hint="eastAsia"/>
              </w:rPr>
              <w:t>0x03</w:t>
            </w:r>
            <w:r w:rsidRPr="00AA699A">
              <w:t>1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3828" w:type="dxa"/>
          </w:tcPr>
          <w:p w14:paraId="7E6FCD00" w14:textId="77777777" w:rsidR="00456C4B" w:rsidRPr="00AA699A" w:rsidRDefault="00456C4B" w:rsidP="000A5DE8">
            <w:pPr>
              <w:jc w:val="both"/>
            </w:pPr>
            <w:r w:rsidRPr="00AA699A">
              <w:t xml:space="preserve">Reserve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92" w:type="dxa"/>
          </w:tcPr>
          <w:p w14:paraId="22187E00" w14:textId="77777777" w:rsidR="00456C4B" w:rsidRPr="00AA699A" w:rsidRDefault="00456C4B" w:rsidP="000A5DE8">
            <w:pPr>
              <w:jc w:val="both"/>
            </w:pPr>
          </w:p>
        </w:tc>
        <w:tc>
          <w:tcPr>
            <w:tcW w:w="3401" w:type="dxa"/>
          </w:tcPr>
          <w:p w14:paraId="20A6895D" w14:textId="77777777" w:rsidR="00456C4B" w:rsidRPr="00AA699A" w:rsidRDefault="00456C4B" w:rsidP="000A5DE8">
            <w:pPr>
              <w:jc w:val="both"/>
            </w:pPr>
          </w:p>
        </w:tc>
      </w:tr>
      <w:tr w:rsidR="0052759F" w:rsidRPr="00AA699A" w14:paraId="01D7C33E" w14:textId="77777777" w:rsidTr="00BD442D">
        <w:tc>
          <w:tcPr>
            <w:tcW w:w="1129" w:type="dxa"/>
          </w:tcPr>
          <w:p w14:paraId="39502261" w14:textId="526565B7" w:rsidR="0052759F" w:rsidRPr="00AA699A" w:rsidRDefault="00BC3779" w:rsidP="000A5DE8">
            <w:pPr>
              <w:jc w:val="both"/>
            </w:pPr>
            <w:r w:rsidRPr="00AA699A">
              <w:t>0x03</w:t>
            </w:r>
            <w:r w:rsidR="00C239C8" w:rsidRPr="00AA699A">
              <w:t>2</w:t>
            </w:r>
            <w:r w:rsidRPr="00AA699A">
              <w:t>0</w:t>
            </w:r>
          </w:p>
        </w:tc>
        <w:tc>
          <w:tcPr>
            <w:tcW w:w="3828" w:type="dxa"/>
          </w:tcPr>
          <w:p w14:paraId="5243B390" w14:textId="1A6698F0" w:rsidR="0052759F" w:rsidRPr="00AA699A" w:rsidRDefault="00BC3779" w:rsidP="000A5DE8">
            <w:pPr>
              <w:jc w:val="both"/>
            </w:pPr>
            <w:r w:rsidRPr="00AA699A">
              <w:rPr>
                <w:rFonts w:hint="eastAsia"/>
              </w:rPr>
              <w:t>电芯</w:t>
            </w:r>
            <w:r w:rsidRPr="00AA699A">
              <w:t>NTC</w:t>
            </w:r>
            <w:r w:rsidRPr="00AA699A">
              <w:rPr>
                <w:rFonts w:hint="eastAsia"/>
              </w:rPr>
              <w:t>温度数量</w:t>
            </w:r>
          </w:p>
        </w:tc>
        <w:tc>
          <w:tcPr>
            <w:tcW w:w="992" w:type="dxa"/>
          </w:tcPr>
          <w:p w14:paraId="0A4C6A5E" w14:textId="77777777" w:rsidR="0052759F" w:rsidRPr="00AA699A" w:rsidRDefault="0052759F" w:rsidP="000A5DE8">
            <w:pPr>
              <w:jc w:val="both"/>
            </w:pPr>
          </w:p>
        </w:tc>
        <w:tc>
          <w:tcPr>
            <w:tcW w:w="3401" w:type="dxa"/>
          </w:tcPr>
          <w:p w14:paraId="30993D77" w14:textId="77777777" w:rsidR="0052759F" w:rsidRPr="00AA699A" w:rsidRDefault="0052759F" w:rsidP="000A5DE8">
            <w:pPr>
              <w:jc w:val="both"/>
            </w:pPr>
          </w:p>
        </w:tc>
      </w:tr>
      <w:tr w:rsidR="00BC3779" w:rsidRPr="00AA699A" w14:paraId="4514EF44" w14:textId="77777777" w:rsidTr="00BD442D">
        <w:tc>
          <w:tcPr>
            <w:tcW w:w="1129" w:type="dxa"/>
          </w:tcPr>
          <w:p w14:paraId="1442602E" w14:textId="14A2E124" w:rsidR="00BC3779" w:rsidRPr="00AA699A" w:rsidRDefault="00BC3779" w:rsidP="000A5DE8">
            <w:pPr>
              <w:jc w:val="both"/>
            </w:pPr>
            <w:r w:rsidRPr="00AA699A">
              <w:t>0x03</w:t>
            </w:r>
            <w:r w:rsidR="00C239C8" w:rsidRPr="00AA699A">
              <w:t>2</w:t>
            </w:r>
            <w:r w:rsidRPr="00AA699A">
              <w:t>1~0x3</w:t>
            </w:r>
            <w:r w:rsidR="00C239C8" w:rsidRPr="00AA699A">
              <w:t>E</w:t>
            </w:r>
            <w:r w:rsidRPr="00AA699A">
              <w:t>8</w:t>
            </w:r>
          </w:p>
        </w:tc>
        <w:tc>
          <w:tcPr>
            <w:tcW w:w="3828" w:type="dxa"/>
          </w:tcPr>
          <w:p w14:paraId="5170763D" w14:textId="52D345EA" w:rsidR="00BC3779" w:rsidRPr="00AA699A" w:rsidRDefault="00BC3779" w:rsidP="000A5DE8">
            <w:pPr>
              <w:jc w:val="both"/>
            </w:pPr>
            <w:r w:rsidRPr="00AA699A">
              <w:rPr>
                <w:rFonts w:hint="eastAsia"/>
              </w:rPr>
              <w:t>电芯</w:t>
            </w:r>
            <w:r w:rsidRPr="00AA699A">
              <w:t>NTC</w:t>
            </w:r>
            <w:r w:rsidRPr="00AA699A">
              <w:rPr>
                <w:rFonts w:hint="eastAsia"/>
              </w:rPr>
              <w:t>温度值</w:t>
            </w:r>
            <w:r w:rsidRPr="00AA699A">
              <w:t>000~199</w:t>
            </w:r>
          </w:p>
        </w:tc>
        <w:tc>
          <w:tcPr>
            <w:tcW w:w="992" w:type="dxa"/>
          </w:tcPr>
          <w:p w14:paraId="6274DE78" w14:textId="3EEF19C9" w:rsidR="00BC3779" w:rsidRPr="00AA699A" w:rsidRDefault="004148AD" w:rsidP="000A5DE8">
            <w:pPr>
              <w:jc w:val="both"/>
            </w:pPr>
            <w:r w:rsidRPr="00AA699A">
              <w:rPr>
                <w:rFonts w:hint="eastAsia"/>
              </w:rPr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38879968" w14:textId="6C9B9A7C" w:rsidR="00BC3779" w:rsidRPr="00AA699A" w:rsidRDefault="00BC3779" w:rsidP="000A5DE8">
            <w:pPr>
              <w:jc w:val="both"/>
            </w:pPr>
            <w:r w:rsidRPr="00AA699A">
              <w:rPr>
                <w:rFonts w:hint="eastAsia"/>
              </w:rPr>
              <w:t>最多</w:t>
            </w:r>
            <w:r w:rsidRPr="00AA699A">
              <w:t>200</w:t>
            </w:r>
            <w:r w:rsidRPr="00AA699A">
              <w:rPr>
                <w:rFonts w:hint="eastAsia"/>
              </w:rPr>
              <w:t>个电芯</w:t>
            </w:r>
            <w:r w:rsidRPr="00AA699A">
              <w:t>NTC</w:t>
            </w:r>
            <w:r w:rsidRPr="00AA699A">
              <w:rPr>
                <w:rFonts w:hint="eastAsia"/>
              </w:rPr>
              <w:t>温度值</w:t>
            </w:r>
          </w:p>
        </w:tc>
      </w:tr>
      <w:tr w:rsidR="00BC3779" w:rsidRPr="00AA699A" w14:paraId="451A9D48" w14:textId="77777777" w:rsidTr="00BD442D">
        <w:tc>
          <w:tcPr>
            <w:tcW w:w="1129" w:type="dxa"/>
          </w:tcPr>
          <w:p w14:paraId="5F63BDDD" w14:textId="548EAF48" w:rsidR="00BC3779" w:rsidRPr="00AA699A" w:rsidRDefault="00BC3779" w:rsidP="000A5DE8">
            <w:pPr>
              <w:jc w:val="both"/>
            </w:pPr>
            <w:r w:rsidRPr="00AA699A">
              <w:t>0x3</w:t>
            </w:r>
            <w:r w:rsidR="00C239C8" w:rsidRPr="00AA699A">
              <w:t>E</w:t>
            </w:r>
            <w:r w:rsidRPr="00AA699A">
              <w:t>9~0x3FF</w:t>
            </w:r>
          </w:p>
        </w:tc>
        <w:tc>
          <w:tcPr>
            <w:tcW w:w="3828" w:type="dxa"/>
          </w:tcPr>
          <w:p w14:paraId="1077C325" w14:textId="1A10AFB9" w:rsidR="00BC3779" w:rsidRPr="00AA699A" w:rsidRDefault="00BC3779" w:rsidP="000A5DE8">
            <w:pPr>
              <w:jc w:val="both"/>
            </w:pPr>
            <w:r w:rsidRPr="00AA699A">
              <w:t xml:space="preserve">Reserve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92" w:type="dxa"/>
          </w:tcPr>
          <w:p w14:paraId="5D861F95" w14:textId="77777777" w:rsidR="00BC3779" w:rsidRPr="00AA699A" w:rsidRDefault="00BC3779" w:rsidP="000A5DE8">
            <w:pPr>
              <w:jc w:val="both"/>
            </w:pPr>
          </w:p>
        </w:tc>
        <w:tc>
          <w:tcPr>
            <w:tcW w:w="3401" w:type="dxa"/>
          </w:tcPr>
          <w:p w14:paraId="7D76795B" w14:textId="77777777" w:rsidR="00BC3779" w:rsidRPr="00AA699A" w:rsidRDefault="00BC3779" w:rsidP="000A5DE8">
            <w:pPr>
              <w:jc w:val="both"/>
            </w:pPr>
          </w:p>
        </w:tc>
      </w:tr>
      <w:tr w:rsidR="0052759F" w:rsidRPr="00AA699A" w14:paraId="1B94674B" w14:textId="77777777" w:rsidTr="00BD442D">
        <w:tc>
          <w:tcPr>
            <w:tcW w:w="1129" w:type="dxa"/>
          </w:tcPr>
          <w:p w14:paraId="611D483D" w14:textId="77777777" w:rsidR="0052759F" w:rsidRPr="00AA699A" w:rsidRDefault="0052759F" w:rsidP="0052759F">
            <w:r w:rsidRPr="00AA699A">
              <w:rPr>
                <w:rFonts w:hint="eastAsia"/>
              </w:rPr>
              <w:t>0x0400~</w:t>
            </w:r>
          </w:p>
          <w:p w14:paraId="368EB07C" w14:textId="07ABB3CC" w:rsidR="0052759F" w:rsidRPr="00AA699A" w:rsidRDefault="0052759F" w:rsidP="0052759F">
            <w:r w:rsidRPr="00AA699A">
              <w:rPr>
                <w:rFonts w:hint="eastAsia"/>
              </w:rPr>
              <w:t>0x0</w:t>
            </w:r>
            <w:r w:rsidRPr="00AA699A">
              <w:t>5C1</w:t>
            </w:r>
          </w:p>
        </w:tc>
        <w:tc>
          <w:tcPr>
            <w:tcW w:w="3828" w:type="dxa"/>
          </w:tcPr>
          <w:p w14:paraId="1B1555F9" w14:textId="768AC845" w:rsidR="0052759F" w:rsidRPr="00AA699A" w:rsidRDefault="0052759F" w:rsidP="0052759F">
            <w:r w:rsidRPr="00AA699A">
              <w:t>Temperature of cell number 000~449</w:t>
            </w:r>
          </w:p>
          <w:p w14:paraId="1C8FEB87" w14:textId="4531EE1C" w:rsidR="0052759F" w:rsidRPr="00AA699A" w:rsidRDefault="0052759F" w:rsidP="0052759F">
            <w:r w:rsidRPr="00AA699A">
              <w:rPr>
                <w:rFonts w:hint="eastAsia"/>
              </w:rPr>
              <w:t>单芯</w:t>
            </w:r>
            <w:r w:rsidRPr="00AA699A">
              <w:rPr>
                <w:rFonts w:hint="eastAsia"/>
              </w:rPr>
              <w:t xml:space="preserve"> 000~</w:t>
            </w:r>
            <w:r w:rsidRPr="00AA699A">
              <w:t>4</w:t>
            </w:r>
            <w:r w:rsidRPr="00AA699A">
              <w:rPr>
                <w:rFonts w:hint="eastAsia"/>
              </w:rPr>
              <w:t>49</w:t>
            </w:r>
            <w:r w:rsidRPr="00AA699A">
              <w:rPr>
                <w:rFonts w:hint="eastAsia"/>
              </w:rPr>
              <w:t>温度值</w:t>
            </w:r>
          </w:p>
        </w:tc>
        <w:tc>
          <w:tcPr>
            <w:tcW w:w="992" w:type="dxa"/>
          </w:tcPr>
          <w:p w14:paraId="584B6B1D" w14:textId="77777777" w:rsidR="0052759F" w:rsidRPr="00AA699A" w:rsidRDefault="0052759F" w:rsidP="0052759F">
            <w:r w:rsidRPr="00AA699A">
              <w:rPr>
                <w:rFonts w:hint="eastAsia"/>
              </w:rPr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605925E7" w14:textId="27888981" w:rsidR="0052759F" w:rsidRPr="00AA699A" w:rsidRDefault="0052759F" w:rsidP="0052759F">
            <w:r w:rsidRPr="00AA699A">
              <w:rPr>
                <w:rFonts w:hint="eastAsia"/>
              </w:rPr>
              <w:t>M</w:t>
            </w:r>
            <w:r w:rsidRPr="00AA699A">
              <w:t>ax 450 cells in series</w:t>
            </w:r>
          </w:p>
          <w:p w14:paraId="570FFE1C" w14:textId="57B271EF" w:rsidR="0052759F" w:rsidRPr="00AA699A" w:rsidRDefault="0052759F" w:rsidP="0052759F">
            <w:r w:rsidRPr="00AA699A">
              <w:t>最多</w:t>
            </w:r>
            <w:r w:rsidRPr="00AA699A">
              <w:t>4</w:t>
            </w:r>
            <w:r w:rsidRPr="00AA699A">
              <w:rPr>
                <w:rFonts w:hint="eastAsia"/>
              </w:rPr>
              <w:t>50</w:t>
            </w:r>
            <w:r w:rsidRPr="00AA699A">
              <w:rPr>
                <w:rFonts w:hint="eastAsia"/>
              </w:rPr>
              <w:t>个单芯温度</w:t>
            </w:r>
          </w:p>
        </w:tc>
      </w:tr>
      <w:tr w:rsidR="0052759F" w:rsidRPr="00AA699A" w14:paraId="4AAD0F39" w14:textId="77777777" w:rsidTr="00BD442D">
        <w:tc>
          <w:tcPr>
            <w:tcW w:w="1129" w:type="dxa"/>
          </w:tcPr>
          <w:p w14:paraId="7B9A8EE4" w14:textId="77777777" w:rsidR="0052759F" w:rsidRPr="00AA699A" w:rsidRDefault="0052759F" w:rsidP="0052759F">
            <w:r w:rsidRPr="00AA699A">
              <w:rPr>
                <w:rFonts w:hint="eastAsia"/>
              </w:rPr>
              <w:t>0</w:t>
            </w:r>
            <w:r w:rsidRPr="00AA699A">
              <w:t>x05C2~</w:t>
            </w:r>
          </w:p>
          <w:p w14:paraId="039B0B76" w14:textId="57693EC9" w:rsidR="0052759F" w:rsidRPr="00AA699A" w:rsidRDefault="0052759F" w:rsidP="0052759F">
            <w:r w:rsidRPr="00AA699A">
              <w:t>0x0657</w:t>
            </w:r>
          </w:p>
        </w:tc>
        <w:tc>
          <w:tcPr>
            <w:tcW w:w="3828" w:type="dxa"/>
          </w:tcPr>
          <w:p w14:paraId="41D567CF" w14:textId="77777777" w:rsidR="0052759F" w:rsidRPr="00AA699A" w:rsidRDefault="0052759F" w:rsidP="0052759F">
            <w:r w:rsidRPr="00AA699A">
              <w:rPr>
                <w:rFonts w:hint="eastAsia"/>
              </w:rPr>
              <w:t>端子温度值</w:t>
            </w:r>
          </w:p>
          <w:p w14:paraId="6E136037" w14:textId="6628CEAA" w:rsidR="0052759F" w:rsidRPr="00AA699A" w:rsidRDefault="0052759F" w:rsidP="0052759F">
            <w:r w:rsidRPr="00AA699A">
              <w:rPr>
                <w:rFonts w:hint="eastAsia"/>
              </w:rPr>
              <w:t>0</w:t>
            </w:r>
            <w:r w:rsidRPr="00AA699A">
              <w:t>00~149</w:t>
            </w:r>
          </w:p>
        </w:tc>
        <w:tc>
          <w:tcPr>
            <w:tcW w:w="992" w:type="dxa"/>
          </w:tcPr>
          <w:p w14:paraId="785F2094" w14:textId="5178F551" w:rsidR="0052759F" w:rsidRPr="00AA699A" w:rsidRDefault="0052759F" w:rsidP="0052759F">
            <w:r w:rsidRPr="00AA699A">
              <w:rPr>
                <w:rFonts w:hint="eastAsia"/>
              </w:rPr>
              <w:t>0.1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7471BEAE" w14:textId="485778B3" w:rsidR="0052759F" w:rsidRPr="00AA699A" w:rsidRDefault="0052759F" w:rsidP="0052759F">
            <w:r w:rsidRPr="00AA699A">
              <w:rPr>
                <w:rFonts w:hint="eastAsia"/>
              </w:rPr>
              <w:t>Max</w:t>
            </w:r>
            <w:r w:rsidRPr="00AA699A">
              <w:t xml:space="preserve"> 75*2</w:t>
            </w:r>
            <w:r w:rsidRPr="00AA699A">
              <w:rPr>
                <w:rFonts w:hint="eastAsia"/>
              </w:rPr>
              <w:t>个温度值</w:t>
            </w:r>
          </w:p>
        </w:tc>
      </w:tr>
      <w:tr w:rsidR="00482E2E" w:rsidRPr="00AA699A" w14:paraId="2C168C93" w14:textId="77777777" w:rsidTr="00BD442D">
        <w:tc>
          <w:tcPr>
            <w:tcW w:w="1129" w:type="dxa"/>
          </w:tcPr>
          <w:p w14:paraId="4284A6AB" w14:textId="0C7EE45E" w:rsidR="00482E2E" w:rsidRPr="00AA699A" w:rsidRDefault="00482E2E" w:rsidP="0052759F">
            <w:r w:rsidRPr="00AA699A">
              <w:t>0x0658</w:t>
            </w:r>
            <w:r w:rsidR="00F967D8" w:rsidRPr="00AA699A">
              <w:t>~0x065F</w:t>
            </w:r>
          </w:p>
          <w:p w14:paraId="7388B183" w14:textId="33AA3B5D" w:rsidR="00482E2E" w:rsidRPr="00AA699A" w:rsidRDefault="00482E2E" w:rsidP="0052759F"/>
        </w:tc>
        <w:tc>
          <w:tcPr>
            <w:tcW w:w="3828" w:type="dxa"/>
          </w:tcPr>
          <w:p w14:paraId="5E0EDB3C" w14:textId="750EB2CC" w:rsidR="00482E2E" w:rsidRPr="00AA699A" w:rsidRDefault="00E32FCF" w:rsidP="0052759F">
            <w:r w:rsidRPr="00AA699A">
              <w:t xml:space="preserve">Reserve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92" w:type="dxa"/>
          </w:tcPr>
          <w:p w14:paraId="7AFD7552" w14:textId="77777777" w:rsidR="00482E2E" w:rsidRPr="00AA699A" w:rsidRDefault="00482E2E" w:rsidP="0052759F"/>
        </w:tc>
        <w:tc>
          <w:tcPr>
            <w:tcW w:w="3401" w:type="dxa"/>
          </w:tcPr>
          <w:p w14:paraId="688AB389" w14:textId="77777777" w:rsidR="00482E2E" w:rsidRPr="00AA699A" w:rsidRDefault="00482E2E" w:rsidP="0052759F"/>
        </w:tc>
      </w:tr>
      <w:tr w:rsidR="00482E2E" w:rsidRPr="00AA699A" w14:paraId="2818D868" w14:textId="77777777" w:rsidTr="00BD442D">
        <w:tc>
          <w:tcPr>
            <w:tcW w:w="1129" w:type="dxa"/>
          </w:tcPr>
          <w:p w14:paraId="5BA8A0EF" w14:textId="26430C79" w:rsidR="00482E2E" w:rsidRPr="00AA699A" w:rsidRDefault="00F967D8" w:rsidP="0052759F">
            <w:r w:rsidRPr="00AA699A">
              <w:t>0x0660</w:t>
            </w:r>
          </w:p>
        </w:tc>
        <w:tc>
          <w:tcPr>
            <w:tcW w:w="3828" w:type="dxa"/>
          </w:tcPr>
          <w:p w14:paraId="6F32C784" w14:textId="68FF4CCD" w:rsidR="00482E2E" w:rsidRPr="00AA699A" w:rsidRDefault="00F967D8" w:rsidP="0052759F">
            <w:r w:rsidRPr="00AA699A">
              <w:rPr>
                <w:rFonts w:hint="eastAsia"/>
              </w:rPr>
              <w:t>自放电率</w:t>
            </w:r>
          </w:p>
        </w:tc>
        <w:tc>
          <w:tcPr>
            <w:tcW w:w="992" w:type="dxa"/>
          </w:tcPr>
          <w:p w14:paraId="0A1CF2DD" w14:textId="1D67FD0C" w:rsidR="00482E2E" w:rsidRPr="00AA699A" w:rsidRDefault="00F967D8" w:rsidP="0052759F">
            <w:r w:rsidRPr="00AA699A">
              <w:t>%</w:t>
            </w:r>
          </w:p>
        </w:tc>
        <w:tc>
          <w:tcPr>
            <w:tcW w:w="3401" w:type="dxa"/>
          </w:tcPr>
          <w:p w14:paraId="139DCEF2" w14:textId="04B2E653" w:rsidR="00482E2E" w:rsidRPr="00AA699A" w:rsidRDefault="00F967D8" w:rsidP="0052759F">
            <w:r w:rsidRPr="00AA699A">
              <w:rPr>
                <w:rFonts w:hint="eastAsia"/>
              </w:rPr>
              <w:t>云平台需求</w:t>
            </w:r>
          </w:p>
        </w:tc>
      </w:tr>
      <w:tr w:rsidR="00F967D8" w:rsidRPr="00AA699A" w14:paraId="6009DAA2" w14:textId="77777777" w:rsidTr="00BD442D">
        <w:tc>
          <w:tcPr>
            <w:tcW w:w="1129" w:type="dxa"/>
          </w:tcPr>
          <w:p w14:paraId="673ADDB6" w14:textId="4A14C10A" w:rsidR="00F967D8" w:rsidRPr="00AA699A" w:rsidRDefault="00F967D8" w:rsidP="0052759F">
            <w:r w:rsidRPr="00AA699A">
              <w:t>0x0661</w:t>
            </w:r>
          </w:p>
        </w:tc>
        <w:tc>
          <w:tcPr>
            <w:tcW w:w="3828" w:type="dxa"/>
          </w:tcPr>
          <w:p w14:paraId="58589038" w14:textId="57AEF661" w:rsidR="00F967D8" w:rsidRPr="00AA699A" w:rsidRDefault="00F967D8" w:rsidP="0052759F">
            <w:r w:rsidRPr="00AA699A">
              <w:t>SOC</w:t>
            </w:r>
            <w:r w:rsidRPr="00AA699A">
              <w:rPr>
                <w:rFonts w:hint="eastAsia"/>
              </w:rPr>
              <w:t>真值</w:t>
            </w:r>
          </w:p>
        </w:tc>
        <w:tc>
          <w:tcPr>
            <w:tcW w:w="992" w:type="dxa"/>
          </w:tcPr>
          <w:p w14:paraId="58A18CE8" w14:textId="576BB4CA" w:rsidR="00F967D8" w:rsidRPr="00AA699A" w:rsidRDefault="00F967D8" w:rsidP="0052759F">
            <w:r w:rsidRPr="00AA699A">
              <w:t>%</w:t>
            </w:r>
          </w:p>
        </w:tc>
        <w:tc>
          <w:tcPr>
            <w:tcW w:w="3401" w:type="dxa"/>
          </w:tcPr>
          <w:p w14:paraId="48A794F2" w14:textId="1A62B0F2" w:rsidR="00F967D8" w:rsidRPr="00AA699A" w:rsidRDefault="00F967D8" w:rsidP="0052759F">
            <w:r w:rsidRPr="00AA699A">
              <w:rPr>
                <w:rFonts w:hint="eastAsia"/>
              </w:rPr>
              <w:t>云平台需求，如有</w:t>
            </w:r>
            <w:r w:rsidRPr="00AA699A">
              <w:t>SOX</w:t>
            </w:r>
            <w:r w:rsidRPr="00AA699A">
              <w:rPr>
                <w:rFonts w:hint="eastAsia"/>
              </w:rPr>
              <w:t>算法则上传</w:t>
            </w:r>
          </w:p>
        </w:tc>
      </w:tr>
      <w:tr w:rsidR="00F967D8" w:rsidRPr="00AA699A" w14:paraId="78086C9F" w14:textId="77777777" w:rsidTr="00BD442D">
        <w:tc>
          <w:tcPr>
            <w:tcW w:w="1129" w:type="dxa"/>
          </w:tcPr>
          <w:p w14:paraId="77F811DF" w14:textId="4E53DEE0" w:rsidR="00F967D8" w:rsidRPr="00AA699A" w:rsidRDefault="00F967D8" w:rsidP="0052759F">
            <w:r w:rsidRPr="00AA699A">
              <w:t>0x0662</w:t>
            </w:r>
          </w:p>
        </w:tc>
        <w:tc>
          <w:tcPr>
            <w:tcW w:w="3828" w:type="dxa"/>
          </w:tcPr>
          <w:p w14:paraId="02D29316" w14:textId="24E2B459" w:rsidR="00F967D8" w:rsidRPr="00AA699A" w:rsidRDefault="00F967D8" w:rsidP="0052759F">
            <w:r w:rsidRPr="00AA699A">
              <w:t>SOC</w:t>
            </w:r>
            <w:r w:rsidRPr="00AA699A">
              <w:rPr>
                <w:rFonts w:hint="eastAsia"/>
              </w:rPr>
              <w:t>修正位</w:t>
            </w:r>
          </w:p>
        </w:tc>
        <w:tc>
          <w:tcPr>
            <w:tcW w:w="992" w:type="dxa"/>
          </w:tcPr>
          <w:p w14:paraId="6361609F" w14:textId="77777777" w:rsidR="00F967D8" w:rsidRPr="00AA699A" w:rsidRDefault="00F967D8" w:rsidP="0052759F"/>
        </w:tc>
        <w:tc>
          <w:tcPr>
            <w:tcW w:w="3401" w:type="dxa"/>
          </w:tcPr>
          <w:p w14:paraId="29C4A55B" w14:textId="3254A612" w:rsidR="00F967D8" w:rsidRPr="00AA699A" w:rsidRDefault="00F967D8" w:rsidP="0052759F">
            <w:r w:rsidRPr="00AA699A">
              <w:rPr>
                <w:rFonts w:hint="eastAsia"/>
              </w:rPr>
              <w:t>云平台需求，如有</w:t>
            </w:r>
            <w:r w:rsidRPr="00AA699A">
              <w:t>SOX</w:t>
            </w:r>
            <w:r w:rsidRPr="00AA699A">
              <w:rPr>
                <w:rFonts w:hint="eastAsia"/>
              </w:rPr>
              <w:t>算法则上传</w:t>
            </w:r>
          </w:p>
        </w:tc>
      </w:tr>
      <w:tr w:rsidR="00F967D8" w:rsidRPr="00AA699A" w14:paraId="62D308A3" w14:textId="77777777" w:rsidTr="00BD442D">
        <w:tc>
          <w:tcPr>
            <w:tcW w:w="1129" w:type="dxa"/>
          </w:tcPr>
          <w:p w14:paraId="05695679" w14:textId="374335CE" w:rsidR="00F967D8" w:rsidRPr="00AA699A" w:rsidRDefault="00F967D8" w:rsidP="0052759F">
            <w:r w:rsidRPr="00AA699A">
              <w:t>0x0663</w:t>
            </w:r>
          </w:p>
        </w:tc>
        <w:tc>
          <w:tcPr>
            <w:tcW w:w="3828" w:type="dxa"/>
          </w:tcPr>
          <w:p w14:paraId="35271AC7" w14:textId="667BE1C4" w:rsidR="00F967D8" w:rsidRPr="00AA699A" w:rsidRDefault="00F967D8" w:rsidP="0052759F">
            <w:r w:rsidRPr="00AA699A">
              <w:rPr>
                <w:rFonts w:hint="eastAsia"/>
              </w:rPr>
              <w:t>卡尔曼开启标志位</w:t>
            </w:r>
          </w:p>
        </w:tc>
        <w:tc>
          <w:tcPr>
            <w:tcW w:w="992" w:type="dxa"/>
          </w:tcPr>
          <w:p w14:paraId="383B0E53" w14:textId="77777777" w:rsidR="00F967D8" w:rsidRPr="00AA699A" w:rsidRDefault="00F967D8" w:rsidP="0052759F"/>
        </w:tc>
        <w:tc>
          <w:tcPr>
            <w:tcW w:w="3401" w:type="dxa"/>
          </w:tcPr>
          <w:p w14:paraId="4CA14B50" w14:textId="11EC2925" w:rsidR="00F967D8" w:rsidRPr="00AA699A" w:rsidRDefault="00F967D8" w:rsidP="0052759F">
            <w:r w:rsidRPr="00AA699A">
              <w:rPr>
                <w:rFonts w:hint="eastAsia"/>
              </w:rPr>
              <w:t>云平台需求，如有</w:t>
            </w:r>
            <w:r w:rsidRPr="00AA699A">
              <w:t>SOX</w:t>
            </w:r>
            <w:r w:rsidRPr="00AA699A">
              <w:rPr>
                <w:rFonts w:hint="eastAsia"/>
              </w:rPr>
              <w:t>算法则上传</w:t>
            </w:r>
          </w:p>
        </w:tc>
      </w:tr>
      <w:tr w:rsidR="00F967D8" w:rsidRPr="00AA699A" w14:paraId="7152082A" w14:textId="77777777" w:rsidTr="00BD442D">
        <w:tc>
          <w:tcPr>
            <w:tcW w:w="1129" w:type="dxa"/>
          </w:tcPr>
          <w:p w14:paraId="0D0992F5" w14:textId="77777777" w:rsidR="00F967D8" w:rsidRPr="00AA699A" w:rsidRDefault="00F967D8" w:rsidP="0052759F">
            <w:r w:rsidRPr="00AA699A">
              <w:t>0x0664</w:t>
            </w:r>
          </w:p>
          <w:p w14:paraId="65D9EC8C" w14:textId="5FF9E351" w:rsidR="00F967D8" w:rsidRPr="00AA699A" w:rsidRDefault="00F967D8" w:rsidP="0052759F">
            <w:r w:rsidRPr="00AA699A">
              <w:t>0x0665</w:t>
            </w:r>
          </w:p>
        </w:tc>
        <w:tc>
          <w:tcPr>
            <w:tcW w:w="3828" w:type="dxa"/>
          </w:tcPr>
          <w:p w14:paraId="74549CFC" w14:textId="714768DD" w:rsidR="00F967D8" w:rsidRPr="00AA699A" w:rsidRDefault="00F967D8" w:rsidP="0052759F">
            <w:r w:rsidRPr="00AA699A">
              <w:rPr>
                <w:rFonts w:hint="eastAsia"/>
              </w:rPr>
              <w:t>单帧累积充电量</w:t>
            </w:r>
          </w:p>
        </w:tc>
        <w:tc>
          <w:tcPr>
            <w:tcW w:w="992" w:type="dxa"/>
          </w:tcPr>
          <w:p w14:paraId="6D175F7D" w14:textId="6E3B5A1B" w:rsidR="00F967D8" w:rsidRPr="00AA699A" w:rsidRDefault="00F967D8" w:rsidP="0052759F">
            <w:r w:rsidRPr="00AA699A">
              <w:t>mAs</w:t>
            </w:r>
          </w:p>
        </w:tc>
        <w:tc>
          <w:tcPr>
            <w:tcW w:w="3401" w:type="dxa"/>
          </w:tcPr>
          <w:p w14:paraId="34B726A3" w14:textId="30460569" w:rsidR="00F967D8" w:rsidRPr="00AA699A" w:rsidRDefault="00F967D8" w:rsidP="0052759F">
            <w:r w:rsidRPr="00AA699A">
              <w:rPr>
                <w:rFonts w:hint="eastAsia"/>
              </w:rPr>
              <w:t>累积充电量，读取后清零，达到最大值</w:t>
            </w:r>
            <w:r w:rsidRPr="00AA699A">
              <w:t>0xFFFFFFFF</w:t>
            </w:r>
            <w:r w:rsidRPr="00AA699A">
              <w:rPr>
                <w:rFonts w:hint="eastAsia"/>
              </w:rPr>
              <w:t>后清零</w:t>
            </w:r>
          </w:p>
        </w:tc>
      </w:tr>
      <w:tr w:rsidR="00F967D8" w:rsidRPr="00AA699A" w14:paraId="2964D73F" w14:textId="77777777" w:rsidTr="00BD442D">
        <w:tc>
          <w:tcPr>
            <w:tcW w:w="1129" w:type="dxa"/>
          </w:tcPr>
          <w:p w14:paraId="0C033A15" w14:textId="612BBE2D" w:rsidR="00F967D8" w:rsidRPr="00AA699A" w:rsidRDefault="004B4906" w:rsidP="0052759F">
            <w:r w:rsidRPr="00AA699A">
              <w:t>0x0666</w:t>
            </w:r>
          </w:p>
          <w:p w14:paraId="7F9C1FC3" w14:textId="4E39B38E" w:rsidR="004B4906" w:rsidRPr="00AA699A" w:rsidRDefault="004B4906" w:rsidP="0052759F">
            <w:r w:rsidRPr="00AA699A">
              <w:t>0x0667</w:t>
            </w:r>
          </w:p>
        </w:tc>
        <w:tc>
          <w:tcPr>
            <w:tcW w:w="3828" w:type="dxa"/>
          </w:tcPr>
          <w:p w14:paraId="237B6724" w14:textId="5D7AFBD5" w:rsidR="00F967D8" w:rsidRPr="00AA699A" w:rsidRDefault="004B4906" w:rsidP="0052759F">
            <w:r w:rsidRPr="00AA699A">
              <w:rPr>
                <w:rFonts w:hint="eastAsia"/>
              </w:rPr>
              <w:t>单帧累积放电量</w:t>
            </w:r>
          </w:p>
        </w:tc>
        <w:tc>
          <w:tcPr>
            <w:tcW w:w="992" w:type="dxa"/>
          </w:tcPr>
          <w:p w14:paraId="503087C0" w14:textId="47F110FE" w:rsidR="00F967D8" w:rsidRPr="00AA699A" w:rsidRDefault="004B4906" w:rsidP="0052759F">
            <w:r w:rsidRPr="00AA699A">
              <w:t>mAs</w:t>
            </w:r>
          </w:p>
        </w:tc>
        <w:tc>
          <w:tcPr>
            <w:tcW w:w="3401" w:type="dxa"/>
          </w:tcPr>
          <w:p w14:paraId="70D4A903" w14:textId="4576F5CF" w:rsidR="00F967D8" w:rsidRPr="00AA699A" w:rsidRDefault="004B4906" w:rsidP="0052759F">
            <w:r w:rsidRPr="00AA699A">
              <w:rPr>
                <w:rFonts w:hint="eastAsia"/>
              </w:rPr>
              <w:t>累积放电量，读取后清零，达到最大值</w:t>
            </w:r>
            <w:r w:rsidRPr="00AA699A">
              <w:t>0xFFFFFFFF</w:t>
            </w:r>
            <w:r w:rsidRPr="00AA699A">
              <w:rPr>
                <w:rFonts w:hint="eastAsia"/>
              </w:rPr>
              <w:t>后清零</w:t>
            </w:r>
          </w:p>
        </w:tc>
      </w:tr>
      <w:tr w:rsidR="003F0636" w:rsidRPr="00AA699A" w14:paraId="337F9BE0" w14:textId="77777777" w:rsidTr="00BD442D">
        <w:tc>
          <w:tcPr>
            <w:tcW w:w="1129" w:type="dxa"/>
          </w:tcPr>
          <w:p w14:paraId="16CBB608" w14:textId="7AA0501D" w:rsidR="003F0636" w:rsidRPr="00AA699A" w:rsidRDefault="003F0636" w:rsidP="003F0636">
            <w:r w:rsidRPr="00AA699A">
              <w:t>0x0668</w:t>
            </w:r>
          </w:p>
        </w:tc>
        <w:tc>
          <w:tcPr>
            <w:tcW w:w="3828" w:type="dxa"/>
          </w:tcPr>
          <w:p w14:paraId="20130E20" w14:textId="732E7027" w:rsidR="003F0636" w:rsidRPr="00AA699A" w:rsidRDefault="003F0636" w:rsidP="003F0636">
            <w:r w:rsidRPr="00AA699A">
              <w:rPr>
                <w:rFonts w:hint="eastAsia"/>
              </w:rPr>
              <w:t>VB</w:t>
            </w:r>
            <w:r w:rsidRPr="00AA699A">
              <w:rPr>
                <w:rFonts w:hint="eastAsia"/>
              </w:rPr>
              <w:t>电压，</w:t>
            </w:r>
            <w:r w:rsidRPr="00AA699A">
              <w:rPr>
                <w:rFonts w:hint="eastAsia"/>
              </w:rPr>
              <w:t>BAT+</w:t>
            </w:r>
            <w:r w:rsidRPr="00AA699A">
              <w:rPr>
                <w:rFonts w:hint="eastAsia"/>
              </w:rPr>
              <w:t>与</w:t>
            </w:r>
            <w:r w:rsidRPr="00AA699A">
              <w:rPr>
                <w:rFonts w:hint="eastAsia"/>
              </w:rPr>
              <w:t>BAT-</w:t>
            </w:r>
            <w:r w:rsidRPr="00AA699A">
              <w:rPr>
                <w:rFonts w:hint="eastAsia"/>
              </w:rPr>
              <w:t>之间电压</w:t>
            </w:r>
          </w:p>
        </w:tc>
        <w:tc>
          <w:tcPr>
            <w:tcW w:w="992" w:type="dxa"/>
          </w:tcPr>
          <w:p w14:paraId="1611A477" w14:textId="57917FAD" w:rsidR="003F0636" w:rsidRPr="00AA699A" w:rsidRDefault="003F0636" w:rsidP="003F0636">
            <w:r w:rsidRPr="00AA699A">
              <w:rPr>
                <w:rFonts w:hint="eastAsia"/>
              </w:rPr>
              <w:t>0.1V</w:t>
            </w:r>
          </w:p>
        </w:tc>
        <w:tc>
          <w:tcPr>
            <w:tcW w:w="3401" w:type="dxa"/>
          </w:tcPr>
          <w:p w14:paraId="3DDF1D9B" w14:textId="77777777" w:rsidR="003F0636" w:rsidRPr="00AA699A" w:rsidRDefault="003F0636" w:rsidP="003F0636"/>
        </w:tc>
      </w:tr>
      <w:tr w:rsidR="003F0636" w:rsidRPr="00AA699A" w14:paraId="24624F37" w14:textId="77777777" w:rsidTr="00BD442D">
        <w:tc>
          <w:tcPr>
            <w:tcW w:w="1129" w:type="dxa"/>
          </w:tcPr>
          <w:p w14:paraId="172CBDD4" w14:textId="2AC2A705" w:rsidR="003F0636" w:rsidRPr="00AA699A" w:rsidRDefault="003F0636" w:rsidP="003F0636">
            <w:r w:rsidRPr="00AA699A">
              <w:t>0x066</w:t>
            </w:r>
            <w:r w:rsidRPr="00AA699A">
              <w:rPr>
                <w:rFonts w:hint="eastAsia"/>
              </w:rPr>
              <w:t>9~</w:t>
            </w:r>
          </w:p>
          <w:p w14:paraId="274B6A09" w14:textId="0219F26A" w:rsidR="003F0636" w:rsidRPr="00AA699A" w:rsidRDefault="003F0636" w:rsidP="003F0636">
            <w:r w:rsidRPr="00AA699A">
              <w:rPr>
                <w:rFonts w:hint="eastAsia"/>
              </w:rPr>
              <w:t>0x06</w:t>
            </w:r>
            <w:r w:rsidR="00EC31C8" w:rsidRPr="00AA699A">
              <w:rPr>
                <w:rFonts w:hint="eastAsia"/>
              </w:rPr>
              <w:t>86</w:t>
            </w:r>
          </w:p>
        </w:tc>
        <w:tc>
          <w:tcPr>
            <w:tcW w:w="3828" w:type="dxa"/>
          </w:tcPr>
          <w:p w14:paraId="04800AF0" w14:textId="5D90385B" w:rsidR="00625D49" w:rsidRPr="00AA699A" w:rsidRDefault="00EB25D5" w:rsidP="00625D49">
            <w:pPr>
              <w:jc w:val="both"/>
            </w:pPr>
            <w:r w:rsidRPr="00AA699A">
              <w:rPr>
                <w:rFonts w:hint="eastAsia"/>
              </w:rPr>
              <w:t>B</w:t>
            </w:r>
            <w:r w:rsidR="00625D49" w:rsidRPr="00AA699A">
              <w:rPr>
                <w:rFonts w:hint="eastAsia"/>
              </w:rPr>
              <w:t>alance</w:t>
            </w:r>
            <w:r w:rsidR="00625D49" w:rsidRPr="00AA699A">
              <w:t xml:space="preserve"> of cell number 000~4</w:t>
            </w:r>
            <w:r w:rsidR="00AD0DC8" w:rsidRPr="00AA699A">
              <w:rPr>
                <w:rFonts w:hint="eastAsia"/>
              </w:rPr>
              <w:t>64</w:t>
            </w:r>
          </w:p>
          <w:p w14:paraId="7318161C" w14:textId="77777777" w:rsidR="003F0636" w:rsidRPr="00AA699A" w:rsidRDefault="00625D49" w:rsidP="00625D49">
            <w:r w:rsidRPr="00AA699A">
              <w:rPr>
                <w:rFonts w:hint="eastAsia"/>
              </w:rPr>
              <w:t>单芯</w:t>
            </w:r>
            <w:r w:rsidRPr="00AA699A">
              <w:rPr>
                <w:rFonts w:hint="eastAsia"/>
              </w:rPr>
              <w:t xml:space="preserve"> 000~</w:t>
            </w:r>
            <w:r w:rsidR="00AD0DC8" w:rsidRPr="00AA699A">
              <w:rPr>
                <w:rFonts w:hint="eastAsia"/>
              </w:rPr>
              <w:t>464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均衡点位，每个</w:t>
            </w:r>
            <w:r w:rsidRPr="00AA699A">
              <w:rPr>
                <w:rFonts w:hint="eastAsia"/>
              </w:rPr>
              <w:t>bit</w:t>
            </w:r>
            <w:r w:rsidRPr="00AA699A">
              <w:rPr>
                <w:rFonts w:hint="eastAsia"/>
              </w:rPr>
              <w:t>表示一个电芯</w:t>
            </w:r>
            <w:r w:rsidR="00365151" w:rsidRPr="00AA699A">
              <w:rPr>
                <w:rFonts w:hint="eastAsia"/>
              </w:rPr>
              <w:t>均衡状态</w:t>
            </w:r>
          </w:p>
          <w:p w14:paraId="0C107A18" w14:textId="77777777" w:rsidR="0016665A" w:rsidRPr="00AA699A" w:rsidRDefault="0016665A" w:rsidP="00625D49"/>
          <w:p w14:paraId="21BB533F" w14:textId="77777777" w:rsidR="00674D7E" w:rsidRPr="00AA699A" w:rsidRDefault="00674D7E" w:rsidP="00674D7E">
            <w:pPr>
              <w:rPr>
                <w:rFonts w:cstheme="minorHAnsi"/>
              </w:rPr>
            </w:pPr>
            <w:r w:rsidRPr="00AA699A">
              <w:rPr>
                <w:rFonts w:cstheme="minorHAnsi"/>
              </w:rPr>
              <w:t xml:space="preserve">Each bit represents the balancing status of a cell. </w:t>
            </w:r>
          </w:p>
          <w:p w14:paraId="2A75552E" w14:textId="77777777" w:rsidR="00674D7E" w:rsidRPr="00AA699A" w:rsidRDefault="00674D7E" w:rsidP="00674D7E">
            <w:pPr>
              <w:rPr>
                <w:rFonts w:cstheme="minorHAnsi"/>
              </w:rPr>
            </w:pPr>
          </w:p>
          <w:p w14:paraId="72518F83" w14:textId="77777777" w:rsidR="00674D7E" w:rsidRPr="00AA699A" w:rsidRDefault="00674D7E" w:rsidP="00674D7E">
            <w:pPr>
              <w:rPr>
                <w:rFonts w:cstheme="minorHAnsi"/>
              </w:rPr>
            </w:pPr>
            <w:r w:rsidRPr="00AA699A">
              <w:rPr>
                <w:rFonts w:cstheme="minorHAnsi"/>
              </w:rPr>
              <w:t xml:space="preserve">Each register tracks 16 battery cells: </w:t>
            </w:r>
          </w:p>
          <w:p w14:paraId="3DFB9192" w14:textId="77777777" w:rsidR="00674D7E" w:rsidRPr="00AA699A" w:rsidRDefault="00674D7E" w:rsidP="00674D7E">
            <w:pPr>
              <w:rPr>
                <w:rFonts w:cstheme="minorHAnsi"/>
              </w:rPr>
            </w:pPr>
            <w:r w:rsidRPr="00AA699A">
              <w:rPr>
                <w:rFonts w:cstheme="minorHAnsi"/>
              </w:rPr>
              <w:t>0x0669</w:t>
            </w:r>
            <w:r w:rsidRPr="00AA699A">
              <w:rPr>
                <w:rFonts w:cstheme="minorHAnsi" w:hint="eastAsia"/>
              </w:rPr>
              <w:t>[bit0-bit15]</w:t>
            </w:r>
            <w:r w:rsidRPr="00AA699A">
              <w:rPr>
                <w:rFonts w:cstheme="minorHAnsi"/>
              </w:rPr>
              <w:t xml:space="preserve"> → Cells 0-15 </w:t>
            </w:r>
          </w:p>
          <w:p w14:paraId="770C66FA" w14:textId="77777777" w:rsidR="00674D7E" w:rsidRPr="00AA699A" w:rsidRDefault="00674D7E" w:rsidP="00674D7E">
            <w:pPr>
              <w:rPr>
                <w:rFonts w:cstheme="minorHAnsi"/>
              </w:rPr>
            </w:pPr>
            <w:r w:rsidRPr="00AA699A">
              <w:rPr>
                <w:rFonts w:cstheme="minorHAnsi"/>
              </w:rPr>
              <w:t>0x066A</w:t>
            </w:r>
            <w:r w:rsidRPr="00AA699A">
              <w:rPr>
                <w:rFonts w:cstheme="minorHAnsi" w:hint="eastAsia"/>
              </w:rPr>
              <w:t>[bit0-bit15]</w:t>
            </w:r>
            <w:r w:rsidRPr="00AA699A">
              <w:rPr>
                <w:rFonts w:cstheme="minorHAnsi"/>
              </w:rPr>
              <w:t xml:space="preserve"> → Cells 16-31 </w:t>
            </w:r>
          </w:p>
          <w:p w14:paraId="31D775F7" w14:textId="77777777" w:rsidR="00674D7E" w:rsidRPr="00AA699A" w:rsidRDefault="00674D7E" w:rsidP="00674D7E">
            <w:pPr>
              <w:rPr>
                <w:rFonts w:cstheme="minorHAnsi"/>
              </w:rPr>
            </w:pPr>
            <w:r w:rsidRPr="00AA699A">
              <w:rPr>
                <w:rFonts w:cstheme="minorHAnsi"/>
              </w:rPr>
              <w:t>Continue adding registers following this patter</w:t>
            </w:r>
            <w:r w:rsidRPr="00AA699A">
              <w:rPr>
                <w:rFonts w:cstheme="minorHAnsi" w:hint="eastAsia"/>
              </w:rPr>
              <w:t>n.</w:t>
            </w:r>
          </w:p>
          <w:p w14:paraId="381AA444" w14:textId="347EBAF5" w:rsidR="00B36771" w:rsidRPr="00AA699A" w:rsidRDefault="00B36771" w:rsidP="00625D49">
            <w:r w:rsidRPr="00AA699A">
              <w:t>……</w:t>
            </w:r>
          </w:p>
          <w:p w14:paraId="132FA12E" w14:textId="45B6395A" w:rsidR="0016665A" w:rsidRPr="00AA699A" w:rsidRDefault="0016665A" w:rsidP="00625D49"/>
        </w:tc>
        <w:tc>
          <w:tcPr>
            <w:tcW w:w="992" w:type="dxa"/>
          </w:tcPr>
          <w:p w14:paraId="2547273F" w14:textId="0226E738" w:rsidR="007D605E" w:rsidRPr="00AA699A" w:rsidRDefault="007D605E" w:rsidP="003F0636"/>
        </w:tc>
        <w:tc>
          <w:tcPr>
            <w:tcW w:w="3401" w:type="dxa"/>
          </w:tcPr>
          <w:p w14:paraId="3BCEB923" w14:textId="238CB959" w:rsidR="00B86E23" w:rsidRPr="00AA699A" w:rsidRDefault="007D605E" w:rsidP="003F0636">
            <w:r w:rsidRPr="00AA699A">
              <w:rPr>
                <w:rFonts w:hint="eastAsia"/>
              </w:rPr>
              <w:t>0:</w:t>
            </w:r>
            <w:r w:rsidRPr="00AA699A">
              <w:rPr>
                <w:rFonts w:hint="eastAsia"/>
              </w:rPr>
              <w:t>表示均衡未开启</w:t>
            </w:r>
            <w:r w:rsidRPr="00AA699A">
              <w:rPr>
                <w:rFonts w:hint="eastAsia"/>
              </w:rPr>
              <w:t xml:space="preserve"> </w:t>
            </w:r>
          </w:p>
          <w:p w14:paraId="7C487BC1" w14:textId="51CDD4BD" w:rsidR="003F0636" w:rsidRPr="00AA699A" w:rsidRDefault="00B86E23" w:rsidP="003F0636">
            <w:r w:rsidRPr="00AA699A">
              <w:rPr>
                <w:rFonts w:hint="eastAsia"/>
              </w:rPr>
              <w:t xml:space="preserve">0: Balance </w:t>
            </w:r>
            <w:r w:rsidR="0081062F" w:rsidRPr="00AA699A">
              <w:rPr>
                <w:rFonts w:hint="eastAsia"/>
              </w:rPr>
              <w:t>OFF</w:t>
            </w:r>
          </w:p>
          <w:p w14:paraId="64AFA1B6" w14:textId="77777777" w:rsidR="00777E35" w:rsidRPr="00AA699A" w:rsidRDefault="00777E35" w:rsidP="003F0636"/>
          <w:p w14:paraId="74FB2ACB" w14:textId="02DC1FFD" w:rsidR="007D605E" w:rsidRPr="00AA699A" w:rsidRDefault="007D605E" w:rsidP="003F0636">
            <w:r w:rsidRPr="00AA699A">
              <w:rPr>
                <w:rFonts w:hint="eastAsia"/>
              </w:rPr>
              <w:lastRenderedPageBreak/>
              <w:t>1:</w:t>
            </w:r>
            <w:r w:rsidRPr="00AA699A">
              <w:rPr>
                <w:rFonts w:hint="eastAsia"/>
              </w:rPr>
              <w:t>表示均衡开启</w:t>
            </w:r>
          </w:p>
          <w:p w14:paraId="35B964F1" w14:textId="1C3678FC" w:rsidR="00B86E23" w:rsidRPr="00AA699A" w:rsidRDefault="00B86E23" w:rsidP="003F0636">
            <w:r w:rsidRPr="00AA699A">
              <w:rPr>
                <w:rFonts w:hint="eastAsia"/>
              </w:rPr>
              <w:t>1: Balance ON</w:t>
            </w:r>
          </w:p>
        </w:tc>
      </w:tr>
      <w:tr w:rsidR="00625D49" w:rsidRPr="00AA699A" w14:paraId="04D71811" w14:textId="77777777" w:rsidTr="00BD442D">
        <w:tc>
          <w:tcPr>
            <w:tcW w:w="1129" w:type="dxa"/>
          </w:tcPr>
          <w:p w14:paraId="42A3F6A6" w14:textId="77777777" w:rsidR="004C036C" w:rsidRPr="00D90A10" w:rsidRDefault="00625D49" w:rsidP="00625D49">
            <w:r w:rsidRPr="00D90A10">
              <w:lastRenderedPageBreak/>
              <w:t>0x06</w:t>
            </w:r>
            <w:r w:rsidR="00EC31C8" w:rsidRPr="00D90A10">
              <w:t>87</w:t>
            </w:r>
            <w:r w:rsidRPr="00D90A10">
              <w:t>~</w:t>
            </w:r>
          </w:p>
          <w:p w14:paraId="40B3AAA3" w14:textId="4683A028" w:rsidR="00625D49" w:rsidRPr="00D90A10" w:rsidRDefault="004C036C" w:rsidP="00625D49">
            <w:r w:rsidRPr="00D90A10">
              <w:t>0x0688</w:t>
            </w:r>
          </w:p>
        </w:tc>
        <w:tc>
          <w:tcPr>
            <w:tcW w:w="3828" w:type="dxa"/>
          </w:tcPr>
          <w:p w14:paraId="47A608C1" w14:textId="7F9B9B2A" w:rsidR="00625D49" w:rsidRPr="00AA699A" w:rsidRDefault="004C036C" w:rsidP="003F0636">
            <w:r w:rsidRPr="004C036C">
              <w:rPr>
                <w:rFonts w:hint="eastAsia"/>
              </w:rPr>
              <w:t>光伏</w:t>
            </w:r>
            <w:r w:rsidR="0012250E">
              <w:rPr>
                <w:rFonts w:hint="eastAsia"/>
              </w:rPr>
              <w:t>显示总</w:t>
            </w:r>
            <w:r w:rsidRPr="004C036C">
              <w:rPr>
                <w:rFonts w:hint="eastAsia"/>
              </w:rPr>
              <w:t>功率</w:t>
            </w:r>
          </w:p>
        </w:tc>
        <w:tc>
          <w:tcPr>
            <w:tcW w:w="992" w:type="dxa"/>
          </w:tcPr>
          <w:p w14:paraId="04A26044" w14:textId="68C3723F" w:rsidR="00625D49" w:rsidRDefault="004C036C" w:rsidP="003F0636">
            <w:r>
              <w:rPr>
                <w:rFonts w:hint="eastAsia"/>
              </w:rPr>
              <w:t>W</w:t>
            </w:r>
          </w:p>
          <w:p w14:paraId="47AAB046" w14:textId="71A08FB7" w:rsidR="004C036C" w:rsidRPr="00AA699A" w:rsidRDefault="00167B42" w:rsidP="003F0636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7A39574D" w14:textId="032CD598" w:rsidR="00625D49" w:rsidRPr="00AA699A" w:rsidRDefault="001E784F" w:rsidP="003F0636">
            <w:r w:rsidRPr="00B81AA9">
              <w:rPr>
                <w:highlight w:val="yellow"/>
              </w:rPr>
              <w:t>PV</w:t>
            </w:r>
            <w:r w:rsidRPr="00B81AA9">
              <w:rPr>
                <w:rFonts w:hint="eastAsia"/>
                <w:highlight w:val="yellow"/>
              </w:rPr>
              <w:t>总功率</w:t>
            </w:r>
            <w:r w:rsidRPr="00B81AA9">
              <w:rPr>
                <w:highlight w:val="yellow"/>
              </w:rPr>
              <w:t>+ACC</w:t>
            </w:r>
            <w:r w:rsidRPr="00B81AA9">
              <w:rPr>
                <w:rFonts w:hint="eastAsia"/>
                <w:highlight w:val="yellow"/>
              </w:rPr>
              <w:t>功率</w:t>
            </w:r>
          </w:p>
        </w:tc>
      </w:tr>
      <w:tr w:rsidR="004C036C" w:rsidRPr="00AA699A" w14:paraId="1B836ADA" w14:textId="77777777" w:rsidTr="00BD442D">
        <w:tc>
          <w:tcPr>
            <w:tcW w:w="1129" w:type="dxa"/>
          </w:tcPr>
          <w:p w14:paraId="54CAB79D" w14:textId="77777777" w:rsidR="004C036C" w:rsidRPr="00D90A10" w:rsidRDefault="0012250E" w:rsidP="00625D49">
            <w:r w:rsidRPr="00D90A10">
              <w:t>0x0689~</w:t>
            </w:r>
          </w:p>
          <w:p w14:paraId="011561DF" w14:textId="30485A6C" w:rsidR="0012250E" w:rsidRPr="00D90A10" w:rsidRDefault="0012250E" w:rsidP="00625D49">
            <w:r w:rsidRPr="00D90A10">
              <w:t>0x06</w:t>
            </w:r>
            <w:r w:rsidR="008F3B57" w:rsidRPr="00D90A10">
              <w:t>8A</w:t>
            </w:r>
          </w:p>
        </w:tc>
        <w:tc>
          <w:tcPr>
            <w:tcW w:w="3828" w:type="dxa"/>
          </w:tcPr>
          <w:p w14:paraId="2C585C17" w14:textId="0FCAC4E5" w:rsidR="004C036C" w:rsidRPr="00AA699A" w:rsidRDefault="0012250E" w:rsidP="003F0636">
            <w:r w:rsidRPr="0012250E">
              <w:rPr>
                <w:rFonts w:hint="eastAsia"/>
              </w:rPr>
              <w:t>电网</w:t>
            </w:r>
            <w:r>
              <w:rPr>
                <w:rFonts w:hint="eastAsia"/>
              </w:rPr>
              <w:t>显示总</w:t>
            </w:r>
            <w:r w:rsidRPr="0012250E">
              <w:rPr>
                <w:rFonts w:hint="eastAsia"/>
              </w:rPr>
              <w:t>功率</w:t>
            </w:r>
          </w:p>
        </w:tc>
        <w:tc>
          <w:tcPr>
            <w:tcW w:w="992" w:type="dxa"/>
          </w:tcPr>
          <w:p w14:paraId="6825E97A" w14:textId="77777777" w:rsidR="004C036C" w:rsidRDefault="0012250E" w:rsidP="003F0636">
            <w:r>
              <w:rPr>
                <w:rFonts w:hint="eastAsia"/>
              </w:rPr>
              <w:t>W</w:t>
            </w:r>
          </w:p>
          <w:p w14:paraId="54D19B0C" w14:textId="117AE31C" w:rsidR="00167B42" w:rsidRDefault="00167B42" w:rsidP="003F0636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083605A6" w14:textId="77777777" w:rsidR="004C036C" w:rsidRPr="00AA699A" w:rsidRDefault="004C036C" w:rsidP="003F0636"/>
        </w:tc>
      </w:tr>
      <w:tr w:rsidR="0012250E" w:rsidRPr="00AA699A" w14:paraId="184DC67B" w14:textId="77777777" w:rsidTr="00BD442D">
        <w:tc>
          <w:tcPr>
            <w:tcW w:w="1129" w:type="dxa"/>
          </w:tcPr>
          <w:p w14:paraId="45AC2422" w14:textId="6C6DEF8F" w:rsidR="0012250E" w:rsidRPr="00D90A10" w:rsidRDefault="00F64441" w:rsidP="00625D49">
            <w:r w:rsidRPr="00D90A10">
              <w:t>0x06</w:t>
            </w:r>
            <w:r w:rsidR="008F3B57" w:rsidRPr="00D90A10">
              <w:t>8B</w:t>
            </w:r>
            <w:r w:rsidRPr="00D90A10">
              <w:t>~</w:t>
            </w:r>
          </w:p>
          <w:p w14:paraId="1D2C86A2" w14:textId="44AB4C47" w:rsidR="00F64441" w:rsidRPr="00D90A10" w:rsidRDefault="00F64441" w:rsidP="00625D49">
            <w:r w:rsidRPr="00D90A10">
              <w:t>0x06</w:t>
            </w:r>
            <w:r w:rsidR="008F3B57" w:rsidRPr="00D90A10">
              <w:t>8C</w:t>
            </w:r>
          </w:p>
        </w:tc>
        <w:tc>
          <w:tcPr>
            <w:tcW w:w="3828" w:type="dxa"/>
          </w:tcPr>
          <w:p w14:paraId="5035AEB2" w14:textId="0D4DBAE0" w:rsidR="0012250E" w:rsidRPr="0012250E" w:rsidRDefault="00F64441" w:rsidP="003F0636">
            <w:r>
              <w:rPr>
                <w:rFonts w:hint="eastAsia"/>
              </w:rPr>
              <w:t>负载显示总功率</w:t>
            </w:r>
          </w:p>
        </w:tc>
        <w:tc>
          <w:tcPr>
            <w:tcW w:w="992" w:type="dxa"/>
          </w:tcPr>
          <w:p w14:paraId="45737A48" w14:textId="77777777" w:rsidR="0012250E" w:rsidRDefault="00F64441" w:rsidP="003F0636">
            <w:r>
              <w:rPr>
                <w:rFonts w:hint="eastAsia"/>
              </w:rPr>
              <w:t>W</w:t>
            </w:r>
          </w:p>
          <w:p w14:paraId="367BC532" w14:textId="7A270308" w:rsidR="00167B42" w:rsidRDefault="00167B42" w:rsidP="003F0636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4548E389" w14:textId="77777777" w:rsidR="0012250E" w:rsidRPr="00AA699A" w:rsidRDefault="0012250E" w:rsidP="003F0636"/>
        </w:tc>
      </w:tr>
      <w:tr w:rsidR="0012250E" w:rsidRPr="00AA699A" w14:paraId="59BF2DF4" w14:textId="77777777" w:rsidTr="00BD442D">
        <w:tc>
          <w:tcPr>
            <w:tcW w:w="1129" w:type="dxa"/>
          </w:tcPr>
          <w:p w14:paraId="2504224A" w14:textId="5C772451" w:rsidR="0012250E" w:rsidRPr="00D90A10" w:rsidRDefault="0093723D" w:rsidP="00625D49">
            <w:r w:rsidRPr="00D90A10">
              <w:t>0x06</w:t>
            </w:r>
            <w:r w:rsidR="008F3B57" w:rsidRPr="00D90A10">
              <w:t>8D</w:t>
            </w:r>
            <w:r w:rsidRPr="00D90A10">
              <w:t>~</w:t>
            </w:r>
          </w:p>
          <w:p w14:paraId="5C2337F5" w14:textId="49D8DA72" w:rsidR="0093723D" w:rsidRPr="00D90A10" w:rsidRDefault="0093723D" w:rsidP="00625D49">
            <w:r w:rsidRPr="00D90A10">
              <w:t>0x06</w:t>
            </w:r>
            <w:r w:rsidR="008F3B57" w:rsidRPr="00D90A10">
              <w:t>8E</w:t>
            </w:r>
          </w:p>
        </w:tc>
        <w:tc>
          <w:tcPr>
            <w:tcW w:w="3828" w:type="dxa"/>
          </w:tcPr>
          <w:p w14:paraId="4E269A4E" w14:textId="1A9F1159" w:rsidR="0012250E" w:rsidRPr="0012250E" w:rsidRDefault="0093723D" w:rsidP="003F0636">
            <w:r>
              <w:rPr>
                <w:rFonts w:hint="eastAsia"/>
              </w:rPr>
              <w:t>电池显示总功率</w:t>
            </w:r>
          </w:p>
        </w:tc>
        <w:tc>
          <w:tcPr>
            <w:tcW w:w="992" w:type="dxa"/>
          </w:tcPr>
          <w:p w14:paraId="7A25EE10" w14:textId="77777777" w:rsidR="0012250E" w:rsidRDefault="0093723D" w:rsidP="003F0636">
            <w:r>
              <w:rPr>
                <w:rFonts w:hint="eastAsia"/>
              </w:rPr>
              <w:t>W</w:t>
            </w:r>
          </w:p>
          <w:p w14:paraId="39FA762E" w14:textId="1C2AC4DD" w:rsidR="00167B42" w:rsidRDefault="00167B42" w:rsidP="003F0636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5894A65D" w14:textId="77777777" w:rsidR="0012250E" w:rsidRPr="00AA699A" w:rsidRDefault="0012250E" w:rsidP="003F0636"/>
        </w:tc>
      </w:tr>
      <w:tr w:rsidR="0012250E" w:rsidRPr="00AA699A" w14:paraId="20FC694A" w14:textId="77777777" w:rsidTr="00BD442D">
        <w:tc>
          <w:tcPr>
            <w:tcW w:w="1129" w:type="dxa"/>
          </w:tcPr>
          <w:p w14:paraId="60A93C0B" w14:textId="579D9329" w:rsidR="008F3B57" w:rsidRPr="00D90A10" w:rsidRDefault="008F3B57" w:rsidP="008F3B57">
            <w:r w:rsidRPr="00D90A10">
              <w:t>0x068F~</w:t>
            </w:r>
          </w:p>
          <w:p w14:paraId="3E6DF5FE" w14:textId="0F8434AA" w:rsidR="0012250E" w:rsidRPr="00D90A10" w:rsidRDefault="008F3B57" w:rsidP="008F3B57">
            <w:r w:rsidRPr="00D90A10">
              <w:t>0x0690</w:t>
            </w:r>
          </w:p>
        </w:tc>
        <w:tc>
          <w:tcPr>
            <w:tcW w:w="3828" w:type="dxa"/>
          </w:tcPr>
          <w:p w14:paraId="1B82D8AF" w14:textId="67EB462B" w:rsidR="0012250E" w:rsidRPr="0012250E" w:rsidRDefault="008F3B57" w:rsidP="003F0636">
            <w:r w:rsidRPr="008F3B57">
              <w:rPr>
                <w:rFonts w:hint="eastAsia"/>
              </w:rPr>
              <w:t>总光伏发电量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 xml:space="preserve">PCS </w:t>
            </w:r>
            <w:r w:rsidRPr="008F3B57">
              <w:t>30129</w:t>
            </w:r>
            <w:r>
              <w:rPr>
                <w:rFonts w:hint="eastAsia"/>
              </w:rPr>
              <w:t>寄存器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14:paraId="663D381B" w14:textId="77777777" w:rsidR="0012250E" w:rsidRDefault="008F3B57" w:rsidP="003F0636">
            <w:r>
              <w:rPr>
                <w:rFonts w:hint="eastAsia"/>
              </w:rPr>
              <w:t>KWH</w:t>
            </w:r>
          </w:p>
          <w:p w14:paraId="05BF6906" w14:textId="197D9BCF" w:rsidR="00BC070E" w:rsidRDefault="00BC070E" w:rsidP="003F0636">
            <w:r>
              <w:t>Float32</w:t>
            </w:r>
          </w:p>
        </w:tc>
        <w:tc>
          <w:tcPr>
            <w:tcW w:w="3401" w:type="dxa"/>
          </w:tcPr>
          <w:p w14:paraId="1B2CCE8B" w14:textId="77777777" w:rsidR="0012250E" w:rsidRPr="00AA699A" w:rsidRDefault="0012250E" w:rsidP="003F0636"/>
        </w:tc>
      </w:tr>
      <w:tr w:rsidR="00D05AE2" w:rsidRPr="00AA699A" w14:paraId="7F16B73F" w14:textId="77777777" w:rsidTr="00BD442D">
        <w:tc>
          <w:tcPr>
            <w:tcW w:w="1129" w:type="dxa"/>
          </w:tcPr>
          <w:p w14:paraId="31011CA8" w14:textId="362F4F5A" w:rsidR="008F3B57" w:rsidRPr="00D90A10" w:rsidRDefault="008F3B57" w:rsidP="008F3B57">
            <w:r w:rsidRPr="00D90A10">
              <w:t>0x0691~</w:t>
            </w:r>
          </w:p>
          <w:p w14:paraId="51FD1369" w14:textId="440BB42B" w:rsidR="00D05AE2" w:rsidRPr="00D90A10" w:rsidRDefault="008F3B57" w:rsidP="008F3B57">
            <w:pPr>
              <w:rPr>
                <w:b/>
                <w:bCs/>
              </w:rPr>
            </w:pPr>
            <w:r w:rsidRPr="00D90A10">
              <w:t>0x0692</w:t>
            </w:r>
          </w:p>
        </w:tc>
        <w:tc>
          <w:tcPr>
            <w:tcW w:w="3828" w:type="dxa"/>
          </w:tcPr>
          <w:p w14:paraId="74DE8CDE" w14:textId="6DA0AA6B" w:rsidR="00D05AE2" w:rsidRPr="0012250E" w:rsidRDefault="008F3B57" w:rsidP="003F0636">
            <w:r w:rsidRPr="008F3B57">
              <w:rPr>
                <w:rFonts w:hint="eastAsia"/>
              </w:rPr>
              <w:t>总负载用电量</w:t>
            </w:r>
            <w:r>
              <w:rPr>
                <w:rFonts w:hint="eastAsia"/>
              </w:rPr>
              <w:t>(</w:t>
            </w:r>
            <w:r w:rsidRPr="008F3B57">
              <w:rPr>
                <w:rFonts w:hint="eastAsia"/>
              </w:rPr>
              <w:t>用负载功率积分算出负载用电量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14:paraId="4C40A2BA" w14:textId="77777777" w:rsidR="00D05AE2" w:rsidRDefault="008F3B57" w:rsidP="003F0636">
            <w:r>
              <w:rPr>
                <w:rFonts w:hint="eastAsia"/>
              </w:rPr>
              <w:t>WH</w:t>
            </w:r>
          </w:p>
          <w:p w14:paraId="18CF05CE" w14:textId="66C728EC" w:rsidR="00207FC7" w:rsidRDefault="00207FC7" w:rsidP="003F0636">
            <w:r>
              <w:rPr>
                <w:rFonts w:hint="eastAsia"/>
              </w:rPr>
              <w:t>U32</w:t>
            </w:r>
          </w:p>
        </w:tc>
        <w:tc>
          <w:tcPr>
            <w:tcW w:w="3401" w:type="dxa"/>
          </w:tcPr>
          <w:p w14:paraId="591E6BB4" w14:textId="77777777" w:rsidR="00D05AE2" w:rsidRPr="00AA699A" w:rsidRDefault="00D05AE2" w:rsidP="003F0636"/>
        </w:tc>
      </w:tr>
      <w:tr w:rsidR="00D05AE2" w:rsidRPr="00AA699A" w14:paraId="6B69F029" w14:textId="77777777" w:rsidTr="00BD442D">
        <w:tc>
          <w:tcPr>
            <w:tcW w:w="1129" w:type="dxa"/>
          </w:tcPr>
          <w:p w14:paraId="623D4BA4" w14:textId="2B8AD136" w:rsidR="008F3B57" w:rsidRPr="00D90A10" w:rsidRDefault="008F3B57" w:rsidP="008F3B57">
            <w:r w:rsidRPr="00D90A10">
              <w:t>0x0693~</w:t>
            </w:r>
          </w:p>
          <w:p w14:paraId="02CA0AA8" w14:textId="291B7C8E" w:rsidR="00D05AE2" w:rsidRPr="00D90A10" w:rsidRDefault="008F3B57" w:rsidP="008F3B57">
            <w:pPr>
              <w:rPr>
                <w:b/>
                <w:bCs/>
              </w:rPr>
            </w:pPr>
            <w:r w:rsidRPr="00D90A10">
              <w:t>0x0694</w:t>
            </w:r>
          </w:p>
        </w:tc>
        <w:tc>
          <w:tcPr>
            <w:tcW w:w="3828" w:type="dxa"/>
          </w:tcPr>
          <w:p w14:paraId="1C078CED" w14:textId="7CF744E6" w:rsidR="00D05AE2" w:rsidRPr="0012250E" w:rsidRDefault="008F3B57" w:rsidP="003F0636">
            <w:r w:rsidRPr="008F3B57">
              <w:rPr>
                <w:rFonts w:hint="eastAsia"/>
              </w:rPr>
              <w:t>总电池充电量</w:t>
            </w:r>
            <w:r w:rsidRPr="008F3B57">
              <w:t>30174</w:t>
            </w:r>
          </w:p>
        </w:tc>
        <w:tc>
          <w:tcPr>
            <w:tcW w:w="992" w:type="dxa"/>
          </w:tcPr>
          <w:p w14:paraId="4CD96B12" w14:textId="77777777" w:rsidR="00D05AE2" w:rsidRDefault="008F3B57" w:rsidP="003F0636">
            <w:r>
              <w:rPr>
                <w:rFonts w:hint="eastAsia"/>
              </w:rPr>
              <w:t>KWH</w:t>
            </w:r>
          </w:p>
          <w:p w14:paraId="68B62BEB" w14:textId="4E9ABFEC" w:rsidR="00BC070E" w:rsidRDefault="00BC070E" w:rsidP="003F0636">
            <w:r>
              <w:t>Float32</w:t>
            </w:r>
          </w:p>
        </w:tc>
        <w:tc>
          <w:tcPr>
            <w:tcW w:w="3401" w:type="dxa"/>
          </w:tcPr>
          <w:p w14:paraId="2FBFC80A" w14:textId="77777777" w:rsidR="00D05AE2" w:rsidRPr="00AA699A" w:rsidRDefault="00D05AE2" w:rsidP="003F0636"/>
        </w:tc>
      </w:tr>
      <w:tr w:rsidR="00D05AE2" w:rsidRPr="00AA699A" w14:paraId="1D73CF9B" w14:textId="77777777" w:rsidTr="00BD442D">
        <w:tc>
          <w:tcPr>
            <w:tcW w:w="1129" w:type="dxa"/>
          </w:tcPr>
          <w:p w14:paraId="72CC0FCC" w14:textId="1C6CC191" w:rsidR="008F3B57" w:rsidRPr="00D90A10" w:rsidRDefault="008F3B57" w:rsidP="008F3B57">
            <w:r w:rsidRPr="00D90A10">
              <w:t>0x0695~</w:t>
            </w:r>
          </w:p>
          <w:p w14:paraId="0FD81ED8" w14:textId="2E2524B4" w:rsidR="00D05AE2" w:rsidRPr="00D90A10" w:rsidRDefault="008F3B57" w:rsidP="008F3B57">
            <w:pPr>
              <w:rPr>
                <w:b/>
                <w:bCs/>
              </w:rPr>
            </w:pPr>
            <w:r w:rsidRPr="00D90A10">
              <w:t>0x0696</w:t>
            </w:r>
          </w:p>
        </w:tc>
        <w:tc>
          <w:tcPr>
            <w:tcW w:w="3828" w:type="dxa"/>
          </w:tcPr>
          <w:p w14:paraId="7123F0C0" w14:textId="1137EAD1" w:rsidR="00D05AE2" w:rsidRPr="0012250E" w:rsidRDefault="008F3B57" w:rsidP="00D05AE2">
            <w:r w:rsidRPr="008F3B57">
              <w:rPr>
                <w:rFonts w:hint="eastAsia"/>
              </w:rPr>
              <w:t>总电池放电量</w:t>
            </w:r>
            <w:r w:rsidRPr="008F3B57">
              <w:t>30176</w:t>
            </w:r>
          </w:p>
        </w:tc>
        <w:tc>
          <w:tcPr>
            <w:tcW w:w="992" w:type="dxa"/>
          </w:tcPr>
          <w:p w14:paraId="1BB2A6CF" w14:textId="77777777" w:rsidR="00D05AE2" w:rsidRDefault="008F3B57" w:rsidP="00D05AE2">
            <w:r>
              <w:rPr>
                <w:rFonts w:hint="eastAsia"/>
              </w:rPr>
              <w:t>KWH</w:t>
            </w:r>
          </w:p>
          <w:p w14:paraId="0AD7DD01" w14:textId="2FB617AF" w:rsidR="00BC070E" w:rsidRDefault="00BC070E" w:rsidP="00D05AE2">
            <w:r>
              <w:t>Float32</w:t>
            </w:r>
          </w:p>
        </w:tc>
        <w:tc>
          <w:tcPr>
            <w:tcW w:w="3401" w:type="dxa"/>
          </w:tcPr>
          <w:p w14:paraId="16462E88" w14:textId="77777777" w:rsidR="00D05AE2" w:rsidRPr="00AA699A" w:rsidRDefault="00D05AE2" w:rsidP="00D05AE2"/>
        </w:tc>
      </w:tr>
      <w:tr w:rsidR="00D05AE2" w:rsidRPr="00AA699A" w14:paraId="3BFDEC61" w14:textId="77777777" w:rsidTr="00BD442D">
        <w:tc>
          <w:tcPr>
            <w:tcW w:w="1129" w:type="dxa"/>
          </w:tcPr>
          <w:p w14:paraId="0329898C" w14:textId="620771D9" w:rsidR="008F3B57" w:rsidRPr="00D90A10" w:rsidRDefault="008F3B57" w:rsidP="008F3B57">
            <w:r w:rsidRPr="00D90A10">
              <w:t>0x0697~</w:t>
            </w:r>
          </w:p>
          <w:p w14:paraId="5B3239DA" w14:textId="7FD9C91D" w:rsidR="00D05AE2" w:rsidRPr="00D90A10" w:rsidRDefault="008F3B57" w:rsidP="008F3B57">
            <w:pPr>
              <w:rPr>
                <w:b/>
                <w:bCs/>
              </w:rPr>
            </w:pPr>
            <w:r w:rsidRPr="00D90A10">
              <w:t>0x0698</w:t>
            </w:r>
          </w:p>
        </w:tc>
        <w:tc>
          <w:tcPr>
            <w:tcW w:w="3828" w:type="dxa"/>
          </w:tcPr>
          <w:p w14:paraId="30E24846" w14:textId="1270B93E" w:rsidR="00D05AE2" w:rsidRPr="0012250E" w:rsidRDefault="008F3B57" w:rsidP="00D05AE2">
            <w:r w:rsidRPr="008F3B57">
              <w:rPr>
                <w:rFonts w:hint="eastAsia"/>
              </w:rPr>
              <w:t>总上网电量</w:t>
            </w:r>
            <w:r w:rsidRPr="008F3B57">
              <w:t>30158</w:t>
            </w:r>
          </w:p>
        </w:tc>
        <w:tc>
          <w:tcPr>
            <w:tcW w:w="992" w:type="dxa"/>
          </w:tcPr>
          <w:p w14:paraId="533068E3" w14:textId="77777777" w:rsidR="00D05AE2" w:rsidRDefault="008F3B57" w:rsidP="00D05AE2">
            <w:r>
              <w:rPr>
                <w:rFonts w:hint="eastAsia"/>
              </w:rPr>
              <w:t>KWH</w:t>
            </w:r>
          </w:p>
          <w:p w14:paraId="73FB645E" w14:textId="0334A303" w:rsidR="00BC070E" w:rsidRDefault="00BC070E" w:rsidP="00D05AE2">
            <w:r>
              <w:t>Float32</w:t>
            </w:r>
          </w:p>
        </w:tc>
        <w:tc>
          <w:tcPr>
            <w:tcW w:w="3401" w:type="dxa"/>
          </w:tcPr>
          <w:p w14:paraId="0E465A2B" w14:textId="77777777" w:rsidR="00D05AE2" w:rsidRPr="00AA699A" w:rsidRDefault="00D05AE2" w:rsidP="00D05AE2"/>
        </w:tc>
      </w:tr>
      <w:tr w:rsidR="00D05AE2" w:rsidRPr="00AA699A" w14:paraId="2114C224" w14:textId="77777777" w:rsidTr="00BD442D">
        <w:tc>
          <w:tcPr>
            <w:tcW w:w="1129" w:type="dxa"/>
          </w:tcPr>
          <w:p w14:paraId="7B432B88" w14:textId="24743E39" w:rsidR="008F3B57" w:rsidRPr="00D90A10" w:rsidRDefault="008F3B57" w:rsidP="008F3B57">
            <w:r w:rsidRPr="00D90A10">
              <w:t>0x0699~</w:t>
            </w:r>
          </w:p>
          <w:p w14:paraId="2EC2ACA8" w14:textId="16536683" w:rsidR="00D05AE2" w:rsidRPr="00D90A10" w:rsidRDefault="008F3B57" w:rsidP="008F3B57">
            <w:pPr>
              <w:rPr>
                <w:b/>
                <w:bCs/>
              </w:rPr>
            </w:pPr>
            <w:r w:rsidRPr="00D90A10">
              <w:t>0x069A</w:t>
            </w:r>
          </w:p>
        </w:tc>
        <w:tc>
          <w:tcPr>
            <w:tcW w:w="3828" w:type="dxa"/>
          </w:tcPr>
          <w:p w14:paraId="7D66656C" w14:textId="468BB87E" w:rsidR="00D05AE2" w:rsidRPr="0012250E" w:rsidRDefault="008F3B57" w:rsidP="00D05AE2">
            <w:r w:rsidRPr="008F3B57">
              <w:rPr>
                <w:rFonts w:hint="eastAsia"/>
              </w:rPr>
              <w:t>总购电量</w:t>
            </w:r>
            <w:r w:rsidRPr="008F3B57">
              <w:t>30156</w:t>
            </w:r>
          </w:p>
        </w:tc>
        <w:tc>
          <w:tcPr>
            <w:tcW w:w="992" w:type="dxa"/>
          </w:tcPr>
          <w:p w14:paraId="5F0A82ED" w14:textId="77777777" w:rsidR="00D05AE2" w:rsidRDefault="008F3B57" w:rsidP="00D05AE2">
            <w:r>
              <w:rPr>
                <w:rFonts w:hint="eastAsia"/>
              </w:rPr>
              <w:t>KWH</w:t>
            </w:r>
          </w:p>
          <w:p w14:paraId="5C4DC982" w14:textId="314DB935" w:rsidR="00BC070E" w:rsidRDefault="00BC070E" w:rsidP="00D05AE2">
            <w:r>
              <w:t>Float32</w:t>
            </w:r>
          </w:p>
        </w:tc>
        <w:tc>
          <w:tcPr>
            <w:tcW w:w="3401" w:type="dxa"/>
          </w:tcPr>
          <w:p w14:paraId="2F386202" w14:textId="77777777" w:rsidR="00D05AE2" w:rsidRPr="00AA699A" w:rsidRDefault="00D05AE2" w:rsidP="00D05AE2"/>
        </w:tc>
      </w:tr>
      <w:tr w:rsidR="00D05AE2" w:rsidRPr="00AA699A" w14:paraId="17EB4968" w14:textId="77777777" w:rsidTr="00BD442D">
        <w:tc>
          <w:tcPr>
            <w:tcW w:w="1129" w:type="dxa"/>
          </w:tcPr>
          <w:p w14:paraId="5EEE3447" w14:textId="0DD8E2F8" w:rsidR="00D05AE2" w:rsidRPr="00D90A10" w:rsidRDefault="00303C5F" w:rsidP="00D05AE2">
            <w:pPr>
              <w:rPr>
                <w:b/>
                <w:bCs/>
              </w:rPr>
            </w:pPr>
            <w:r w:rsidRPr="00D90A10">
              <w:t>0x069B</w:t>
            </w:r>
          </w:p>
        </w:tc>
        <w:tc>
          <w:tcPr>
            <w:tcW w:w="3828" w:type="dxa"/>
          </w:tcPr>
          <w:p w14:paraId="735869B9" w14:textId="1F88D8B1" w:rsidR="00D05AE2" w:rsidRPr="00627F58" w:rsidRDefault="00724752" w:rsidP="00724752">
            <w:r w:rsidRPr="00627F58">
              <w:rPr>
                <w:rFonts w:hint="eastAsia"/>
              </w:rPr>
              <w:t>PV1</w:t>
            </w:r>
            <w:r w:rsidRPr="00627F58">
              <w:rPr>
                <w:rFonts w:hint="eastAsia"/>
              </w:rPr>
              <w:t>电流</w:t>
            </w:r>
            <w:r w:rsidRPr="00627F58">
              <w:rPr>
                <w:rFonts w:hint="eastAsia"/>
              </w:rPr>
              <w:t xml:space="preserve"> </w:t>
            </w:r>
            <w:r w:rsidRPr="00627F58">
              <w:t>301</w:t>
            </w:r>
            <w:r w:rsidR="00D8142F" w:rsidRPr="00627F58">
              <w:rPr>
                <w:rFonts w:hint="eastAsia"/>
              </w:rPr>
              <w:t>20</w:t>
            </w:r>
          </w:p>
        </w:tc>
        <w:tc>
          <w:tcPr>
            <w:tcW w:w="992" w:type="dxa"/>
          </w:tcPr>
          <w:p w14:paraId="59F7ADFE" w14:textId="77777777" w:rsidR="00D05AE2" w:rsidRDefault="00D8142F" w:rsidP="00D05AE2">
            <w:r>
              <w:rPr>
                <w:rFonts w:hint="eastAsia"/>
              </w:rPr>
              <w:t>0.1A</w:t>
            </w:r>
          </w:p>
          <w:p w14:paraId="21DCC78F" w14:textId="097B0266" w:rsidR="00D8142F" w:rsidRDefault="00D8142F" w:rsidP="00D05AE2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2DE07B69" w14:textId="77777777" w:rsidR="00D05AE2" w:rsidRPr="00AA699A" w:rsidRDefault="00D05AE2" w:rsidP="00D05AE2"/>
        </w:tc>
      </w:tr>
      <w:tr w:rsidR="00D05AE2" w:rsidRPr="00AA699A" w14:paraId="017B23EB" w14:textId="77777777" w:rsidTr="00BD442D">
        <w:tc>
          <w:tcPr>
            <w:tcW w:w="1129" w:type="dxa"/>
          </w:tcPr>
          <w:p w14:paraId="30E35A70" w14:textId="3E539822" w:rsidR="00D05AE2" w:rsidRPr="00D90A10" w:rsidRDefault="00303C5F" w:rsidP="00D05AE2">
            <w:pPr>
              <w:rPr>
                <w:b/>
                <w:bCs/>
              </w:rPr>
            </w:pPr>
            <w:r w:rsidRPr="00D90A10">
              <w:t>0x069C</w:t>
            </w:r>
          </w:p>
        </w:tc>
        <w:tc>
          <w:tcPr>
            <w:tcW w:w="3828" w:type="dxa"/>
          </w:tcPr>
          <w:p w14:paraId="1D11465E" w14:textId="2DE46AE2" w:rsidR="00D05AE2" w:rsidRPr="00627F58" w:rsidRDefault="00724752" w:rsidP="00D05AE2">
            <w:r w:rsidRPr="00627F58">
              <w:rPr>
                <w:rFonts w:hint="eastAsia"/>
              </w:rPr>
              <w:t>PV1</w:t>
            </w:r>
            <w:r w:rsidRPr="00627F58">
              <w:rPr>
                <w:rFonts w:hint="eastAsia"/>
              </w:rPr>
              <w:t>电压</w:t>
            </w:r>
            <w:r w:rsidRPr="00627F58">
              <w:t>301</w:t>
            </w:r>
            <w:r w:rsidR="00D8142F" w:rsidRPr="00627F58">
              <w:rPr>
                <w:rFonts w:hint="eastAsia"/>
              </w:rPr>
              <w:t>19</w:t>
            </w:r>
          </w:p>
        </w:tc>
        <w:tc>
          <w:tcPr>
            <w:tcW w:w="992" w:type="dxa"/>
          </w:tcPr>
          <w:p w14:paraId="2BEF089F" w14:textId="77777777" w:rsidR="00D8142F" w:rsidRDefault="00D8142F" w:rsidP="00D8142F">
            <w:r>
              <w:rPr>
                <w:rFonts w:hint="eastAsia"/>
              </w:rPr>
              <w:t>0.1V</w:t>
            </w:r>
          </w:p>
          <w:p w14:paraId="3AC54928" w14:textId="216C2114" w:rsidR="00D8142F" w:rsidRDefault="00D8142F" w:rsidP="00D8142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3D946889" w14:textId="77777777" w:rsidR="00D05AE2" w:rsidRPr="00AA699A" w:rsidRDefault="00D05AE2" w:rsidP="00D05AE2"/>
        </w:tc>
      </w:tr>
      <w:tr w:rsidR="00D8142F" w:rsidRPr="00AA699A" w14:paraId="22F9E9CF" w14:textId="77777777" w:rsidTr="00BD442D">
        <w:tc>
          <w:tcPr>
            <w:tcW w:w="1129" w:type="dxa"/>
          </w:tcPr>
          <w:p w14:paraId="593E4A97" w14:textId="1926C1DF" w:rsidR="00D8142F" w:rsidRPr="00D90A10" w:rsidRDefault="00D8142F" w:rsidP="00D8142F">
            <w:pPr>
              <w:rPr>
                <w:b/>
                <w:bCs/>
              </w:rPr>
            </w:pPr>
            <w:r w:rsidRPr="00D90A10">
              <w:t>0x069D</w:t>
            </w:r>
          </w:p>
        </w:tc>
        <w:tc>
          <w:tcPr>
            <w:tcW w:w="3828" w:type="dxa"/>
          </w:tcPr>
          <w:p w14:paraId="45C05C2C" w14:textId="2B963C98" w:rsidR="00D8142F" w:rsidRPr="0012250E" w:rsidRDefault="00D8142F" w:rsidP="00D8142F">
            <w:r w:rsidRPr="00627F58">
              <w:rPr>
                <w:rFonts w:hint="eastAsia"/>
              </w:rPr>
              <w:t>PV2</w:t>
            </w:r>
            <w:r w:rsidRPr="00627F58">
              <w:rPr>
                <w:rFonts w:hint="eastAsia"/>
              </w:rPr>
              <w:t>电流</w:t>
            </w:r>
            <w:r w:rsidRPr="00627F58">
              <w:t>3012</w:t>
            </w:r>
            <w:r w:rsidRPr="00627F58"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53B01135" w14:textId="77777777" w:rsidR="00D8142F" w:rsidRDefault="00D8142F" w:rsidP="00D8142F">
            <w:r>
              <w:rPr>
                <w:rFonts w:hint="eastAsia"/>
              </w:rPr>
              <w:t>0.1A</w:t>
            </w:r>
          </w:p>
          <w:p w14:paraId="7F9CCB3D" w14:textId="2490F1BA" w:rsidR="00D8142F" w:rsidRDefault="00D8142F" w:rsidP="00D8142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3D2DD966" w14:textId="77777777" w:rsidR="00D8142F" w:rsidRPr="00AA699A" w:rsidRDefault="00D8142F" w:rsidP="00D8142F"/>
        </w:tc>
      </w:tr>
      <w:tr w:rsidR="00D8142F" w:rsidRPr="00AA699A" w14:paraId="6E2A057B" w14:textId="77777777" w:rsidTr="00BD442D">
        <w:tc>
          <w:tcPr>
            <w:tcW w:w="1129" w:type="dxa"/>
          </w:tcPr>
          <w:p w14:paraId="485F7DAC" w14:textId="6E4F2B8E" w:rsidR="00D8142F" w:rsidRPr="00D90A10" w:rsidRDefault="00D8142F" w:rsidP="00D8142F">
            <w:pPr>
              <w:rPr>
                <w:b/>
                <w:bCs/>
              </w:rPr>
            </w:pPr>
            <w:r w:rsidRPr="00D90A10">
              <w:t>0x069E</w:t>
            </w:r>
          </w:p>
        </w:tc>
        <w:tc>
          <w:tcPr>
            <w:tcW w:w="3828" w:type="dxa"/>
          </w:tcPr>
          <w:p w14:paraId="12651072" w14:textId="26252146" w:rsidR="00D8142F" w:rsidRPr="0012250E" w:rsidRDefault="00D8142F" w:rsidP="00D8142F">
            <w:r w:rsidRPr="00627F58">
              <w:rPr>
                <w:rFonts w:hint="eastAsia"/>
              </w:rPr>
              <w:t>PV2</w:t>
            </w:r>
            <w:r w:rsidRPr="00627F58">
              <w:rPr>
                <w:rFonts w:hint="eastAsia"/>
              </w:rPr>
              <w:t>电压</w:t>
            </w:r>
            <w:r w:rsidRPr="00627F58">
              <w:t>3012</w:t>
            </w:r>
            <w:r w:rsidRPr="00627F58"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67962D62" w14:textId="77777777" w:rsidR="00D8142F" w:rsidRDefault="00D8142F" w:rsidP="00D8142F">
            <w:r>
              <w:rPr>
                <w:rFonts w:hint="eastAsia"/>
              </w:rPr>
              <w:t>0.1V</w:t>
            </w:r>
          </w:p>
          <w:p w14:paraId="4A349A8A" w14:textId="0757E704" w:rsidR="00D8142F" w:rsidRDefault="00D8142F" w:rsidP="00D8142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5F1971A7" w14:textId="77777777" w:rsidR="00D8142F" w:rsidRPr="00AA699A" w:rsidRDefault="00D8142F" w:rsidP="00D8142F"/>
        </w:tc>
      </w:tr>
      <w:tr w:rsidR="00D8142F" w:rsidRPr="00AA699A" w14:paraId="294CD089" w14:textId="77777777" w:rsidTr="00BD442D">
        <w:tc>
          <w:tcPr>
            <w:tcW w:w="1129" w:type="dxa"/>
          </w:tcPr>
          <w:p w14:paraId="30439040" w14:textId="692118E3" w:rsidR="00D8142F" w:rsidRPr="00D90A10" w:rsidRDefault="00D8142F" w:rsidP="00D8142F">
            <w:pPr>
              <w:rPr>
                <w:b/>
                <w:bCs/>
              </w:rPr>
            </w:pPr>
            <w:r w:rsidRPr="00D90A10">
              <w:t>0x069F</w:t>
            </w:r>
          </w:p>
        </w:tc>
        <w:tc>
          <w:tcPr>
            <w:tcW w:w="3828" w:type="dxa"/>
          </w:tcPr>
          <w:p w14:paraId="2B01A644" w14:textId="607F0099" w:rsidR="00D8142F" w:rsidRPr="0012250E" w:rsidRDefault="00D8142F" w:rsidP="00D8142F">
            <w:r w:rsidRPr="00627F58">
              <w:rPr>
                <w:rFonts w:hint="eastAsia"/>
              </w:rPr>
              <w:t>PV3</w:t>
            </w:r>
            <w:r w:rsidRPr="00627F58">
              <w:rPr>
                <w:rFonts w:hint="eastAsia"/>
              </w:rPr>
              <w:t>电流</w:t>
            </w:r>
            <w:r w:rsidRPr="00627F58">
              <w:t>3012</w:t>
            </w:r>
            <w:r w:rsidRPr="00627F58">
              <w:rPr>
                <w:rFonts w:hint="eastAsia"/>
              </w:rPr>
              <w:t>4</w:t>
            </w:r>
          </w:p>
        </w:tc>
        <w:tc>
          <w:tcPr>
            <w:tcW w:w="992" w:type="dxa"/>
          </w:tcPr>
          <w:p w14:paraId="500ABEB4" w14:textId="77777777" w:rsidR="00D8142F" w:rsidRDefault="00D8142F" w:rsidP="00D8142F">
            <w:r>
              <w:rPr>
                <w:rFonts w:hint="eastAsia"/>
              </w:rPr>
              <w:t>0.1A</w:t>
            </w:r>
          </w:p>
          <w:p w14:paraId="79544F53" w14:textId="4742D3FC" w:rsidR="00D8142F" w:rsidRDefault="00D8142F" w:rsidP="00D8142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32740E14" w14:textId="77777777" w:rsidR="00D8142F" w:rsidRPr="00AA699A" w:rsidRDefault="00D8142F" w:rsidP="00D8142F"/>
        </w:tc>
      </w:tr>
      <w:tr w:rsidR="00D8142F" w:rsidRPr="00AA699A" w14:paraId="5064772B" w14:textId="77777777" w:rsidTr="00BD442D">
        <w:tc>
          <w:tcPr>
            <w:tcW w:w="1129" w:type="dxa"/>
          </w:tcPr>
          <w:p w14:paraId="18FEFB79" w14:textId="07D6FE6C" w:rsidR="00D8142F" w:rsidRPr="00D90A10" w:rsidRDefault="00D8142F" w:rsidP="00D8142F">
            <w:pPr>
              <w:rPr>
                <w:b/>
                <w:bCs/>
              </w:rPr>
            </w:pPr>
            <w:r w:rsidRPr="00D90A10">
              <w:t>0x06A0</w:t>
            </w:r>
          </w:p>
        </w:tc>
        <w:tc>
          <w:tcPr>
            <w:tcW w:w="3828" w:type="dxa"/>
          </w:tcPr>
          <w:p w14:paraId="09020F4D" w14:textId="4DBF0782" w:rsidR="00D8142F" w:rsidRPr="0012250E" w:rsidRDefault="00D8142F" w:rsidP="00D8142F">
            <w:r w:rsidRPr="00627F58">
              <w:rPr>
                <w:rFonts w:hint="eastAsia"/>
              </w:rPr>
              <w:t>PV3</w:t>
            </w:r>
            <w:r w:rsidRPr="00627F58">
              <w:rPr>
                <w:rFonts w:hint="eastAsia"/>
              </w:rPr>
              <w:t>电压</w:t>
            </w:r>
            <w:r w:rsidRPr="00627F58">
              <w:t>3012</w:t>
            </w:r>
            <w:r w:rsidRPr="00627F58">
              <w:rPr>
                <w:rFonts w:hint="eastAsia"/>
              </w:rPr>
              <w:t>3</w:t>
            </w:r>
          </w:p>
        </w:tc>
        <w:tc>
          <w:tcPr>
            <w:tcW w:w="992" w:type="dxa"/>
          </w:tcPr>
          <w:p w14:paraId="69CB4728" w14:textId="77777777" w:rsidR="00D8142F" w:rsidRDefault="00D8142F" w:rsidP="00D8142F">
            <w:r>
              <w:rPr>
                <w:rFonts w:hint="eastAsia"/>
              </w:rPr>
              <w:t>0.1V</w:t>
            </w:r>
          </w:p>
          <w:p w14:paraId="2F11B53F" w14:textId="3675B6DA" w:rsidR="00D8142F" w:rsidRDefault="00D8142F" w:rsidP="00D8142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5562F52C" w14:textId="77777777" w:rsidR="00D8142F" w:rsidRPr="00AA699A" w:rsidRDefault="00D8142F" w:rsidP="00D8142F"/>
        </w:tc>
      </w:tr>
      <w:tr w:rsidR="00D8142F" w:rsidRPr="00AA699A" w14:paraId="3B276496" w14:textId="77777777" w:rsidTr="00BD442D">
        <w:tc>
          <w:tcPr>
            <w:tcW w:w="1129" w:type="dxa"/>
          </w:tcPr>
          <w:p w14:paraId="11956364" w14:textId="77777777" w:rsidR="00D8142F" w:rsidRPr="00D90A10" w:rsidRDefault="0070420A" w:rsidP="00D8142F">
            <w:r w:rsidRPr="00D90A10">
              <w:t>0x06A1~</w:t>
            </w:r>
          </w:p>
          <w:p w14:paraId="6EBBC638" w14:textId="30E69E13" w:rsidR="0070420A" w:rsidRPr="00D90A10" w:rsidRDefault="0070420A" w:rsidP="00D8142F">
            <w:pPr>
              <w:rPr>
                <w:b/>
                <w:bCs/>
              </w:rPr>
            </w:pPr>
            <w:r w:rsidRPr="00D90A10">
              <w:t>0x06A2</w:t>
            </w:r>
          </w:p>
        </w:tc>
        <w:tc>
          <w:tcPr>
            <w:tcW w:w="3828" w:type="dxa"/>
          </w:tcPr>
          <w:p w14:paraId="34091F0D" w14:textId="77777777" w:rsidR="00D8142F" w:rsidRDefault="0070420A" w:rsidP="00D8142F">
            <w:r w:rsidRPr="0070420A">
              <w:rPr>
                <w:rFonts w:hint="eastAsia"/>
              </w:rPr>
              <w:t>A</w:t>
            </w:r>
            <w:r w:rsidRPr="0070420A">
              <w:rPr>
                <w:rFonts w:hint="eastAsia"/>
              </w:rPr>
              <w:t>相负载总功率</w:t>
            </w:r>
          </w:p>
          <w:p w14:paraId="34B03BC5" w14:textId="3536E01C" w:rsidR="0070420A" w:rsidRPr="0012250E" w:rsidRDefault="0070420A" w:rsidP="00D8142F">
            <w:r w:rsidRPr="0070420A">
              <w:t>30609 (AC output power R) +30186 (Grid Power R)</w:t>
            </w:r>
          </w:p>
        </w:tc>
        <w:tc>
          <w:tcPr>
            <w:tcW w:w="992" w:type="dxa"/>
          </w:tcPr>
          <w:p w14:paraId="749D96D4" w14:textId="77777777" w:rsidR="00D8142F" w:rsidRDefault="0070420A" w:rsidP="00D8142F">
            <w:r>
              <w:rPr>
                <w:rFonts w:hint="eastAsia"/>
              </w:rPr>
              <w:t>W</w:t>
            </w:r>
          </w:p>
          <w:p w14:paraId="67F1BDEB" w14:textId="4D953F0C" w:rsidR="00027F84" w:rsidRDefault="00167B42" w:rsidP="00D8142F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400FD9E8" w14:textId="77777777" w:rsidR="00D8142F" w:rsidRPr="00AA699A" w:rsidRDefault="00D8142F" w:rsidP="00D8142F"/>
        </w:tc>
      </w:tr>
      <w:tr w:rsidR="00D8142F" w:rsidRPr="00AA699A" w14:paraId="7BD4BEBC" w14:textId="77777777" w:rsidTr="00BD442D">
        <w:tc>
          <w:tcPr>
            <w:tcW w:w="1129" w:type="dxa"/>
          </w:tcPr>
          <w:p w14:paraId="4AFA86E8" w14:textId="0DCF527F" w:rsidR="0070420A" w:rsidRPr="00D90A10" w:rsidRDefault="0070420A" w:rsidP="0070420A">
            <w:r w:rsidRPr="00D90A10">
              <w:lastRenderedPageBreak/>
              <w:t>0x06A3~</w:t>
            </w:r>
          </w:p>
          <w:p w14:paraId="484602BF" w14:textId="3F79D852" w:rsidR="00D8142F" w:rsidRPr="00D90A10" w:rsidRDefault="0070420A" w:rsidP="0070420A">
            <w:pPr>
              <w:rPr>
                <w:b/>
                <w:bCs/>
              </w:rPr>
            </w:pPr>
            <w:r w:rsidRPr="00D90A10">
              <w:t>0x06A4</w:t>
            </w:r>
          </w:p>
        </w:tc>
        <w:tc>
          <w:tcPr>
            <w:tcW w:w="3828" w:type="dxa"/>
          </w:tcPr>
          <w:p w14:paraId="7A17022C" w14:textId="77777777" w:rsidR="00D8142F" w:rsidRDefault="0070420A" w:rsidP="00D8142F">
            <w:r w:rsidRPr="0070420A">
              <w:rPr>
                <w:rFonts w:hint="eastAsia"/>
              </w:rPr>
              <w:t>B</w:t>
            </w:r>
            <w:r w:rsidRPr="0070420A">
              <w:rPr>
                <w:rFonts w:hint="eastAsia"/>
              </w:rPr>
              <w:t>相负载总功率</w:t>
            </w:r>
          </w:p>
          <w:p w14:paraId="2E83A567" w14:textId="77777777" w:rsidR="0070420A" w:rsidRPr="00627F58" w:rsidRDefault="0070420A" w:rsidP="00D8142F">
            <w:r w:rsidRPr="00627F58">
              <w:rPr>
                <w:rFonts w:hint="eastAsia"/>
              </w:rPr>
              <w:t>30611 (AC output power S) +30188 (Grid Power S)</w:t>
            </w:r>
          </w:p>
          <w:p w14:paraId="75B4A66D" w14:textId="77777777" w:rsidR="00B070DE" w:rsidRPr="00627F58" w:rsidRDefault="00B070DE" w:rsidP="00D8142F"/>
          <w:p w14:paraId="70465EB4" w14:textId="77777777" w:rsidR="00B070DE" w:rsidRPr="00627F58" w:rsidRDefault="00B070DE" w:rsidP="00D8142F"/>
          <w:p w14:paraId="40E42883" w14:textId="565F0A3B" w:rsidR="00B070DE" w:rsidRPr="00627F58" w:rsidRDefault="00B070DE" w:rsidP="00D8142F"/>
        </w:tc>
        <w:tc>
          <w:tcPr>
            <w:tcW w:w="992" w:type="dxa"/>
          </w:tcPr>
          <w:p w14:paraId="20942C5D" w14:textId="77777777" w:rsidR="00D8142F" w:rsidRDefault="0070420A" w:rsidP="00D8142F">
            <w:r>
              <w:rPr>
                <w:rFonts w:hint="eastAsia"/>
              </w:rPr>
              <w:t>W</w:t>
            </w:r>
          </w:p>
          <w:p w14:paraId="0BF2FC3D" w14:textId="75BE8FA1" w:rsidR="00027F84" w:rsidRDefault="00167B42" w:rsidP="00D8142F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03C3710D" w14:textId="77777777" w:rsidR="00D8142F" w:rsidRPr="00AA699A" w:rsidRDefault="00D8142F" w:rsidP="00D8142F"/>
        </w:tc>
      </w:tr>
      <w:tr w:rsidR="00D8142F" w:rsidRPr="00AA699A" w14:paraId="51E660F0" w14:textId="77777777" w:rsidTr="00BD442D">
        <w:tc>
          <w:tcPr>
            <w:tcW w:w="1129" w:type="dxa"/>
          </w:tcPr>
          <w:p w14:paraId="406CA080" w14:textId="19F56AED" w:rsidR="0070420A" w:rsidRPr="00D90A10" w:rsidRDefault="0070420A" w:rsidP="0070420A">
            <w:r w:rsidRPr="00D90A10">
              <w:t>0x06A5~</w:t>
            </w:r>
          </w:p>
          <w:p w14:paraId="020D8ED1" w14:textId="4E9741F9" w:rsidR="00D8142F" w:rsidRPr="00D90A10" w:rsidRDefault="0070420A" w:rsidP="0070420A">
            <w:pPr>
              <w:rPr>
                <w:b/>
                <w:bCs/>
              </w:rPr>
            </w:pPr>
            <w:r w:rsidRPr="00D90A10">
              <w:t>0x06A6</w:t>
            </w:r>
          </w:p>
        </w:tc>
        <w:tc>
          <w:tcPr>
            <w:tcW w:w="3828" w:type="dxa"/>
          </w:tcPr>
          <w:p w14:paraId="4559F331" w14:textId="77777777" w:rsidR="0070420A" w:rsidRPr="00627F58" w:rsidRDefault="0070420A" w:rsidP="0070420A">
            <w:r w:rsidRPr="00627F58">
              <w:rPr>
                <w:rFonts w:hint="eastAsia"/>
              </w:rPr>
              <w:t>C</w:t>
            </w:r>
            <w:r w:rsidRPr="00627F58">
              <w:rPr>
                <w:rFonts w:hint="eastAsia"/>
              </w:rPr>
              <w:t>相负载总功率</w:t>
            </w:r>
          </w:p>
          <w:p w14:paraId="003121EE" w14:textId="77EF693F" w:rsidR="00B070DE" w:rsidRPr="00627F58" w:rsidRDefault="0070420A" w:rsidP="0070420A">
            <w:r w:rsidRPr="00627F58">
              <w:rPr>
                <w:rFonts w:hint="eastAsia"/>
              </w:rPr>
              <w:t>30613 (AC output power T) +30190 (Grid Power T)</w:t>
            </w:r>
          </w:p>
          <w:p w14:paraId="5D2C9E61" w14:textId="77777777" w:rsidR="00D8142F" w:rsidRPr="0012250E" w:rsidRDefault="00D8142F" w:rsidP="00D8142F"/>
        </w:tc>
        <w:tc>
          <w:tcPr>
            <w:tcW w:w="992" w:type="dxa"/>
          </w:tcPr>
          <w:p w14:paraId="73EFADE0" w14:textId="77777777" w:rsidR="00D8142F" w:rsidRDefault="0070420A" w:rsidP="00D8142F">
            <w:r>
              <w:rPr>
                <w:rFonts w:hint="eastAsia"/>
              </w:rPr>
              <w:t>W</w:t>
            </w:r>
          </w:p>
          <w:p w14:paraId="13C4D2F4" w14:textId="2A20CC49" w:rsidR="00027F84" w:rsidRDefault="00167B42" w:rsidP="00D8142F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00DDA3ED" w14:textId="77777777" w:rsidR="00D8142F" w:rsidRPr="00AA699A" w:rsidRDefault="00D8142F" w:rsidP="00D8142F"/>
        </w:tc>
      </w:tr>
      <w:tr w:rsidR="00D8142F" w:rsidRPr="00AA699A" w14:paraId="2DEE2A29" w14:textId="77777777" w:rsidTr="00BD442D">
        <w:tc>
          <w:tcPr>
            <w:tcW w:w="1129" w:type="dxa"/>
          </w:tcPr>
          <w:p w14:paraId="58CFA1FA" w14:textId="129562BD" w:rsidR="009C2D01" w:rsidRPr="00D90A10" w:rsidRDefault="009C2D01" w:rsidP="009C2D01">
            <w:r w:rsidRPr="00D90A10">
              <w:t>0x06A7~</w:t>
            </w:r>
          </w:p>
          <w:p w14:paraId="3515DF4D" w14:textId="128921F6" w:rsidR="00D8142F" w:rsidRPr="00D90A10" w:rsidRDefault="009C2D01" w:rsidP="009C2D01">
            <w:pPr>
              <w:rPr>
                <w:b/>
                <w:bCs/>
              </w:rPr>
            </w:pPr>
            <w:r w:rsidRPr="00D90A10">
              <w:t>0x06A8</w:t>
            </w:r>
          </w:p>
        </w:tc>
        <w:tc>
          <w:tcPr>
            <w:tcW w:w="3828" w:type="dxa"/>
          </w:tcPr>
          <w:p w14:paraId="429FBF4D" w14:textId="77777777" w:rsidR="00D8142F" w:rsidRDefault="00522C4C" w:rsidP="00D8142F">
            <w:r w:rsidRPr="00522C4C">
              <w:rPr>
                <w:rFonts w:hint="eastAsia"/>
              </w:rPr>
              <w:t>A</w:t>
            </w:r>
            <w:r w:rsidRPr="00522C4C">
              <w:rPr>
                <w:rFonts w:hint="eastAsia"/>
              </w:rPr>
              <w:t>相并网侧负载功率</w:t>
            </w:r>
          </w:p>
          <w:p w14:paraId="232453C8" w14:textId="0020FBD1" w:rsidR="00522C4C" w:rsidRPr="0012250E" w:rsidRDefault="00522C4C" w:rsidP="00D8142F">
            <w:r>
              <w:rPr>
                <w:rFonts w:hint="eastAsia"/>
              </w:rPr>
              <w:t>A</w:t>
            </w:r>
            <w:r w:rsidRPr="00522C4C">
              <w:rPr>
                <w:rFonts w:hint="eastAsia"/>
              </w:rPr>
              <w:t>相负载总功率</w:t>
            </w:r>
            <w:r w:rsidRPr="00522C4C">
              <w:rPr>
                <w:rFonts w:hint="eastAsia"/>
              </w:rPr>
              <w:t>-30603</w:t>
            </w:r>
            <w:r w:rsidRPr="00522C4C">
              <w:rPr>
                <w:rFonts w:hint="eastAsia"/>
              </w:rPr>
              <w:t>（</w:t>
            </w:r>
            <w:r w:rsidRPr="00522C4C">
              <w:rPr>
                <w:rFonts w:hint="eastAsia"/>
              </w:rPr>
              <w:t>Backup power R</w:t>
            </w:r>
            <w:r w:rsidRPr="00522C4C">
              <w:rPr>
                <w:rFonts w:hint="eastAsia"/>
              </w:rPr>
              <w:t>，实为</w:t>
            </w:r>
            <w:r w:rsidRPr="00522C4C">
              <w:rPr>
                <w:rFonts w:hint="eastAsia"/>
              </w:rPr>
              <w:t>EPS</w:t>
            </w:r>
            <w:r w:rsidRPr="00522C4C">
              <w:rPr>
                <w:rFonts w:hint="eastAsia"/>
              </w:rPr>
              <w:t>侧</w:t>
            </w:r>
            <w:r w:rsidRPr="00522C4C">
              <w:rPr>
                <w:rFonts w:hint="eastAsia"/>
              </w:rPr>
              <w:t>A</w:t>
            </w:r>
            <w:r w:rsidRPr="00522C4C">
              <w:rPr>
                <w:rFonts w:hint="eastAsia"/>
              </w:rPr>
              <w:t>相功率</w:t>
            </w:r>
          </w:p>
        </w:tc>
        <w:tc>
          <w:tcPr>
            <w:tcW w:w="992" w:type="dxa"/>
          </w:tcPr>
          <w:p w14:paraId="7AAF28AE" w14:textId="77777777" w:rsidR="00D8142F" w:rsidRDefault="009C2D01" w:rsidP="00D8142F">
            <w:r>
              <w:rPr>
                <w:rFonts w:hint="eastAsia"/>
              </w:rPr>
              <w:t>W</w:t>
            </w:r>
          </w:p>
          <w:p w14:paraId="43AEEC15" w14:textId="128CBF96" w:rsidR="00027F84" w:rsidRDefault="00167B42" w:rsidP="00D8142F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28A3C5F6" w14:textId="77777777" w:rsidR="00D8142F" w:rsidRPr="00AA699A" w:rsidRDefault="00D8142F" w:rsidP="00D8142F"/>
        </w:tc>
      </w:tr>
      <w:tr w:rsidR="00D8142F" w:rsidRPr="00AA699A" w14:paraId="443242F8" w14:textId="77777777" w:rsidTr="00BD442D">
        <w:tc>
          <w:tcPr>
            <w:tcW w:w="1129" w:type="dxa"/>
          </w:tcPr>
          <w:p w14:paraId="31E89E1B" w14:textId="5340BCD1" w:rsidR="009C2D01" w:rsidRPr="00D90A10" w:rsidRDefault="009C2D01" w:rsidP="009C2D01">
            <w:r w:rsidRPr="00D90A10">
              <w:t>0x06A9~</w:t>
            </w:r>
          </w:p>
          <w:p w14:paraId="00D5CC77" w14:textId="79509CAB" w:rsidR="00D8142F" w:rsidRPr="00D90A10" w:rsidRDefault="009C2D01" w:rsidP="009C2D01">
            <w:pPr>
              <w:rPr>
                <w:b/>
                <w:bCs/>
              </w:rPr>
            </w:pPr>
            <w:r w:rsidRPr="00D90A10">
              <w:t>0x06AA</w:t>
            </w:r>
          </w:p>
        </w:tc>
        <w:tc>
          <w:tcPr>
            <w:tcW w:w="3828" w:type="dxa"/>
          </w:tcPr>
          <w:p w14:paraId="5E77CCAF" w14:textId="77777777" w:rsidR="00522C4C" w:rsidRPr="00627F58" w:rsidRDefault="00522C4C" w:rsidP="00522C4C">
            <w:r w:rsidRPr="00627F58">
              <w:rPr>
                <w:rFonts w:hint="eastAsia"/>
              </w:rPr>
              <w:t>B</w:t>
            </w:r>
            <w:r w:rsidRPr="00627F58">
              <w:rPr>
                <w:rFonts w:hint="eastAsia"/>
              </w:rPr>
              <w:t>相并网侧负载功率</w:t>
            </w:r>
          </w:p>
          <w:p w14:paraId="26D886DB" w14:textId="77777777" w:rsidR="00522C4C" w:rsidRPr="00627F58" w:rsidRDefault="00522C4C" w:rsidP="00522C4C">
            <w:r w:rsidRPr="00627F58">
              <w:rPr>
                <w:rFonts w:hint="eastAsia"/>
              </w:rPr>
              <w:t>B</w:t>
            </w:r>
            <w:r w:rsidRPr="00627F58">
              <w:rPr>
                <w:rFonts w:hint="eastAsia"/>
              </w:rPr>
              <w:t>相负载总功率</w:t>
            </w:r>
            <w:r w:rsidRPr="00627F58">
              <w:rPr>
                <w:rFonts w:hint="eastAsia"/>
              </w:rPr>
              <w:t>-30605</w:t>
            </w:r>
            <w:r w:rsidRPr="00627F58">
              <w:rPr>
                <w:rFonts w:hint="eastAsia"/>
              </w:rPr>
              <w:t>（</w:t>
            </w:r>
            <w:r w:rsidRPr="00627F58">
              <w:rPr>
                <w:rFonts w:hint="eastAsia"/>
              </w:rPr>
              <w:t>Backup power S</w:t>
            </w:r>
            <w:r w:rsidRPr="00627F58">
              <w:rPr>
                <w:rFonts w:hint="eastAsia"/>
              </w:rPr>
              <w:t>，实为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</w:t>
            </w:r>
            <w:r w:rsidRPr="00627F58">
              <w:rPr>
                <w:rFonts w:hint="eastAsia"/>
              </w:rPr>
              <w:t>A</w:t>
            </w:r>
            <w:r w:rsidRPr="00627F58">
              <w:rPr>
                <w:rFonts w:hint="eastAsia"/>
              </w:rPr>
              <w:t>相功率）</w:t>
            </w:r>
          </w:p>
          <w:p w14:paraId="25119160" w14:textId="77777777" w:rsidR="00D8142F" w:rsidRPr="00522C4C" w:rsidRDefault="00D8142F" w:rsidP="00D8142F"/>
        </w:tc>
        <w:tc>
          <w:tcPr>
            <w:tcW w:w="992" w:type="dxa"/>
          </w:tcPr>
          <w:p w14:paraId="7F19B506" w14:textId="77777777" w:rsidR="00D8142F" w:rsidRDefault="009C2D01" w:rsidP="00D8142F">
            <w:r>
              <w:rPr>
                <w:rFonts w:hint="eastAsia"/>
              </w:rPr>
              <w:t>W</w:t>
            </w:r>
          </w:p>
          <w:p w14:paraId="2E02E6CB" w14:textId="0D22295F" w:rsidR="00027F84" w:rsidRDefault="00167B42" w:rsidP="00D8142F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405CD3B3" w14:textId="77777777" w:rsidR="00D8142F" w:rsidRPr="00AA699A" w:rsidRDefault="00D8142F" w:rsidP="00D8142F"/>
        </w:tc>
      </w:tr>
      <w:tr w:rsidR="00D8142F" w:rsidRPr="00AA699A" w14:paraId="693C07F8" w14:textId="77777777" w:rsidTr="00BD442D">
        <w:tc>
          <w:tcPr>
            <w:tcW w:w="1129" w:type="dxa"/>
          </w:tcPr>
          <w:p w14:paraId="249743EF" w14:textId="0A0EE468" w:rsidR="009C2D01" w:rsidRPr="00D90A10" w:rsidRDefault="009C2D01" w:rsidP="009C2D01">
            <w:r w:rsidRPr="00D90A10">
              <w:t>0x06AB~</w:t>
            </w:r>
          </w:p>
          <w:p w14:paraId="0B0A4672" w14:textId="23A305DB" w:rsidR="00D8142F" w:rsidRPr="00D90A10" w:rsidRDefault="009C2D01" w:rsidP="009C2D01">
            <w:pPr>
              <w:rPr>
                <w:b/>
                <w:bCs/>
              </w:rPr>
            </w:pPr>
            <w:r w:rsidRPr="00D90A10">
              <w:t>0x06AC</w:t>
            </w:r>
          </w:p>
        </w:tc>
        <w:tc>
          <w:tcPr>
            <w:tcW w:w="3828" w:type="dxa"/>
          </w:tcPr>
          <w:p w14:paraId="77F2B58D" w14:textId="77777777" w:rsidR="00522C4C" w:rsidRPr="00627F58" w:rsidRDefault="00522C4C" w:rsidP="00522C4C">
            <w:r w:rsidRPr="00627F58">
              <w:rPr>
                <w:rFonts w:hint="eastAsia"/>
              </w:rPr>
              <w:t>C</w:t>
            </w:r>
            <w:r w:rsidRPr="00627F58">
              <w:rPr>
                <w:rFonts w:hint="eastAsia"/>
              </w:rPr>
              <w:t>相并网侧负载功率</w:t>
            </w:r>
          </w:p>
          <w:p w14:paraId="3CD91114" w14:textId="77777777" w:rsidR="00522C4C" w:rsidRPr="00627F58" w:rsidRDefault="00522C4C" w:rsidP="00522C4C">
            <w:r w:rsidRPr="00627F58">
              <w:rPr>
                <w:rFonts w:hint="eastAsia"/>
              </w:rPr>
              <w:t>C</w:t>
            </w:r>
            <w:r w:rsidRPr="00627F58">
              <w:rPr>
                <w:rFonts w:hint="eastAsia"/>
              </w:rPr>
              <w:t>相负载总功率</w:t>
            </w:r>
            <w:r w:rsidRPr="00627F58">
              <w:rPr>
                <w:rFonts w:hint="eastAsia"/>
              </w:rPr>
              <w:t xml:space="preserve"> - 30607</w:t>
            </w:r>
            <w:r w:rsidRPr="00627F58">
              <w:rPr>
                <w:rFonts w:hint="eastAsia"/>
              </w:rPr>
              <w:t>（</w:t>
            </w:r>
            <w:r w:rsidRPr="00627F58">
              <w:rPr>
                <w:rFonts w:hint="eastAsia"/>
              </w:rPr>
              <w:t>Backup power T</w:t>
            </w:r>
            <w:r w:rsidRPr="00627F58">
              <w:rPr>
                <w:rFonts w:hint="eastAsia"/>
              </w:rPr>
              <w:t>，实为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</w:t>
            </w:r>
            <w:r w:rsidRPr="00627F58">
              <w:rPr>
                <w:rFonts w:hint="eastAsia"/>
              </w:rPr>
              <w:t>A</w:t>
            </w:r>
            <w:r w:rsidRPr="00627F58">
              <w:rPr>
                <w:rFonts w:hint="eastAsia"/>
              </w:rPr>
              <w:t>相功率）</w:t>
            </w:r>
          </w:p>
          <w:p w14:paraId="243D34A5" w14:textId="77777777" w:rsidR="00D8142F" w:rsidRPr="00522C4C" w:rsidRDefault="00D8142F" w:rsidP="00522C4C"/>
        </w:tc>
        <w:tc>
          <w:tcPr>
            <w:tcW w:w="992" w:type="dxa"/>
          </w:tcPr>
          <w:p w14:paraId="3133E5F6" w14:textId="77777777" w:rsidR="00D8142F" w:rsidRDefault="009C2D01" w:rsidP="00D8142F">
            <w:r>
              <w:rPr>
                <w:rFonts w:hint="eastAsia"/>
              </w:rPr>
              <w:t>W</w:t>
            </w:r>
          </w:p>
          <w:p w14:paraId="5B195E61" w14:textId="4074A540" w:rsidR="00027F84" w:rsidRDefault="00167B42" w:rsidP="00D8142F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7746912B" w14:textId="77777777" w:rsidR="00D8142F" w:rsidRPr="00AA699A" w:rsidRDefault="00D8142F" w:rsidP="00D8142F"/>
        </w:tc>
      </w:tr>
      <w:tr w:rsidR="000702CF" w:rsidRPr="00AA699A" w14:paraId="6F10D07C" w14:textId="77777777" w:rsidTr="00BD442D">
        <w:tc>
          <w:tcPr>
            <w:tcW w:w="1129" w:type="dxa"/>
          </w:tcPr>
          <w:p w14:paraId="2B4E60CB" w14:textId="11B09497" w:rsidR="000702CF" w:rsidRPr="00D90A10" w:rsidRDefault="00F10CB9" w:rsidP="000702CF">
            <w:r w:rsidRPr="00D90A10">
              <w:t>0x06AD</w:t>
            </w:r>
          </w:p>
        </w:tc>
        <w:tc>
          <w:tcPr>
            <w:tcW w:w="3828" w:type="dxa"/>
          </w:tcPr>
          <w:p w14:paraId="7F0C0E3E" w14:textId="77777777" w:rsidR="000702CF" w:rsidRPr="00627F58" w:rsidRDefault="00E50485" w:rsidP="000702CF">
            <w:r w:rsidRPr="00627F58">
              <w:rPr>
                <w:rFonts w:hint="eastAsia"/>
              </w:rPr>
              <w:t>A</w:t>
            </w:r>
            <w:r w:rsidRPr="00627F58">
              <w:rPr>
                <w:rFonts w:hint="eastAsia"/>
              </w:rPr>
              <w:t>相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侧负载电压</w:t>
            </w:r>
          </w:p>
          <w:p w14:paraId="78E40583" w14:textId="572E5560" w:rsidR="00E50485" w:rsidRPr="00627F58" w:rsidRDefault="00E50485" w:rsidP="000702CF">
            <w:r w:rsidRPr="00627F58">
              <w:t>30615 Backup voltage R</w:t>
            </w:r>
          </w:p>
        </w:tc>
        <w:tc>
          <w:tcPr>
            <w:tcW w:w="992" w:type="dxa"/>
          </w:tcPr>
          <w:p w14:paraId="21FE3BA5" w14:textId="77777777" w:rsidR="000702CF" w:rsidRDefault="00F10CB9" w:rsidP="000702CF">
            <w:r>
              <w:rPr>
                <w:rFonts w:hint="eastAsia"/>
              </w:rPr>
              <w:t>0.1V</w:t>
            </w:r>
          </w:p>
          <w:p w14:paraId="5EB47484" w14:textId="3142E350" w:rsidR="00F10CB9" w:rsidRDefault="00F10CB9" w:rsidP="000702C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4BE6C498" w14:textId="77777777" w:rsidR="000702CF" w:rsidRPr="00AA699A" w:rsidRDefault="000702CF" w:rsidP="000702CF"/>
        </w:tc>
      </w:tr>
      <w:tr w:rsidR="000702CF" w:rsidRPr="00AA699A" w14:paraId="1A114E30" w14:textId="77777777" w:rsidTr="00BD442D">
        <w:tc>
          <w:tcPr>
            <w:tcW w:w="1129" w:type="dxa"/>
          </w:tcPr>
          <w:p w14:paraId="53F85F54" w14:textId="630C8A59" w:rsidR="000702CF" w:rsidRPr="00D90A10" w:rsidRDefault="00F10CB9" w:rsidP="000702CF">
            <w:r w:rsidRPr="00D90A10">
              <w:t>0x06AE</w:t>
            </w:r>
          </w:p>
        </w:tc>
        <w:tc>
          <w:tcPr>
            <w:tcW w:w="3828" w:type="dxa"/>
          </w:tcPr>
          <w:p w14:paraId="62DB573A" w14:textId="77777777" w:rsidR="000702CF" w:rsidRPr="00627F58" w:rsidRDefault="00E50485" w:rsidP="00627F58">
            <w:r w:rsidRPr="00627F58">
              <w:rPr>
                <w:rFonts w:hint="eastAsia"/>
              </w:rPr>
              <w:t>B</w:t>
            </w:r>
            <w:r w:rsidRPr="00627F58">
              <w:rPr>
                <w:rFonts w:hint="eastAsia"/>
              </w:rPr>
              <w:t>相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侧负载电压</w:t>
            </w:r>
            <w:r w:rsidRPr="00627F58">
              <w:rPr>
                <w:rFonts w:hint="eastAsia"/>
              </w:rPr>
              <w:tab/>
            </w:r>
          </w:p>
          <w:p w14:paraId="7A6DF706" w14:textId="7CFA262B" w:rsidR="00E50485" w:rsidRPr="00627F58" w:rsidRDefault="00E50485" w:rsidP="00627F58">
            <w:r w:rsidRPr="00627F58">
              <w:rPr>
                <w:rFonts w:hint="eastAsia"/>
              </w:rPr>
              <w:t>30616 Backup voltage S</w:t>
            </w:r>
          </w:p>
        </w:tc>
        <w:tc>
          <w:tcPr>
            <w:tcW w:w="992" w:type="dxa"/>
          </w:tcPr>
          <w:p w14:paraId="0C31A9D4" w14:textId="77777777" w:rsidR="000702CF" w:rsidRDefault="00F10CB9" w:rsidP="000702CF">
            <w:r>
              <w:rPr>
                <w:rFonts w:hint="eastAsia"/>
              </w:rPr>
              <w:t>0.1V</w:t>
            </w:r>
          </w:p>
          <w:p w14:paraId="67AA9564" w14:textId="684CF46B" w:rsidR="00F10CB9" w:rsidRDefault="00F10CB9" w:rsidP="000702C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1632130B" w14:textId="77777777" w:rsidR="000702CF" w:rsidRPr="00AA699A" w:rsidRDefault="000702CF" w:rsidP="000702CF"/>
        </w:tc>
      </w:tr>
      <w:tr w:rsidR="000702CF" w:rsidRPr="00AA699A" w14:paraId="43B3556D" w14:textId="77777777" w:rsidTr="00BD442D">
        <w:tc>
          <w:tcPr>
            <w:tcW w:w="1129" w:type="dxa"/>
          </w:tcPr>
          <w:p w14:paraId="7705550D" w14:textId="73D81932" w:rsidR="000702CF" w:rsidRPr="00D90A10" w:rsidRDefault="00F10CB9" w:rsidP="000702CF">
            <w:r w:rsidRPr="00D90A10">
              <w:t>0x06AF</w:t>
            </w:r>
          </w:p>
        </w:tc>
        <w:tc>
          <w:tcPr>
            <w:tcW w:w="3828" w:type="dxa"/>
          </w:tcPr>
          <w:p w14:paraId="035C988B" w14:textId="77777777" w:rsidR="000702CF" w:rsidRPr="00627F58" w:rsidRDefault="00E50485" w:rsidP="000702CF">
            <w:r w:rsidRPr="00627F58">
              <w:rPr>
                <w:rFonts w:hint="eastAsia"/>
              </w:rPr>
              <w:t>C</w:t>
            </w:r>
            <w:r w:rsidRPr="00627F58">
              <w:rPr>
                <w:rFonts w:hint="eastAsia"/>
              </w:rPr>
              <w:t>相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侧负载电压</w:t>
            </w:r>
          </w:p>
          <w:p w14:paraId="229CC012" w14:textId="100723EE" w:rsidR="00E50485" w:rsidRPr="00627F58" w:rsidRDefault="00E50485" w:rsidP="000702CF">
            <w:r w:rsidRPr="00627F58">
              <w:rPr>
                <w:rFonts w:hint="eastAsia"/>
              </w:rPr>
              <w:t>30617 Backup voltage T</w:t>
            </w:r>
          </w:p>
        </w:tc>
        <w:tc>
          <w:tcPr>
            <w:tcW w:w="992" w:type="dxa"/>
          </w:tcPr>
          <w:p w14:paraId="00E10D5A" w14:textId="77777777" w:rsidR="000702CF" w:rsidRDefault="00F10CB9" w:rsidP="000702CF">
            <w:r>
              <w:rPr>
                <w:rFonts w:hint="eastAsia"/>
              </w:rPr>
              <w:t>0.1V</w:t>
            </w:r>
          </w:p>
          <w:p w14:paraId="72813F30" w14:textId="54C9DD2E" w:rsidR="00F10CB9" w:rsidRDefault="00F10CB9" w:rsidP="000702C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63620DAB" w14:textId="77777777" w:rsidR="000702CF" w:rsidRPr="00AA699A" w:rsidRDefault="000702CF" w:rsidP="000702CF"/>
        </w:tc>
      </w:tr>
      <w:tr w:rsidR="000702CF" w:rsidRPr="00AA699A" w14:paraId="0D323082" w14:textId="77777777" w:rsidTr="00BD442D">
        <w:tc>
          <w:tcPr>
            <w:tcW w:w="1129" w:type="dxa"/>
          </w:tcPr>
          <w:p w14:paraId="21B0944B" w14:textId="751EAA3B" w:rsidR="000702CF" w:rsidRPr="00D90A10" w:rsidRDefault="00F10CB9" w:rsidP="000702CF">
            <w:r w:rsidRPr="00D90A10">
              <w:t>0x06B0</w:t>
            </w:r>
          </w:p>
        </w:tc>
        <w:tc>
          <w:tcPr>
            <w:tcW w:w="3828" w:type="dxa"/>
          </w:tcPr>
          <w:p w14:paraId="2DD98993" w14:textId="77777777" w:rsidR="00D77646" w:rsidRPr="00627F58" w:rsidRDefault="00D77646" w:rsidP="00D77646">
            <w:r w:rsidRPr="00627F58">
              <w:rPr>
                <w:rFonts w:hint="eastAsia"/>
              </w:rPr>
              <w:t>A</w:t>
            </w:r>
            <w:r w:rsidRPr="00627F58">
              <w:rPr>
                <w:rFonts w:hint="eastAsia"/>
              </w:rPr>
              <w:t>相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侧负载电流</w:t>
            </w:r>
          </w:p>
          <w:p w14:paraId="02ADC750" w14:textId="77777777" w:rsidR="00D77646" w:rsidRPr="00627F58" w:rsidRDefault="00D77646" w:rsidP="00D77646">
            <w:r w:rsidRPr="00627F58">
              <w:rPr>
                <w:rFonts w:hint="eastAsia"/>
              </w:rPr>
              <w:t>30600 Backup current R</w:t>
            </w:r>
          </w:p>
          <w:p w14:paraId="0E35BC98" w14:textId="77777777" w:rsidR="000702CF" w:rsidRPr="00627F58" w:rsidRDefault="000702CF" w:rsidP="000702CF"/>
        </w:tc>
        <w:tc>
          <w:tcPr>
            <w:tcW w:w="992" w:type="dxa"/>
          </w:tcPr>
          <w:p w14:paraId="6153F960" w14:textId="77777777" w:rsidR="000702CF" w:rsidRDefault="00F10CB9" w:rsidP="000702CF">
            <w:r>
              <w:rPr>
                <w:rFonts w:hint="eastAsia"/>
              </w:rPr>
              <w:t>0.1A</w:t>
            </w:r>
          </w:p>
          <w:p w14:paraId="3E90C14D" w14:textId="6D92D53A" w:rsidR="00F10CB9" w:rsidRDefault="00F10CB9" w:rsidP="000702C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525475A6" w14:textId="77777777" w:rsidR="000702CF" w:rsidRPr="00AA699A" w:rsidRDefault="000702CF" w:rsidP="000702CF"/>
        </w:tc>
      </w:tr>
      <w:tr w:rsidR="000702CF" w:rsidRPr="00AA699A" w14:paraId="499C1F6A" w14:textId="77777777" w:rsidTr="00BD442D">
        <w:tc>
          <w:tcPr>
            <w:tcW w:w="1129" w:type="dxa"/>
          </w:tcPr>
          <w:p w14:paraId="67BE855C" w14:textId="4CEBB67C" w:rsidR="000702CF" w:rsidRPr="00D90A10" w:rsidRDefault="00F10CB9" w:rsidP="000702CF">
            <w:r w:rsidRPr="00D90A10">
              <w:t>0x06B1</w:t>
            </w:r>
          </w:p>
        </w:tc>
        <w:tc>
          <w:tcPr>
            <w:tcW w:w="3828" w:type="dxa"/>
          </w:tcPr>
          <w:p w14:paraId="1A0E1A11" w14:textId="1BD84A3F" w:rsidR="00D77646" w:rsidRPr="00627F58" w:rsidRDefault="00D77646" w:rsidP="00D77646">
            <w:r w:rsidRPr="00627F58">
              <w:rPr>
                <w:rFonts w:hint="eastAsia"/>
              </w:rPr>
              <w:t>B</w:t>
            </w:r>
            <w:r w:rsidRPr="00627F58">
              <w:rPr>
                <w:rFonts w:hint="eastAsia"/>
              </w:rPr>
              <w:t>相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侧负载电流</w:t>
            </w:r>
          </w:p>
          <w:p w14:paraId="31AF7501" w14:textId="77777777" w:rsidR="00D77646" w:rsidRPr="00627F58" w:rsidRDefault="00D77646" w:rsidP="00D77646">
            <w:r w:rsidRPr="00627F58">
              <w:rPr>
                <w:rFonts w:hint="eastAsia"/>
              </w:rPr>
              <w:t>30601 Backup current S</w:t>
            </w:r>
          </w:p>
          <w:p w14:paraId="130EFC95" w14:textId="77777777" w:rsidR="000702CF" w:rsidRPr="00627F58" w:rsidRDefault="000702CF" w:rsidP="000702CF"/>
        </w:tc>
        <w:tc>
          <w:tcPr>
            <w:tcW w:w="992" w:type="dxa"/>
          </w:tcPr>
          <w:p w14:paraId="041F40BC" w14:textId="77777777" w:rsidR="000702CF" w:rsidRDefault="00F10CB9" w:rsidP="000702CF">
            <w:r>
              <w:rPr>
                <w:rFonts w:hint="eastAsia"/>
              </w:rPr>
              <w:t>0.1A</w:t>
            </w:r>
          </w:p>
          <w:p w14:paraId="40FC91A8" w14:textId="3E032C49" w:rsidR="00F10CB9" w:rsidRDefault="00F10CB9" w:rsidP="000702C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346CB658" w14:textId="77777777" w:rsidR="000702CF" w:rsidRPr="00AA699A" w:rsidRDefault="000702CF" w:rsidP="000702CF"/>
        </w:tc>
      </w:tr>
      <w:tr w:rsidR="000702CF" w:rsidRPr="00AA699A" w14:paraId="4AD9706C" w14:textId="77777777" w:rsidTr="00BD442D">
        <w:tc>
          <w:tcPr>
            <w:tcW w:w="1129" w:type="dxa"/>
          </w:tcPr>
          <w:p w14:paraId="182DA99D" w14:textId="7BD772EC" w:rsidR="000702CF" w:rsidRPr="00D90A10" w:rsidRDefault="00F10CB9" w:rsidP="000702CF">
            <w:r w:rsidRPr="00D90A10">
              <w:t>0x06B2</w:t>
            </w:r>
          </w:p>
        </w:tc>
        <w:tc>
          <w:tcPr>
            <w:tcW w:w="3828" w:type="dxa"/>
          </w:tcPr>
          <w:p w14:paraId="52C8D9AB" w14:textId="7DD5053D" w:rsidR="00D77646" w:rsidRPr="00627F58" w:rsidRDefault="00D77646" w:rsidP="00D77646">
            <w:r w:rsidRPr="00627F58">
              <w:rPr>
                <w:rFonts w:hint="eastAsia"/>
              </w:rPr>
              <w:t>C</w:t>
            </w:r>
            <w:r w:rsidRPr="00627F58">
              <w:rPr>
                <w:rFonts w:hint="eastAsia"/>
              </w:rPr>
              <w:t>相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侧负载电流</w:t>
            </w:r>
          </w:p>
          <w:p w14:paraId="4C778EDC" w14:textId="77777777" w:rsidR="00D77646" w:rsidRPr="00627F58" w:rsidRDefault="00D77646" w:rsidP="00D77646">
            <w:r w:rsidRPr="00627F58">
              <w:rPr>
                <w:rFonts w:hint="eastAsia"/>
              </w:rPr>
              <w:t>30602 Backup current T</w:t>
            </w:r>
          </w:p>
          <w:p w14:paraId="2AD0B6E4" w14:textId="77777777" w:rsidR="000702CF" w:rsidRPr="00627F58" w:rsidRDefault="000702CF" w:rsidP="000702CF"/>
        </w:tc>
        <w:tc>
          <w:tcPr>
            <w:tcW w:w="992" w:type="dxa"/>
          </w:tcPr>
          <w:p w14:paraId="5766C113" w14:textId="77777777" w:rsidR="000702CF" w:rsidRDefault="00F10CB9" w:rsidP="000702CF">
            <w:r>
              <w:rPr>
                <w:rFonts w:hint="eastAsia"/>
              </w:rPr>
              <w:t>0.1A</w:t>
            </w:r>
          </w:p>
          <w:p w14:paraId="24050DEA" w14:textId="1C09DC55" w:rsidR="00F10CB9" w:rsidRDefault="00F10CB9" w:rsidP="000702C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70F38F9D" w14:textId="77777777" w:rsidR="000702CF" w:rsidRPr="00AA699A" w:rsidRDefault="000702CF" w:rsidP="000702CF"/>
        </w:tc>
      </w:tr>
      <w:tr w:rsidR="000702CF" w:rsidRPr="00AA699A" w14:paraId="187C5663" w14:textId="77777777" w:rsidTr="00BD442D">
        <w:tc>
          <w:tcPr>
            <w:tcW w:w="1129" w:type="dxa"/>
          </w:tcPr>
          <w:p w14:paraId="10197071" w14:textId="77777777" w:rsidR="000702CF" w:rsidRPr="00D90A10" w:rsidRDefault="00F10CB9" w:rsidP="000702CF">
            <w:r w:rsidRPr="00D90A10">
              <w:t>0x06B3~</w:t>
            </w:r>
          </w:p>
          <w:p w14:paraId="53EAF5A8" w14:textId="3DA72B76" w:rsidR="00F10CB9" w:rsidRPr="00D90A10" w:rsidRDefault="00F10CB9" w:rsidP="000702CF">
            <w:r w:rsidRPr="00D90A10">
              <w:t>0x06B4</w:t>
            </w:r>
          </w:p>
        </w:tc>
        <w:tc>
          <w:tcPr>
            <w:tcW w:w="3828" w:type="dxa"/>
          </w:tcPr>
          <w:p w14:paraId="03C7142C" w14:textId="77777777" w:rsidR="00D77646" w:rsidRPr="00627F58" w:rsidRDefault="00D77646" w:rsidP="00D77646">
            <w:r w:rsidRPr="00627F58">
              <w:rPr>
                <w:rFonts w:hint="eastAsia"/>
              </w:rPr>
              <w:t>A</w:t>
            </w:r>
            <w:r w:rsidRPr="00627F58">
              <w:rPr>
                <w:rFonts w:hint="eastAsia"/>
              </w:rPr>
              <w:t>相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侧负载功率</w:t>
            </w:r>
          </w:p>
          <w:p w14:paraId="37654573" w14:textId="77777777" w:rsidR="00D77646" w:rsidRPr="00627F58" w:rsidRDefault="00D77646" w:rsidP="00D77646">
            <w:r w:rsidRPr="00627F58">
              <w:rPr>
                <w:rFonts w:hint="eastAsia"/>
              </w:rPr>
              <w:t>30603 Backup Power R</w:t>
            </w:r>
          </w:p>
          <w:p w14:paraId="77DF0C23" w14:textId="77777777" w:rsidR="000702CF" w:rsidRPr="00627F58" w:rsidRDefault="000702CF" w:rsidP="000702CF"/>
        </w:tc>
        <w:tc>
          <w:tcPr>
            <w:tcW w:w="992" w:type="dxa"/>
          </w:tcPr>
          <w:p w14:paraId="58595C60" w14:textId="77777777" w:rsidR="000702CF" w:rsidRDefault="00F10CB9" w:rsidP="000702CF">
            <w:r>
              <w:rPr>
                <w:rFonts w:hint="eastAsia"/>
              </w:rPr>
              <w:t>W</w:t>
            </w:r>
          </w:p>
          <w:p w14:paraId="42E1A050" w14:textId="7CE6CBE5" w:rsidR="00F10CB9" w:rsidRDefault="00F10CB9" w:rsidP="000702CF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64CFF1CE" w14:textId="77777777" w:rsidR="000702CF" w:rsidRPr="00AA699A" w:rsidRDefault="000702CF" w:rsidP="000702CF"/>
        </w:tc>
      </w:tr>
      <w:tr w:rsidR="000702CF" w:rsidRPr="00AA699A" w14:paraId="6DD1302A" w14:textId="77777777" w:rsidTr="00BD442D">
        <w:tc>
          <w:tcPr>
            <w:tcW w:w="1129" w:type="dxa"/>
          </w:tcPr>
          <w:p w14:paraId="1EF7370F" w14:textId="49268817" w:rsidR="00F10CB9" w:rsidRPr="00D90A10" w:rsidRDefault="00F10CB9" w:rsidP="00F10CB9">
            <w:r w:rsidRPr="00D90A10">
              <w:t>0x06B5~</w:t>
            </w:r>
          </w:p>
          <w:p w14:paraId="253DCA4E" w14:textId="3686019A" w:rsidR="000702CF" w:rsidRPr="00D90A10" w:rsidRDefault="00F10CB9" w:rsidP="00F10CB9">
            <w:r w:rsidRPr="00D90A10">
              <w:t>0x06B6</w:t>
            </w:r>
          </w:p>
        </w:tc>
        <w:tc>
          <w:tcPr>
            <w:tcW w:w="3828" w:type="dxa"/>
          </w:tcPr>
          <w:p w14:paraId="469F2C49" w14:textId="77777777" w:rsidR="00D77646" w:rsidRPr="00627F58" w:rsidRDefault="00D77646" w:rsidP="00D77646">
            <w:r w:rsidRPr="00627F58">
              <w:rPr>
                <w:rFonts w:hint="eastAsia"/>
              </w:rPr>
              <w:t>B</w:t>
            </w:r>
            <w:r w:rsidRPr="00627F58">
              <w:rPr>
                <w:rFonts w:hint="eastAsia"/>
              </w:rPr>
              <w:t>相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侧负载功率</w:t>
            </w:r>
          </w:p>
          <w:p w14:paraId="4A696774" w14:textId="77777777" w:rsidR="00D77646" w:rsidRPr="00627F58" w:rsidRDefault="00D77646" w:rsidP="00D77646">
            <w:r w:rsidRPr="00627F58">
              <w:rPr>
                <w:rFonts w:hint="eastAsia"/>
              </w:rPr>
              <w:t>30605 Backup Power S</w:t>
            </w:r>
          </w:p>
          <w:p w14:paraId="4E86C895" w14:textId="77777777" w:rsidR="000702CF" w:rsidRPr="00627F58" w:rsidRDefault="000702CF" w:rsidP="000702CF"/>
        </w:tc>
        <w:tc>
          <w:tcPr>
            <w:tcW w:w="992" w:type="dxa"/>
          </w:tcPr>
          <w:p w14:paraId="1031ABC8" w14:textId="77777777" w:rsidR="00F10CB9" w:rsidRDefault="00F10CB9" w:rsidP="00F10CB9">
            <w:r>
              <w:rPr>
                <w:rFonts w:hint="eastAsia"/>
              </w:rPr>
              <w:t>W</w:t>
            </w:r>
          </w:p>
          <w:p w14:paraId="23C9E974" w14:textId="5C97DE3D" w:rsidR="000702CF" w:rsidRDefault="00F10CB9" w:rsidP="00F10CB9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140DBB25" w14:textId="77777777" w:rsidR="000702CF" w:rsidRPr="00AA699A" w:rsidRDefault="000702CF" w:rsidP="000702CF"/>
        </w:tc>
      </w:tr>
      <w:tr w:rsidR="000702CF" w:rsidRPr="00AA699A" w14:paraId="582B8969" w14:textId="77777777" w:rsidTr="00BD442D">
        <w:tc>
          <w:tcPr>
            <w:tcW w:w="1129" w:type="dxa"/>
          </w:tcPr>
          <w:p w14:paraId="4DF844B7" w14:textId="5AF9591A" w:rsidR="00F10CB9" w:rsidRPr="00D90A10" w:rsidRDefault="00F10CB9" w:rsidP="00F10CB9">
            <w:r w:rsidRPr="00D90A10">
              <w:t>0x06B7~</w:t>
            </w:r>
          </w:p>
          <w:p w14:paraId="40462AF3" w14:textId="5867A1AA" w:rsidR="000702CF" w:rsidRPr="00D90A10" w:rsidRDefault="00F10CB9" w:rsidP="00F10CB9">
            <w:r w:rsidRPr="00D90A10">
              <w:t>0x06B8</w:t>
            </w:r>
          </w:p>
        </w:tc>
        <w:tc>
          <w:tcPr>
            <w:tcW w:w="3828" w:type="dxa"/>
          </w:tcPr>
          <w:p w14:paraId="51FB1255" w14:textId="77777777" w:rsidR="00D77646" w:rsidRPr="00627F58" w:rsidRDefault="00D77646" w:rsidP="00D77646">
            <w:r w:rsidRPr="00627F58">
              <w:rPr>
                <w:rFonts w:hint="eastAsia"/>
              </w:rPr>
              <w:t>C</w:t>
            </w:r>
            <w:r w:rsidRPr="00627F58">
              <w:rPr>
                <w:rFonts w:hint="eastAsia"/>
              </w:rPr>
              <w:t>相</w:t>
            </w:r>
            <w:r w:rsidRPr="00627F58">
              <w:rPr>
                <w:rFonts w:hint="eastAsia"/>
              </w:rPr>
              <w:t>EPS</w:t>
            </w:r>
            <w:r w:rsidRPr="00627F58">
              <w:rPr>
                <w:rFonts w:hint="eastAsia"/>
              </w:rPr>
              <w:t>侧负载功率</w:t>
            </w:r>
          </w:p>
          <w:p w14:paraId="4540F863" w14:textId="77777777" w:rsidR="00D77646" w:rsidRPr="00627F58" w:rsidRDefault="00D77646" w:rsidP="00D77646">
            <w:r w:rsidRPr="00627F58">
              <w:rPr>
                <w:rFonts w:hint="eastAsia"/>
              </w:rPr>
              <w:t>30607 Backup Power T</w:t>
            </w:r>
          </w:p>
          <w:p w14:paraId="5EEA91A7" w14:textId="77777777" w:rsidR="000702CF" w:rsidRPr="00627F58" w:rsidRDefault="000702CF" w:rsidP="000702CF"/>
        </w:tc>
        <w:tc>
          <w:tcPr>
            <w:tcW w:w="992" w:type="dxa"/>
          </w:tcPr>
          <w:p w14:paraId="4935A80C" w14:textId="77777777" w:rsidR="00F10CB9" w:rsidRDefault="00F10CB9" w:rsidP="00F10CB9">
            <w:r>
              <w:rPr>
                <w:rFonts w:hint="eastAsia"/>
              </w:rPr>
              <w:t>W</w:t>
            </w:r>
          </w:p>
          <w:p w14:paraId="67E2AAA7" w14:textId="2A7C9EB1" w:rsidR="000702CF" w:rsidRDefault="00F10CB9" w:rsidP="00F10CB9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7DB9B396" w14:textId="77777777" w:rsidR="000702CF" w:rsidRPr="00AA699A" w:rsidRDefault="000702CF" w:rsidP="000702CF"/>
        </w:tc>
      </w:tr>
      <w:tr w:rsidR="000702CF" w:rsidRPr="00AA699A" w14:paraId="053D1CCF" w14:textId="77777777" w:rsidTr="00BD442D">
        <w:tc>
          <w:tcPr>
            <w:tcW w:w="1129" w:type="dxa"/>
          </w:tcPr>
          <w:p w14:paraId="784458E4" w14:textId="4882EC43" w:rsidR="000702CF" w:rsidRPr="00D90A10" w:rsidRDefault="00971797" w:rsidP="000702CF">
            <w:r w:rsidRPr="00D90A10">
              <w:lastRenderedPageBreak/>
              <w:t>0x06B9</w:t>
            </w:r>
          </w:p>
        </w:tc>
        <w:tc>
          <w:tcPr>
            <w:tcW w:w="3828" w:type="dxa"/>
          </w:tcPr>
          <w:p w14:paraId="7337DEB9" w14:textId="77777777" w:rsidR="00D77646" w:rsidRPr="00627F58" w:rsidRDefault="00D77646" w:rsidP="00D77646">
            <w:r w:rsidRPr="00627F58">
              <w:rPr>
                <w:rFonts w:hint="eastAsia"/>
              </w:rPr>
              <w:t>电网</w:t>
            </w:r>
            <w:r w:rsidRPr="00627F58">
              <w:rPr>
                <w:rFonts w:hint="eastAsia"/>
              </w:rPr>
              <w:t>A</w:t>
            </w:r>
            <w:r w:rsidRPr="00627F58">
              <w:rPr>
                <w:rFonts w:hint="eastAsia"/>
              </w:rPr>
              <w:t>相电压</w:t>
            </w:r>
          </w:p>
          <w:p w14:paraId="76E6F11E" w14:textId="77777777" w:rsidR="00942A4C" w:rsidRPr="00627F58" w:rsidRDefault="00942A4C" w:rsidP="00942A4C">
            <w:r w:rsidRPr="00627F58">
              <w:rPr>
                <w:rFonts w:hint="eastAsia"/>
              </w:rPr>
              <w:t>30131 AC R voltage</w:t>
            </w:r>
          </w:p>
          <w:p w14:paraId="71132859" w14:textId="77777777" w:rsidR="00D77646" w:rsidRPr="00627F58" w:rsidRDefault="00D77646" w:rsidP="000702CF"/>
        </w:tc>
        <w:tc>
          <w:tcPr>
            <w:tcW w:w="992" w:type="dxa"/>
          </w:tcPr>
          <w:p w14:paraId="69F7C3C3" w14:textId="77777777" w:rsidR="000702CF" w:rsidRDefault="00971797" w:rsidP="000702CF">
            <w:r>
              <w:rPr>
                <w:rFonts w:hint="eastAsia"/>
              </w:rPr>
              <w:t>0.1V</w:t>
            </w:r>
          </w:p>
          <w:p w14:paraId="06FFD28D" w14:textId="63FAE771" w:rsidR="00971797" w:rsidRDefault="00971797" w:rsidP="000702CF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1F3D1436" w14:textId="77777777" w:rsidR="000702CF" w:rsidRPr="00AA699A" w:rsidRDefault="000702CF" w:rsidP="000702CF"/>
        </w:tc>
      </w:tr>
      <w:tr w:rsidR="000702CF" w:rsidRPr="00AA699A" w14:paraId="5D233641" w14:textId="77777777" w:rsidTr="00BD442D">
        <w:tc>
          <w:tcPr>
            <w:tcW w:w="1129" w:type="dxa"/>
          </w:tcPr>
          <w:p w14:paraId="11233BB5" w14:textId="6064DC49" w:rsidR="000702CF" w:rsidRPr="00D90A10" w:rsidRDefault="00971797" w:rsidP="000702CF">
            <w:r w:rsidRPr="00D90A10">
              <w:t>0x06BA</w:t>
            </w:r>
          </w:p>
        </w:tc>
        <w:tc>
          <w:tcPr>
            <w:tcW w:w="3828" w:type="dxa"/>
          </w:tcPr>
          <w:p w14:paraId="77D58B91" w14:textId="5C7AD8CB" w:rsidR="00D77646" w:rsidRPr="00627F58" w:rsidRDefault="00D77646" w:rsidP="00D77646">
            <w:r w:rsidRPr="00627F58">
              <w:rPr>
                <w:rFonts w:hint="eastAsia"/>
              </w:rPr>
              <w:t>电网</w:t>
            </w:r>
            <w:r w:rsidRPr="00627F58">
              <w:rPr>
                <w:rFonts w:hint="eastAsia"/>
              </w:rPr>
              <w:t>B</w:t>
            </w:r>
            <w:r w:rsidRPr="00627F58">
              <w:rPr>
                <w:rFonts w:hint="eastAsia"/>
              </w:rPr>
              <w:t>相电压</w:t>
            </w:r>
          </w:p>
          <w:p w14:paraId="1A540E1F" w14:textId="77777777" w:rsidR="00942A4C" w:rsidRPr="00627F58" w:rsidRDefault="00942A4C" w:rsidP="00942A4C">
            <w:r w:rsidRPr="00627F58">
              <w:rPr>
                <w:rFonts w:hint="eastAsia"/>
              </w:rPr>
              <w:t>30133 AC S voltage</w:t>
            </w:r>
          </w:p>
          <w:p w14:paraId="0FB64501" w14:textId="77777777" w:rsidR="000702CF" w:rsidRPr="00627F58" w:rsidRDefault="000702CF" w:rsidP="000702CF"/>
        </w:tc>
        <w:tc>
          <w:tcPr>
            <w:tcW w:w="992" w:type="dxa"/>
          </w:tcPr>
          <w:p w14:paraId="1A677A07" w14:textId="77777777" w:rsidR="00971797" w:rsidRDefault="00971797" w:rsidP="00971797">
            <w:r>
              <w:rPr>
                <w:rFonts w:hint="eastAsia"/>
              </w:rPr>
              <w:t>0.1V</w:t>
            </w:r>
          </w:p>
          <w:p w14:paraId="5E81FE52" w14:textId="0EC116BE" w:rsidR="000702CF" w:rsidRDefault="00971797" w:rsidP="00971797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3C066A27" w14:textId="77777777" w:rsidR="000702CF" w:rsidRPr="00AA699A" w:rsidRDefault="000702CF" w:rsidP="000702CF"/>
        </w:tc>
      </w:tr>
      <w:tr w:rsidR="000702CF" w:rsidRPr="00AA699A" w14:paraId="6B23CF16" w14:textId="77777777" w:rsidTr="00BD442D">
        <w:tc>
          <w:tcPr>
            <w:tcW w:w="1129" w:type="dxa"/>
          </w:tcPr>
          <w:p w14:paraId="487C6A0D" w14:textId="2EE8BE4F" w:rsidR="000702CF" w:rsidRPr="00D90A10" w:rsidRDefault="00971797" w:rsidP="000702CF">
            <w:r w:rsidRPr="00D90A10">
              <w:t>0x06BB</w:t>
            </w:r>
          </w:p>
        </w:tc>
        <w:tc>
          <w:tcPr>
            <w:tcW w:w="3828" w:type="dxa"/>
          </w:tcPr>
          <w:p w14:paraId="088A288B" w14:textId="7C767036" w:rsidR="00D77646" w:rsidRPr="00627F58" w:rsidRDefault="00D77646" w:rsidP="00D77646">
            <w:r w:rsidRPr="00627F58">
              <w:rPr>
                <w:rFonts w:hint="eastAsia"/>
              </w:rPr>
              <w:t>电网</w:t>
            </w:r>
            <w:r w:rsidR="00FC33B4" w:rsidRPr="00627F58">
              <w:rPr>
                <w:rFonts w:hint="eastAsia"/>
              </w:rPr>
              <w:t>C</w:t>
            </w:r>
            <w:r w:rsidRPr="00627F58">
              <w:rPr>
                <w:rFonts w:hint="eastAsia"/>
              </w:rPr>
              <w:t>相电压</w:t>
            </w:r>
          </w:p>
          <w:p w14:paraId="308C4550" w14:textId="77777777" w:rsidR="00942A4C" w:rsidRPr="00627F58" w:rsidRDefault="00942A4C" w:rsidP="00942A4C">
            <w:r w:rsidRPr="00627F58">
              <w:rPr>
                <w:rFonts w:hint="eastAsia"/>
              </w:rPr>
              <w:t>30135 AC T voltage</w:t>
            </w:r>
          </w:p>
          <w:p w14:paraId="67FD4C89" w14:textId="77777777" w:rsidR="000702CF" w:rsidRPr="00627F58" w:rsidRDefault="000702CF" w:rsidP="000702CF"/>
        </w:tc>
        <w:tc>
          <w:tcPr>
            <w:tcW w:w="992" w:type="dxa"/>
          </w:tcPr>
          <w:p w14:paraId="20923358" w14:textId="77777777" w:rsidR="00971797" w:rsidRDefault="00971797" w:rsidP="00971797">
            <w:r>
              <w:rPr>
                <w:rFonts w:hint="eastAsia"/>
              </w:rPr>
              <w:t>0.1V</w:t>
            </w:r>
          </w:p>
          <w:p w14:paraId="7B6E1F79" w14:textId="23C872EA" w:rsidR="000702CF" w:rsidRDefault="00971797" w:rsidP="00971797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4ABA60E3" w14:textId="77777777" w:rsidR="000702CF" w:rsidRPr="00AA699A" w:rsidRDefault="000702CF" w:rsidP="000702CF"/>
        </w:tc>
      </w:tr>
      <w:tr w:rsidR="00942A4C" w:rsidRPr="00AA699A" w14:paraId="662F1F40" w14:textId="77777777" w:rsidTr="00BD442D">
        <w:tc>
          <w:tcPr>
            <w:tcW w:w="1129" w:type="dxa"/>
          </w:tcPr>
          <w:p w14:paraId="625D6E29" w14:textId="51F5C01C" w:rsidR="00942A4C" w:rsidRPr="00D90A10" w:rsidRDefault="00971797" w:rsidP="000702CF">
            <w:r w:rsidRPr="00D90A10">
              <w:t>0x06BC</w:t>
            </w:r>
          </w:p>
        </w:tc>
        <w:tc>
          <w:tcPr>
            <w:tcW w:w="3828" w:type="dxa"/>
          </w:tcPr>
          <w:p w14:paraId="3DC4817C" w14:textId="77777777" w:rsidR="00942A4C" w:rsidRPr="00627F58" w:rsidRDefault="00942A4C" w:rsidP="00D77646">
            <w:r w:rsidRPr="00627F58">
              <w:rPr>
                <w:rFonts w:hint="eastAsia"/>
              </w:rPr>
              <w:t>电网</w:t>
            </w:r>
            <w:r w:rsidRPr="00627F58">
              <w:rPr>
                <w:rFonts w:hint="eastAsia"/>
              </w:rPr>
              <w:t>A</w:t>
            </w:r>
            <w:r w:rsidRPr="00627F58">
              <w:rPr>
                <w:rFonts w:hint="eastAsia"/>
              </w:rPr>
              <w:t>相电流</w:t>
            </w:r>
          </w:p>
          <w:p w14:paraId="3557FF13" w14:textId="70ADBE0F" w:rsidR="00B3666C" w:rsidRPr="00627F58" w:rsidRDefault="00B3666C" w:rsidP="00D77646">
            <w:r w:rsidRPr="00627F58">
              <w:t>30183 CT Current R</w:t>
            </w:r>
          </w:p>
        </w:tc>
        <w:tc>
          <w:tcPr>
            <w:tcW w:w="992" w:type="dxa"/>
          </w:tcPr>
          <w:p w14:paraId="3B1A7D96" w14:textId="77777777" w:rsidR="00942A4C" w:rsidRDefault="00971797" w:rsidP="000702CF">
            <w:r>
              <w:rPr>
                <w:rFonts w:hint="eastAsia"/>
              </w:rPr>
              <w:t>0.1A</w:t>
            </w:r>
          </w:p>
          <w:p w14:paraId="0BE15020" w14:textId="5A16439F" w:rsidR="00971797" w:rsidRDefault="00971797" w:rsidP="000702CF">
            <w:r>
              <w:rPr>
                <w:rFonts w:hint="eastAsia"/>
              </w:rPr>
              <w:t>S16</w:t>
            </w:r>
          </w:p>
        </w:tc>
        <w:tc>
          <w:tcPr>
            <w:tcW w:w="3401" w:type="dxa"/>
          </w:tcPr>
          <w:p w14:paraId="5DCB9565" w14:textId="77777777" w:rsidR="00942A4C" w:rsidRPr="00AA699A" w:rsidRDefault="00942A4C" w:rsidP="000702CF"/>
        </w:tc>
      </w:tr>
      <w:tr w:rsidR="00942A4C" w:rsidRPr="00AA699A" w14:paraId="40A621EC" w14:textId="77777777" w:rsidTr="00BD442D">
        <w:tc>
          <w:tcPr>
            <w:tcW w:w="1129" w:type="dxa"/>
          </w:tcPr>
          <w:p w14:paraId="2C4D0EA2" w14:textId="7D775FA1" w:rsidR="00942A4C" w:rsidRPr="00D90A10" w:rsidRDefault="00971797" w:rsidP="000702CF">
            <w:r w:rsidRPr="00D90A10">
              <w:t>0x06BD</w:t>
            </w:r>
          </w:p>
        </w:tc>
        <w:tc>
          <w:tcPr>
            <w:tcW w:w="3828" w:type="dxa"/>
          </w:tcPr>
          <w:p w14:paraId="2F47710B" w14:textId="77777777" w:rsidR="00942A4C" w:rsidRPr="00627F58" w:rsidRDefault="00942A4C" w:rsidP="00D77646">
            <w:r w:rsidRPr="00627F58">
              <w:rPr>
                <w:rFonts w:hint="eastAsia"/>
              </w:rPr>
              <w:t>电网</w:t>
            </w:r>
            <w:r w:rsidRPr="00627F58">
              <w:rPr>
                <w:rFonts w:hint="eastAsia"/>
              </w:rPr>
              <w:t>B</w:t>
            </w:r>
            <w:r w:rsidRPr="00627F58">
              <w:rPr>
                <w:rFonts w:hint="eastAsia"/>
              </w:rPr>
              <w:t>相电流</w:t>
            </w:r>
          </w:p>
          <w:p w14:paraId="233717F9" w14:textId="644216C1" w:rsidR="00B3666C" w:rsidRPr="00627F58" w:rsidRDefault="00B3666C" w:rsidP="00D77646">
            <w:r w:rsidRPr="00627F58">
              <w:t>30184 CT Current S</w:t>
            </w:r>
          </w:p>
        </w:tc>
        <w:tc>
          <w:tcPr>
            <w:tcW w:w="992" w:type="dxa"/>
          </w:tcPr>
          <w:p w14:paraId="14AEB7BC" w14:textId="77777777" w:rsidR="00971797" w:rsidRDefault="00971797" w:rsidP="00971797">
            <w:r>
              <w:rPr>
                <w:rFonts w:hint="eastAsia"/>
              </w:rPr>
              <w:t>0.1A</w:t>
            </w:r>
          </w:p>
          <w:p w14:paraId="139F6B00" w14:textId="0DCB7141" w:rsidR="00942A4C" w:rsidRDefault="00971797" w:rsidP="00971797">
            <w:r>
              <w:rPr>
                <w:rFonts w:hint="eastAsia"/>
              </w:rPr>
              <w:t>S16</w:t>
            </w:r>
          </w:p>
        </w:tc>
        <w:tc>
          <w:tcPr>
            <w:tcW w:w="3401" w:type="dxa"/>
          </w:tcPr>
          <w:p w14:paraId="65D893AC" w14:textId="77777777" w:rsidR="00942A4C" w:rsidRPr="00AA699A" w:rsidRDefault="00942A4C" w:rsidP="000702CF"/>
        </w:tc>
      </w:tr>
      <w:tr w:rsidR="00942A4C" w:rsidRPr="00AA699A" w14:paraId="5726D40D" w14:textId="77777777" w:rsidTr="00BD442D">
        <w:tc>
          <w:tcPr>
            <w:tcW w:w="1129" w:type="dxa"/>
          </w:tcPr>
          <w:p w14:paraId="17AA78A2" w14:textId="66EED796" w:rsidR="00942A4C" w:rsidRPr="00D90A10" w:rsidRDefault="00971797" w:rsidP="000702CF">
            <w:r w:rsidRPr="00D90A10">
              <w:t>0x06BE</w:t>
            </w:r>
          </w:p>
        </w:tc>
        <w:tc>
          <w:tcPr>
            <w:tcW w:w="3828" w:type="dxa"/>
          </w:tcPr>
          <w:p w14:paraId="1BCB1623" w14:textId="77777777" w:rsidR="00942A4C" w:rsidRPr="00627F58" w:rsidRDefault="00942A4C" w:rsidP="00D77646">
            <w:r w:rsidRPr="00627F58">
              <w:rPr>
                <w:rFonts w:hint="eastAsia"/>
              </w:rPr>
              <w:t>电网</w:t>
            </w:r>
            <w:r w:rsidRPr="00627F58">
              <w:rPr>
                <w:rFonts w:hint="eastAsia"/>
              </w:rPr>
              <w:t>C</w:t>
            </w:r>
            <w:r w:rsidRPr="00627F58">
              <w:rPr>
                <w:rFonts w:hint="eastAsia"/>
              </w:rPr>
              <w:t>相电流</w:t>
            </w:r>
          </w:p>
          <w:p w14:paraId="01E2A630" w14:textId="0CCF4945" w:rsidR="00B3666C" w:rsidRPr="00627F58" w:rsidRDefault="00B3666C" w:rsidP="00D77646">
            <w:r w:rsidRPr="00627F58">
              <w:t>30185 CT Current T</w:t>
            </w:r>
          </w:p>
        </w:tc>
        <w:tc>
          <w:tcPr>
            <w:tcW w:w="992" w:type="dxa"/>
          </w:tcPr>
          <w:p w14:paraId="50C488CE" w14:textId="77777777" w:rsidR="00971797" w:rsidRDefault="00971797" w:rsidP="00971797">
            <w:r>
              <w:rPr>
                <w:rFonts w:hint="eastAsia"/>
              </w:rPr>
              <w:t>0.1A</w:t>
            </w:r>
          </w:p>
          <w:p w14:paraId="6F0E2FEA" w14:textId="1EC11789" w:rsidR="00942A4C" w:rsidRDefault="00971797" w:rsidP="00971797">
            <w:r>
              <w:rPr>
                <w:rFonts w:hint="eastAsia"/>
              </w:rPr>
              <w:t>S16</w:t>
            </w:r>
          </w:p>
        </w:tc>
        <w:tc>
          <w:tcPr>
            <w:tcW w:w="3401" w:type="dxa"/>
          </w:tcPr>
          <w:p w14:paraId="0E5111DC" w14:textId="77777777" w:rsidR="00942A4C" w:rsidRPr="00AA699A" w:rsidRDefault="00942A4C" w:rsidP="000702CF"/>
        </w:tc>
      </w:tr>
      <w:tr w:rsidR="00942A4C" w:rsidRPr="00AA699A" w14:paraId="7BA83AE7" w14:textId="77777777" w:rsidTr="00BD442D">
        <w:tc>
          <w:tcPr>
            <w:tcW w:w="1129" w:type="dxa"/>
          </w:tcPr>
          <w:p w14:paraId="21884071" w14:textId="77777777" w:rsidR="00942A4C" w:rsidRPr="00D90A10" w:rsidRDefault="00971797" w:rsidP="00942A4C">
            <w:r w:rsidRPr="00D90A10">
              <w:t>0x06BF~</w:t>
            </w:r>
          </w:p>
          <w:p w14:paraId="27660ADD" w14:textId="0F521662" w:rsidR="00971797" w:rsidRPr="00D90A10" w:rsidRDefault="00971797" w:rsidP="00942A4C">
            <w:r w:rsidRPr="00D90A10">
              <w:t>0x06C0</w:t>
            </w:r>
          </w:p>
        </w:tc>
        <w:tc>
          <w:tcPr>
            <w:tcW w:w="3828" w:type="dxa"/>
          </w:tcPr>
          <w:p w14:paraId="6FC39515" w14:textId="77777777" w:rsidR="00942A4C" w:rsidRPr="00627F58" w:rsidRDefault="00942A4C" w:rsidP="00942A4C">
            <w:r w:rsidRPr="00627F58">
              <w:rPr>
                <w:rFonts w:hint="eastAsia"/>
              </w:rPr>
              <w:t>电网</w:t>
            </w:r>
            <w:r w:rsidRPr="00627F58">
              <w:rPr>
                <w:rFonts w:hint="eastAsia"/>
              </w:rPr>
              <w:t>A</w:t>
            </w:r>
            <w:r w:rsidRPr="00627F58">
              <w:rPr>
                <w:rFonts w:hint="eastAsia"/>
              </w:rPr>
              <w:t>相功率</w:t>
            </w:r>
          </w:p>
          <w:p w14:paraId="10BB8140" w14:textId="0F0F2422" w:rsidR="00B3666C" w:rsidRPr="00627F58" w:rsidRDefault="00B3666C" w:rsidP="00942A4C">
            <w:r w:rsidRPr="00627F58">
              <w:t>30186 Grid Power R</w:t>
            </w:r>
          </w:p>
        </w:tc>
        <w:tc>
          <w:tcPr>
            <w:tcW w:w="992" w:type="dxa"/>
          </w:tcPr>
          <w:p w14:paraId="49B2CE51" w14:textId="77777777" w:rsidR="00942A4C" w:rsidRDefault="00971797" w:rsidP="00942A4C">
            <w:r>
              <w:rPr>
                <w:rFonts w:hint="eastAsia"/>
              </w:rPr>
              <w:t>W</w:t>
            </w:r>
          </w:p>
          <w:p w14:paraId="045A3A3D" w14:textId="229E72B0" w:rsidR="00971797" w:rsidRDefault="00971797" w:rsidP="00942A4C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1478DC4D" w14:textId="77777777" w:rsidR="00942A4C" w:rsidRPr="00AA699A" w:rsidRDefault="00942A4C" w:rsidP="00942A4C"/>
        </w:tc>
      </w:tr>
      <w:tr w:rsidR="00942A4C" w:rsidRPr="00AA699A" w14:paraId="4A63DDC8" w14:textId="77777777" w:rsidTr="00BD442D">
        <w:tc>
          <w:tcPr>
            <w:tcW w:w="1129" w:type="dxa"/>
          </w:tcPr>
          <w:p w14:paraId="54B95AFB" w14:textId="55C14C0D" w:rsidR="00971797" w:rsidRPr="00D90A10" w:rsidRDefault="00971797" w:rsidP="00971797">
            <w:r w:rsidRPr="00D90A10">
              <w:t>0x06C1~</w:t>
            </w:r>
          </w:p>
          <w:p w14:paraId="78E89275" w14:textId="6193D7FF" w:rsidR="00942A4C" w:rsidRPr="00D90A10" w:rsidRDefault="00971797" w:rsidP="00971797">
            <w:r w:rsidRPr="00D90A10">
              <w:t>0x06C2</w:t>
            </w:r>
          </w:p>
        </w:tc>
        <w:tc>
          <w:tcPr>
            <w:tcW w:w="3828" w:type="dxa"/>
          </w:tcPr>
          <w:p w14:paraId="700067E9" w14:textId="77777777" w:rsidR="00942A4C" w:rsidRPr="00627F58" w:rsidRDefault="00942A4C" w:rsidP="00942A4C">
            <w:r w:rsidRPr="00627F58">
              <w:rPr>
                <w:rFonts w:hint="eastAsia"/>
              </w:rPr>
              <w:t>电网</w:t>
            </w:r>
            <w:r w:rsidRPr="00627F58">
              <w:rPr>
                <w:rFonts w:hint="eastAsia"/>
              </w:rPr>
              <w:t>B</w:t>
            </w:r>
            <w:r w:rsidRPr="00627F58">
              <w:rPr>
                <w:rFonts w:hint="eastAsia"/>
              </w:rPr>
              <w:t>相功率</w:t>
            </w:r>
          </w:p>
          <w:p w14:paraId="0D478440" w14:textId="55B8AC0E" w:rsidR="00B3666C" w:rsidRPr="00627F58" w:rsidRDefault="00B3666C" w:rsidP="00942A4C">
            <w:r w:rsidRPr="00627F58">
              <w:t>30188 Grid Power S</w:t>
            </w:r>
          </w:p>
        </w:tc>
        <w:tc>
          <w:tcPr>
            <w:tcW w:w="992" w:type="dxa"/>
          </w:tcPr>
          <w:p w14:paraId="7D550AED" w14:textId="77777777" w:rsidR="00971797" w:rsidRDefault="00971797" w:rsidP="00971797">
            <w:r>
              <w:rPr>
                <w:rFonts w:hint="eastAsia"/>
              </w:rPr>
              <w:t>W</w:t>
            </w:r>
          </w:p>
          <w:p w14:paraId="0BA9348A" w14:textId="42912CBE" w:rsidR="00942A4C" w:rsidRDefault="00971797" w:rsidP="00971797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755148D4" w14:textId="77777777" w:rsidR="00942A4C" w:rsidRPr="00AA699A" w:rsidRDefault="00942A4C" w:rsidP="00942A4C"/>
        </w:tc>
      </w:tr>
      <w:tr w:rsidR="00942A4C" w:rsidRPr="00AA699A" w14:paraId="26A8C509" w14:textId="77777777" w:rsidTr="00BD442D">
        <w:tc>
          <w:tcPr>
            <w:tcW w:w="1129" w:type="dxa"/>
          </w:tcPr>
          <w:p w14:paraId="5FB7B027" w14:textId="7D042322" w:rsidR="00971797" w:rsidRPr="00D90A10" w:rsidRDefault="00971797" w:rsidP="00971797">
            <w:r w:rsidRPr="00D90A10">
              <w:t>0x06C3~</w:t>
            </w:r>
          </w:p>
          <w:p w14:paraId="567AB27D" w14:textId="73BA27FD" w:rsidR="00942A4C" w:rsidRPr="00D90A10" w:rsidRDefault="00971797" w:rsidP="00971797">
            <w:r w:rsidRPr="00D90A10">
              <w:t>0x06C4</w:t>
            </w:r>
          </w:p>
        </w:tc>
        <w:tc>
          <w:tcPr>
            <w:tcW w:w="3828" w:type="dxa"/>
          </w:tcPr>
          <w:p w14:paraId="240BE32A" w14:textId="77777777" w:rsidR="00942A4C" w:rsidRPr="00627F58" w:rsidRDefault="00942A4C" w:rsidP="00942A4C">
            <w:r w:rsidRPr="00627F58">
              <w:rPr>
                <w:rFonts w:hint="eastAsia"/>
              </w:rPr>
              <w:t>电网</w:t>
            </w:r>
            <w:r w:rsidRPr="00627F58">
              <w:rPr>
                <w:rFonts w:hint="eastAsia"/>
              </w:rPr>
              <w:t>C</w:t>
            </w:r>
            <w:r w:rsidRPr="00627F58">
              <w:rPr>
                <w:rFonts w:hint="eastAsia"/>
              </w:rPr>
              <w:t>相功率</w:t>
            </w:r>
          </w:p>
          <w:p w14:paraId="3C1E55CE" w14:textId="4AF56333" w:rsidR="00B3666C" w:rsidRPr="00627F58" w:rsidRDefault="00B3666C" w:rsidP="00942A4C">
            <w:r w:rsidRPr="00627F58">
              <w:t>30190 Grid Power T</w:t>
            </w:r>
          </w:p>
        </w:tc>
        <w:tc>
          <w:tcPr>
            <w:tcW w:w="992" w:type="dxa"/>
          </w:tcPr>
          <w:p w14:paraId="566E5E99" w14:textId="77777777" w:rsidR="00971797" w:rsidRDefault="00971797" w:rsidP="00971797">
            <w:r>
              <w:rPr>
                <w:rFonts w:hint="eastAsia"/>
              </w:rPr>
              <w:t>W</w:t>
            </w:r>
          </w:p>
          <w:p w14:paraId="72CE84FE" w14:textId="632FEACC" w:rsidR="00942A4C" w:rsidRDefault="00971797" w:rsidP="00971797">
            <w:r>
              <w:rPr>
                <w:rFonts w:hint="eastAsia"/>
              </w:rPr>
              <w:t>S32</w:t>
            </w:r>
          </w:p>
        </w:tc>
        <w:tc>
          <w:tcPr>
            <w:tcW w:w="3401" w:type="dxa"/>
          </w:tcPr>
          <w:p w14:paraId="77D0F736" w14:textId="77777777" w:rsidR="00942A4C" w:rsidRPr="00AA699A" w:rsidRDefault="00942A4C" w:rsidP="00942A4C"/>
        </w:tc>
      </w:tr>
      <w:tr w:rsidR="00226205" w:rsidRPr="00AA699A" w14:paraId="2EF51D73" w14:textId="77777777" w:rsidTr="00BD442D">
        <w:tc>
          <w:tcPr>
            <w:tcW w:w="1129" w:type="dxa"/>
          </w:tcPr>
          <w:p w14:paraId="63E26CD4" w14:textId="77777777" w:rsidR="00226205" w:rsidRPr="00405ABD" w:rsidRDefault="00226205" w:rsidP="00226205">
            <w:r w:rsidRPr="00405ABD">
              <w:t>0x06C5~</w:t>
            </w:r>
          </w:p>
          <w:p w14:paraId="2A41B387" w14:textId="0075FA8E" w:rsidR="00226205" w:rsidRPr="00405ABD" w:rsidRDefault="00226205" w:rsidP="00226205">
            <w:r w:rsidRPr="00405ABD">
              <w:t>0x06C6</w:t>
            </w:r>
          </w:p>
        </w:tc>
        <w:tc>
          <w:tcPr>
            <w:tcW w:w="3828" w:type="dxa"/>
          </w:tcPr>
          <w:p w14:paraId="4919BE86" w14:textId="77777777" w:rsidR="00226205" w:rsidRPr="00405ABD" w:rsidRDefault="00226205" w:rsidP="00226205">
            <w:r w:rsidRPr="00405ABD">
              <w:t>AC</w:t>
            </w:r>
            <w:r w:rsidRPr="00405ABD">
              <w:rPr>
                <w:rFonts w:hint="eastAsia"/>
              </w:rPr>
              <w:t>侧功率</w:t>
            </w:r>
          </w:p>
          <w:p w14:paraId="35910C86" w14:textId="7BAF0992" w:rsidR="00226205" w:rsidRPr="00405ABD" w:rsidRDefault="00226205" w:rsidP="00226205">
            <w:r w:rsidRPr="00405ABD">
              <w:t>30100 AC Total Power</w:t>
            </w:r>
          </w:p>
        </w:tc>
        <w:tc>
          <w:tcPr>
            <w:tcW w:w="992" w:type="dxa"/>
          </w:tcPr>
          <w:p w14:paraId="050F2B1E" w14:textId="77777777" w:rsidR="00226205" w:rsidRPr="00405ABD" w:rsidRDefault="00226205" w:rsidP="00226205">
            <w:r w:rsidRPr="00405ABD">
              <w:t>W</w:t>
            </w:r>
          </w:p>
          <w:p w14:paraId="189A394A" w14:textId="31F5C1CA" w:rsidR="00226205" w:rsidRPr="00405ABD" w:rsidRDefault="00226205" w:rsidP="00226205">
            <w:r w:rsidRPr="00405ABD">
              <w:t>S32</w:t>
            </w:r>
          </w:p>
        </w:tc>
        <w:tc>
          <w:tcPr>
            <w:tcW w:w="3401" w:type="dxa"/>
          </w:tcPr>
          <w:p w14:paraId="6F947FBB" w14:textId="4C5B7083" w:rsidR="00226205" w:rsidRPr="00405ABD" w:rsidRDefault="00AF6498" w:rsidP="00226205">
            <w:r w:rsidRPr="00B81AA9">
              <w:rPr>
                <w:rFonts w:hint="eastAsia"/>
              </w:rPr>
              <w:t>滤波后的值</w:t>
            </w:r>
          </w:p>
        </w:tc>
      </w:tr>
      <w:tr w:rsidR="00226205" w:rsidRPr="00AA699A" w14:paraId="3BECE4D5" w14:textId="77777777" w:rsidTr="00BD442D">
        <w:tc>
          <w:tcPr>
            <w:tcW w:w="1129" w:type="dxa"/>
          </w:tcPr>
          <w:p w14:paraId="3C183C72" w14:textId="77777777" w:rsidR="00226205" w:rsidRPr="00405ABD" w:rsidRDefault="00226205" w:rsidP="00226205">
            <w:r w:rsidRPr="00405ABD">
              <w:t>0x06C7~</w:t>
            </w:r>
          </w:p>
          <w:p w14:paraId="42C43C79" w14:textId="08D3C7FF" w:rsidR="00226205" w:rsidRPr="00405ABD" w:rsidRDefault="00226205" w:rsidP="00226205">
            <w:r w:rsidRPr="00405ABD">
              <w:t>0x06C8</w:t>
            </w:r>
          </w:p>
        </w:tc>
        <w:tc>
          <w:tcPr>
            <w:tcW w:w="3828" w:type="dxa"/>
          </w:tcPr>
          <w:p w14:paraId="3FAC284D" w14:textId="77777777" w:rsidR="00226205" w:rsidRPr="00405ABD" w:rsidRDefault="00226205" w:rsidP="00226205">
            <w:r w:rsidRPr="00405ABD">
              <w:t xml:space="preserve">EPS </w:t>
            </w:r>
            <w:r w:rsidRPr="00405ABD">
              <w:rPr>
                <w:rFonts w:hint="eastAsia"/>
              </w:rPr>
              <w:t>总功率</w:t>
            </w:r>
          </w:p>
          <w:p w14:paraId="7D50B6EF" w14:textId="4A92E152" w:rsidR="00226205" w:rsidRPr="00405ABD" w:rsidRDefault="00226205" w:rsidP="00226205">
            <w:r w:rsidRPr="00405ABD">
              <w:t>30172 EPS Total Power</w:t>
            </w:r>
          </w:p>
        </w:tc>
        <w:tc>
          <w:tcPr>
            <w:tcW w:w="992" w:type="dxa"/>
          </w:tcPr>
          <w:p w14:paraId="7FDAEE56" w14:textId="77777777" w:rsidR="00226205" w:rsidRPr="00405ABD" w:rsidRDefault="00226205" w:rsidP="00226205">
            <w:r w:rsidRPr="00405ABD">
              <w:t>W</w:t>
            </w:r>
          </w:p>
          <w:p w14:paraId="1C86EBE2" w14:textId="0CF65A7F" w:rsidR="00226205" w:rsidRPr="00405ABD" w:rsidRDefault="00226205" w:rsidP="00226205">
            <w:r w:rsidRPr="00405ABD">
              <w:t>S32</w:t>
            </w:r>
          </w:p>
        </w:tc>
        <w:tc>
          <w:tcPr>
            <w:tcW w:w="3401" w:type="dxa"/>
          </w:tcPr>
          <w:p w14:paraId="7F13F6B8" w14:textId="23B323DD" w:rsidR="00226205" w:rsidRPr="00405ABD" w:rsidRDefault="00AF6498" w:rsidP="00226205">
            <w:r w:rsidRPr="00B81AA9">
              <w:rPr>
                <w:rFonts w:hint="eastAsia"/>
              </w:rPr>
              <w:t>透传值</w:t>
            </w:r>
          </w:p>
        </w:tc>
      </w:tr>
      <w:tr w:rsidR="00405ABD" w:rsidRPr="00AA699A" w14:paraId="1D34A3F2" w14:textId="77777777" w:rsidTr="00BD442D">
        <w:tc>
          <w:tcPr>
            <w:tcW w:w="1129" w:type="dxa"/>
          </w:tcPr>
          <w:p w14:paraId="17A6492A" w14:textId="2C664357" w:rsidR="00405ABD" w:rsidRPr="009A15B6" w:rsidRDefault="00405ABD" w:rsidP="00405ABD">
            <w:r w:rsidRPr="009A15B6">
              <w:t>0x06</w:t>
            </w:r>
            <w:r w:rsidR="00BC6267" w:rsidRPr="009A15B6">
              <w:t>C9</w:t>
            </w:r>
            <w:r w:rsidRPr="009A15B6">
              <w:t>~</w:t>
            </w:r>
          </w:p>
          <w:p w14:paraId="269C1EE3" w14:textId="406424C9" w:rsidR="00405ABD" w:rsidRPr="009A15B6" w:rsidRDefault="00BC6267" w:rsidP="00405ABD">
            <w:r w:rsidRPr="009A15B6">
              <w:t>0x06CA</w:t>
            </w:r>
          </w:p>
        </w:tc>
        <w:tc>
          <w:tcPr>
            <w:tcW w:w="3828" w:type="dxa"/>
          </w:tcPr>
          <w:p w14:paraId="4E59BF6F" w14:textId="77C97685" w:rsidR="00405ABD" w:rsidRPr="009A15B6" w:rsidRDefault="00936282" w:rsidP="00405ABD">
            <w:r w:rsidRPr="009A15B6">
              <w:rPr>
                <w:rFonts w:hint="eastAsia"/>
              </w:rPr>
              <w:t>并机</w:t>
            </w:r>
            <w:r w:rsidR="00DC651A" w:rsidRPr="009A15B6">
              <w:rPr>
                <w:rFonts w:hint="eastAsia"/>
              </w:rPr>
              <w:t>系统</w:t>
            </w:r>
            <w:r w:rsidR="00405ABD" w:rsidRPr="009A15B6">
              <w:rPr>
                <w:rFonts w:hint="eastAsia"/>
              </w:rPr>
              <w:t>光伏显示总功率</w:t>
            </w:r>
          </w:p>
        </w:tc>
        <w:tc>
          <w:tcPr>
            <w:tcW w:w="992" w:type="dxa"/>
          </w:tcPr>
          <w:p w14:paraId="5DD250B6" w14:textId="77777777" w:rsidR="00405ABD" w:rsidRPr="009A15B6" w:rsidRDefault="00405ABD" w:rsidP="00405ABD">
            <w:r w:rsidRPr="009A15B6">
              <w:t>W</w:t>
            </w:r>
          </w:p>
          <w:p w14:paraId="6411DE69" w14:textId="686F4EC0" w:rsidR="00405ABD" w:rsidRPr="009A15B6" w:rsidRDefault="00405ABD" w:rsidP="00405ABD">
            <w:r w:rsidRPr="009A15B6">
              <w:t>S32</w:t>
            </w:r>
          </w:p>
        </w:tc>
        <w:tc>
          <w:tcPr>
            <w:tcW w:w="3401" w:type="dxa"/>
          </w:tcPr>
          <w:p w14:paraId="43314CD2" w14:textId="1D72686A" w:rsidR="001E784F" w:rsidRPr="00B81AA9" w:rsidRDefault="00BC6267" w:rsidP="00405ABD">
            <w:r w:rsidRPr="00B81AA9">
              <w:rPr>
                <w:rFonts w:hint="eastAsia"/>
              </w:rPr>
              <w:t>滤波后的值</w:t>
            </w:r>
          </w:p>
          <w:p w14:paraId="1C8E613A" w14:textId="184B567B" w:rsidR="001E784F" w:rsidRPr="009A15B6" w:rsidRDefault="001E784F" w:rsidP="00405ABD">
            <w:r w:rsidRPr="009A15B6">
              <w:rPr>
                <w:rFonts w:hint="eastAsia"/>
              </w:rPr>
              <w:t>并机系统的</w:t>
            </w:r>
            <w:r w:rsidRPr="009A15B6">
              <w:t>PV</w:t>
            </w:r>
            <w:r w:rsidRPr="009A15B6">
              <w:rPr>
                <w:rFonts w:hint="eastAsia"/>
              </w:rPr>
              <w:t>总功率</w:t>
            </w:r>
            <w:r w:rsidRPr="009A15B6">
              <w:t>+</w:t>
            </w:r>
            <w:r w:rsidRPr="009A15B6">
              <w:rPr>
                <w:rFonts w:hint="eastAsia"/>
              </w:rPr>
              <w:t>主机</w:t>
            </w:r>
            <w:r w:rsidRPr="009A15B6">
              <w:t>ACC</w:t>
            </w:r>
            <w:r w:rsidRPr="009A15B6">
              <w:rPr>
                <w:rFonts w:hint="eastAsia"/>
              </w:rPr>
              <w:t>功率</w:t>
            </w:r>
          </w:p>
        </w:tc>
      </w:tr>
      <w:tr w:rsidR="00405ABD" w:rsidRPr="00AA699A" w14:paraId="718E0164" w14:textId="77777777" w:rsidTr="00BD442D">
        <w:tc>
          <w:tcPr>
            <w:tcW w:w="1129" w:type="dxa"/>
          </w:tcPr>
          <w:p w14:paraId="112D0687" w14:textId="1EA9A376" w:rsidR="00405ABD" w:rsidRPr="009A15B6" w:rsidRDefault="00BC6267" w:rsidP="00405ABD">
            <w:r w:rsidRPr="009A15B6">
              <w:t>0x06CB</w:t>
            </w:r>
            <w:r w:rsidR="00405ABD" w:rsidRPr="009A15B6">
              <w:t>~</w:t>
            </w:r>
          </w:p>
          <w:p w14:paraId="7764CC40" w14:textId="1B2BA1B3" w:rsidR="00405ABD" w:rsidRPr="009A15B6" w:rsidRDefault="00405ABD" w:rsidP="00405ABD">
            <w:r w:rsidRPr="009A15B6">
              <w:t>0x06</w:t>
            </w:r>
            <w:r w:rsidR="00BC6267" w:rsidRPr="009A15B6">
              <w:t>CC</w:t>
            </w:r>
          </w:p>
        </w:tc>
        <w:tc>
          <w:tcPr>
            <w:tcW w:w="3828" w:type="dxa"/>
          </w:tcPr>
          <w:p w14:paraId="70FCBD57" w14:textId="5A71F51F" w:rsidR="00405ABD" w:rsidRPr="009A15B6" w:rsidRDefault="00936282" w:rsidP="00405ABD">
            <w:r w:rsidRPr="009A15B6">
              <w:rPr>
                <w:rFonts w:hint="eastAsia"/>
              </w:rPr>
              <w:t>并机</w:t>
            </w:r>
            <w:r w:rsidR="00DC651A" w:rsidRPr="009A15B6">
              <w:rPr>
                <w:rFonts w:hint="eastAsia"/>
              </w:rPr>
              <w:t>系统</w:t>
            </w:r>
            <w:r w:rsidR="00405ABD" w:rsidRPr="009A15B6">
              <w:rPr>
                <w:rFonts w:hint="eastAsia"/>
              </w:rPr>
              <w:t>电网显示总功率</w:t>
            </w:r>
          </w:p>
        </w:tc>
        <w:tc>
          <w:tcPr>
            <w:tcW w:w="992" w:type="dxa"/>
          </w:tcPr>
          <w:p w14:paraId="34BFCD60" w14:textId="77777777" w:rsidR="00405ABD" w:rsidRPr="009A15B6" w:rsidRDefault="00405ABD" w:rsidP="00405ABD">
            <w:r w:rsidRPr="009A15B6">
              <w:t>W</w:t>
            </w:r>
          </w:p>
          <w:p w14:paraId="2AF8A9D1" w14:textId="3D36B15E" w:rsidR="00405ABD" w:rsidRPr="009A15B6" w:rsidRDefault="00405ABD" w:rsidP="00405ABD">
            <w:r w:rsidRPr="009A15B6">
              <w:t>S32</w:t>
            </w:r>
          </w:p>
        </w:tc>
        <w:tc>
          <w:tcPr>
            <w:tcW w:w="3401" w:type="dxa"/>
          </w:tcPr>
          <w:p w14:paraId="21002B6C" w14:textId="77777777" w:rsidR="00405ABD" w:rsidRDefault="00BC6267" w:rsidP="00405ABD">
            <w:pPr>
              <w:rPr>
                <w:ins w:id="357" w:author="Pylon" w:date="2026-06-02T17:54:00Z"/>
              </w:rPr>
            </w:pPr>
            <w:r w:rsidRPr="00B81AA9">
              <w:rPr>
                <w:rFonts w:hint="eastAsia"/>
              </w:rPr>
              <w:t>滤波后的值</w:t>
            </w:r>
          </w:p>
          <w:p w14:paraId="6DF34A9D" w14:textId="77777777" w:rsidR="009F4006" w:rsidRDefault="009F4006" w:rsidP="00405ABD">
            <w:pPr>
              <w:rPr>
                <w:ins w:id="358" w:author="Pylon" w:date="2026-06-02T17:54:00Z"/>
              </w:rPr>
            </w:pPr>
            <w:ins w:id="359" w:author="Pylon" w:date="2026-06-02T17:54:00Z">
              <w:r>
                <w:rPr>
                  <w:rFonts w:hint="eastAsia"/>
                </w:rPr>
                <w:t>正值：馈网</w:t>
              </w:r>
            </w:ins>
          </w:p>
          <w:p w14:paraId="20979078" w14:textId="3F548783" w:rsidR="009F4006" w:rsidRPr="009A15B6" w:rsidRDefault="009F4006" w:rsidP="00405ABD">
            <w:ins w:id="360" w:author="Pylon" w:date="2026-06-02T17:54:00Z">
              <w:r>
                <w:rPr>
                  <w:rFonts w:hint="eastAsia"/>
                </w:rPr>
                <w:t>负值：电网放电</w:t>
              </w:r>
            </w:ins>
          </w:p>
        </w:tc>
      </w:tr>
      <w:tr w:rsidR="00405ABD" w:rsidRPr="00AA699A" w14:paraId="6208963E" w14:textId="77777777" w:rsidTr="00BD442D">
        <w:tc>
          <w:tcPr>
            <w:tcW w:w="1129" w:type="dxa"/>
          </w:tcPr>
          <w:p w14:paraId="763F46A6" w14:textId="68C93AE1" w:rsidR="00405ABD" w:rsidRPr="009A15B6" w:rsidRDefault="00405ABD" w:rsidP="00405ABD">
            <w:r w:rsidRPr="009A15B6">
              <w:t>0x06</w:t>
            </w:r>
            <w:r w:rsidR="00BC6267" w:rsidRPr="009A15B6">
              <w:t>CD</w:t>
            </w:r>
            <w:r w:rsidRPr="009A15B6">
              <w:t>~</w:t>
            </w:r>
          </w:p>
          <w:p w14:paraId="017E1EA1" w14:textId="6E4BDC24" w:rsidR="00405ABD" w:rsidRPr="009A15B6" w:rsidRDefault="00405ABD" w:rsidP="00405ABD">
            <w:r w:rsidRPr="009A15B6">
              <w:t>0x06</w:t>
            </w:r>
            <w:r w:rsidR="00BC6267" w:rsidRPr="009A15B6">
              <w:t>CE</w:t>
            </w:r>
          </w:p>
        </w:tc>
        <w:tc>
          <w:tcPr>
            <w:tcW w:w="3828" w:type="dxa"/>
          </w:tcPr>
          <w:p w14:paraId="5E69A9EE" w14:textId="6AC40090" w:rsidR="00405ABD" w:rsidRPr="009A15B6" w:rsidRDefault="00936282" w:rsidP="00405ABD">
            <w:r w:rsidRPr="009A15B6">
              <w:rPr>
                <w:rFonts w:hint="eastAsia"/>
              </w:rPr>
              <w:t>并机</w:t>
            </w:r>
            <w:r w:rsidR="00DC651A" w:rsidRPr="009A15B6">
              <w:rPr>
                <w:rFonts w:hint="eastAsia"/>
              </w:rPr>
              <w:t>系统</w:t>
            </w:r>
            <w:r w:rsidR="00405ABD" w:rsidRPr="009A15B6">
              <w:rPr>
                <w:rFonts w:hint="eastAsia"/>
              </w:rPr>
              <w:t>负载显示总功率</w:t>
            </w:r>
          </w:p>
        </w:tc>
        <w:tc>
          <w:tcPr>
            <w:tcW w:w="992" w:type="dxa"/>
          </w:tcPr>
          <w:p w14:paraId="570D5EA5" w14:textId="77777777" w:rsidR="00405ABD" w:rsidRPr="009A15B6" w:rsidRDefault="00405ABD" w:rsidP="00405ABD">
            <w:r w:rsidRPr="009A15B6">
              <w:t>W</w:t>
            </w:r>
          </w:p>
          <w:p w14:paraId="16A8E615" w14:textId="36F4B49C" w:rsidR="00405ABD" w:rsidRPr="009A15B6" w:rsidRDefault="00405ABD" w:rsidP="00405ABD">
            <w:r w:rsidRPr="009A15B6">
              <w:t>S32</w:t>
            </w:r>
          </w:p>
        </w:tc>
        <w:tc>
          <w:tcPr>
            <w:tcW w:w="3401" w:type="dxa"/>
          </w:tcPr>
          <w:p w14:paraId="688F71AB" w14:textId="4B84F821" w:rsidR="00405ABD" w:rsidRPr="009A15B6" w:rsidRDefault="00BC6267" w:rsidP="00405ABD">
            <w:r w:rsidRPr="00B81AA9">
              <w:rPr>
                <w:rFonts w:hint="eastAsia"/>
              </w:rPr>
              <w:t>滤波后的值</w:t>
            </w:r>
          </w:p>
        </w:tc>
      </w:tr>
      <w:tr w:rsidR="00405ABD" w:rsidRPr="00AA699A" w14:paraId="33A28411" w14:textId="77777777" w:rsidTr="00BD442D">
        <w:tc>
          <w:tcPr>
            <w:tcW w:w="1129" w:type="dxa"/>
          </w:tcPr>
          <w:p w14:paraId="64C1A840" w14:textId="6CD02DCE" w:rsidR="00405ABD" w:rsidRPr="009A15B6" w:rsidRDefault="00405ABD" w:rsidP="00405ABD">
            <w:r w:rsidRPr="009A15B6">
              <w:t>0x06</w:t>
            </w:r>
            <w:r w:rsidR="00BC6267" w:rsidRPr="009A15B6">
              <w:t>CF</w:t>
            </w:r>
            <w:r w:rsidRPr="009A15B6">
              <w:t>~</w:t>
            </w:r>
          </w:p>
          <w:p w14:paraId="3CBF68CD" w14:textId="1D866CB8" w:rsidR="00405ABD" w:rsidRPr="009A15B6" w:rsidRDefault="00405ABD" w:rsidP="00405ABD">
            <w:r w:rsidRPr="009A15B6">
              <w:t>0x06</w:t>
            </w:r>
            <w:r w:rsidR="00BC6267" w:rsidRPr="009A15B6">
              <w:t>D0</w:t>
            </w:r>
          </w:p>
        </w:tc>
        <w:tc>
          <w:tcPr>
            <w:tcW w:w="3828" w:type="dxa"/>
          </w:tcPr>
          <w:p w14:paraId="162467F4" w14:textId="1572755F" w:rsidR="00405ABD" w:rsidRPr="009A15B6" w:rsidRDefault="00936282" w:rsidP="00405ABD">
            <w:r w:rsidRPr="009A15B6">
              <w:rPr>
                <w:rFonts w:hint="eastAsia"/>
              </w:rPr>
              <w:t>并机</w:t>
            </w:r>
            <w:r w:rsidR="00DC651A" w:rsidRPr="009A15B6">
              <w:rPr>
                <w:rFonts w:hint="eastAsia"/>
              </w:rPr>
              <w:t>系统</w:t>
            </w:r>
            <w:r w:rsidR="00405ABD" w:rsidRPr="009A15B6">
              <w:rPr>
                <w:rFonts w:hint="eastAsia"/>
              </w:rPr>
              <w:t>电池显示总功率</w:t>
            </w:r>
          </w:p>
        </w:tc>
        <w:tc>
          <w:tcPr>
            <w:tcW w:w="992" w:type="dxa"/>
          </w:tcPr>
          <w:p w14:paraId="08856699" w14:textId="77777777" w:rsidR="00405ABD" w:rsidRPr="009A15B6" w:rsidRDefault="00405ABD" w:rsidP="00405ABD">
            <w:r w:rsidRPr="009A15B6">
              <w:t>W</w:t>
            </w:r>
          </w:p>
          <w:p w14:paraId="0DB4A933" w14:textId="00BDAA7E" w:rsidR="00405ABD" w:rsidRPr="009A15B6" w:rsidRDefault="00405ABD" w:rsidP="00405ABD">
            <w:r w:rsidRPr="009A15B6">
              <w:t>S32</w:t>
            </w:r>
          </w:p>
        </w:tc>
        <w:tc>
          <w:tcPr>
            <w:tcW w:w="3401" w:type="dxa"/>
          </w:tcPr>
          <w:p w14:paraId="0F02CD39" w14:textId="77777777" w:rsidR="00405ABD" w:rsidRDefault="00BC6267" w:rsidP="00405ABD">
            <w:pPr>
              <w:rPr>
                <w:ins w:id="361" w:author="Pylon" w:date="2026-06-02T17:55:00Z"/>
              </w:rPr>
            </w:pPr>
            <w:r w:rsidRPr="00B81AA9">
              <w:rPr>
                <w:rFonts w:hint="eastAsia"/>
              </w:rPr>
              <w:t>滤波后的值</w:t>
            </w:r>
          </w:p>
          <w:p w14:paraId="39300F70" w14:textId="77777777" w:rsidR="0039288E" w:rsidRDefault="0039288E" w:rsidP="00405ABD">
            <w:pPr>
              <w:rPr>
                <w:ins w:id="362" w:author="Pylon" w:date="2026-06-02T17:56:00Z"/>
              </w:rPr>
            </w:pPr>
            <w:ins w:id="363" w:author="Pylon" w:date="2026-06-02T17:55:00Z">
              <w:r>
                <w:rPr>
                  <w:rFonts w:hint="eastAsia"/>
                </w:rPr>
                <w:t>正值：</w:t>
              </w:r>
            </w:ins>
            <w:ins w:id="364" w:author="Pylon" w:date="2026-06-02T17:56:00Z">
              <w:r>
                <w:rPr>
                  <w:rFonts w:hint="eastAsia"/>
                </w:rPr>
                <w:t>电池放电</w:t>
              </w:r>
            </w:ins>
          </w:p>
          <w:p w14:paraId="66CBCDC9" w14:textId="595F23AB" w:rsidR="0039288E" w:rsidRPr="009A15B6" w:rsidRDefault="0039288E" w:rsidP="00405ABD">
            <w:ins w:id="365" w:author="Pylon" w:date="2026-06-02T17:56:00Z">
              <w:r>
                <w:rPr>
                  <w:rFonts w:hint="eastAsia"/>
                </w:rPr>
                <w:t>负值：电池充电</w:t>
              </w:r>
            </w:ins>
          </w:p>
        </w:tc>
      </w:tr>
      <w:tr w:rsidR="00DC651A" w:rsidRPr="00AA699A" w14:paraId="70F34546" w14:textId="77777777" w:rsidTr="00BD442D">
        <w:tc>
          <w:tcPr>
            <w:tcW w:w="1129" w:type="dxa"/>
          </w:tcPr>
          <w:p w14:paraId="6321EFBE" w14:textId="3ABBE5F1" w:rsidR="00DC651A" w:rsidRPr="009A15B6" w:rsidRDefault="00BC6267" w:rsidP="00DC651A">
            <w:r w:rsidRPr="009A15B6">
              <w:t>0x06D1</w:t>
            </w:r>
            <w:r w:rsidR="00DC651A" w:rsidRPr="009A15B6">
              <w:t>~</w:t>
            </w:r>
          </w:p>
          <w:p w14:paraId="7136BB40" w14:textId="1B09FBAF" w:rsidR="00DC651A" w:rsidRPr="009A15B6" w:rsidRDefault="00BC6267" w:rsidP="00DC651A">
            <w:r w:rsidRPr="009A15B6">
              <w:t>0x06D2</w:t>
            </w:r>
          </w:p>
        </w:tc>
        <w:tc>
          <w:tcPr>
            <w:tcW w:w="3828" w:type="dxa"/>
          </w:tcPr>
          <w:p w14:paraId="5BBA6EA0" w14:textId="551BDA9C" w:rsidR="00DC651A" w:rsidRPr="009A15B6" w:rsidRDefault="00936282" w:rsidP="00DC651A">
            <w:r w:rsidRPr="009A15B6">
              <w:rPr>
                <w:rFonts w:hint="eastAsia"/>
              </w:rPr>
              <w:t>并机</w:t>
            </w:r>
            <w:r w:rsidR="00DC651A" w:rsidRPr="009A15B6">
              <w:rPr>
                <w:rFonts w:hint="eastAsia"/>
              </w:rPr>
              <w:t>系统总负载用电量</w:t>
            </w:r>
            <w:r w:rsidR="00DC651A" w:rsidRPr="009A15B6">
              <w:t>(</w:t>
            </w:r>
            <w:r w:rsidR="00DC651A" w:rsidRPr="009A15B6">
              <w:rPr>
                <w:rFonts w:hint="eastAsia"/>
              </w:rPr>
              <w:t>用负载功率积分算出负载用电量</w:t>
            </w:r>
            <w:r w:rsidR="00DC651A" w:rsidRPr="009A15B6">
              <w:t>)</w:t>
            </w:r>
          </w:p>
        </w:tc>
        <w:tc>
          <w:tcPr>
            <w:tcW w:w="992" w:type="dxa"/>
          </w:tcPr>
          <w:p w14:paraId="63A0C19D" w14:textId="77777777" w:rsidR="00DC651A" w:rsidRPr="009A15B6" w:rsidRDefault="00DC651A" w:rsidP="00DC651A">
            <w:r w:rsidRPr="009A15B6">
              <w:t>WH</w:t>
            </w:r>
          </w:p>
          <w:p w14:paraId="1A32CB04" w14:textId="293089A4" w:rsidR="00DC651A" w:rsidRPr="009A15B6" w:rsidRDefault="00DC651A" w:rsidP="00DC651A">
            <w:r w:rsidRPr="009A15B6">
              <w:t>U32</w:t>
            </w:r>
          </w:p>
        </w:tc>
        <w:tc>
          <w:tcPr>
            <w:tcW w:w="3401" w:type="dxa"/>
          </w:tcPr>
          <w:p w14:paraId="29A31898" w14:textId="5FC20D18" w:rsidR="00DC651A" w:rsidRPr="009A15B6" w:rsidRDefault="00665197" w:rsidP="00DC651A">
            <w:r w:rsidRPr="009A15B6">
              <w:t>BMS</w:t>
            </w:r>
            <w:r w:rsidRPr="009A15B6">
              <w:rPr>
                <w:rFonts w:hint="eastAsia"/>
              </w:rPr>
              <w:t>计算后的值</w:t>
            </w:r>
          </w:p>
        </w:tc>
      </w:tr>
      <w:tr w:rsidR="00F051EB" w:rsidRPr="00AA699A" w14:paraId="35CB181F" w14:textId="77777777" w:rsidTr="00BD442D">
        <w:tc>
          <w:tcPr>
            <w:tcW w:w="1129" w:type="dxa"/>
          </w:tcPr>
          <w:p w14:paraId="370998D9" w14:textId="08914E21" w:rsidR="00BC6267" w:rsidRPr="009A15B6" w:rsidRDefault="00BC6267" w:rsidP="00BC6267">
            <w:r w:rsidRPr="009A15B6">
              <w:t>0x06D3~</w:t>
            </w:r>
          </w:p>
          <w:p w14:paraId="12FD914A" w14:textId="1D432B2C" w:rsidR="00F051EB" w:rsidRPr="009A15B6" w:rsidRDefault="00BC6267" w:rsidP="00BC6267">
            <w:r w:rsidRPr="009A15B6">
              <w:t>0x06D4</w:t>
            </w:r>
          </w:p>
        </w:tc>
        <w:tc>
          <w:tcPr>
            <w:tcW w:w="3828" w:type="dxa"/>
          </w:tcPr>
          <w:p w14:paraId="24BB8021" w14:textId="2165D1E3" w:rsidR="00F051EB" w:rsidRPr="009A15B6" w:rsidRDefault="00936282" w:rsidP="00226205">
            <w:r w:rsidRPr="009A15B6">
              <w:rPr>
                <w:rFonts w:hint="eastAsia"/>
              </w:rPr>
              <w:t>并机</w:t>
            </w:r>
            <w:r w:rsidR="00DC651A" w:rsidRPr="009A15B6">
              <w:rPr>
                <w:rFonts w:hint="eastAsia"/>
              </w:rPr>
              <w:t>系统并网侧负载功率</w:t>
            </w:r>
          </w:p>
        </w:tc>
        <w:tc>
          <w:tcPr>
            <w:tcW w:w="992" w:type="dxa"/>
          </w:tcPr>
          <w:p w14:paraId="2F0504F1" w14:textId="77777777" w:rsidR="00BC6267" w:rsidRPr="009A15B6" w:rsidRDefault="00BC6267" w:rsidP="00BC6267">
            <w:r w:rsidRPr="009A15B6">
              <w:t>W</w:t>
            </w:r>
          </w:p>
          <w:p w14:paraId="482F26F6" w14:textId="6E9B6F23" w:rsidR="00F051EB" w:rsidRPr="009A15B6" w:rsidRDefault="00BC6267" w:rsidP="00BC6267">
            <w:r w:rsidRPr="009A15B6">
              <w:t>S32</w:t>
            </w:r>
          </w:p>
        </w:tc>
        <w:tc>
          <w:tcPr>
            <w:tcW w:w="3401" w:type="dxa"/>
          </w:tcPr>
          <w:p w14:paraId="53F69551" w14:textId="4B477489" w:rsidR="00F051EB" w:rsidRPr="009A15B6" w:rsidRDefault="00BC6267" w:rsidP="00226205">
            <w:r w:rsidRPr="00B81AA9">
              <w:rPr>
                <w:rFonts w:hint="eastAsia"/>
              </w:rPr>
              <w:t>滤波后的值</w:t>
            </w:r>
          </w:p>
        </w:tc>
      </w:tr>
      <w:tr w:rsidR="00DC651A" w:rsidRPr="00AA699A" w14:paraId="53A20C00" w14:textId="77777777" w:rsidTr="00BD442D">
        <w:tc>
          <w:tcPr>
            <w:tcW w:w="1129" w:type="dxa"/>
          </w:tcPr>
          <w:p w14:paraId="6F1672DB" w14:textId="638735E9" w:rsidR="00DC651A" w:rsidRPr="009A15B6" w:rsidRDefault="00DC651A" w:rsidP="00DC651A">
            <w:r w:rsidRPr="009A15B6">
              <w:t>0x06</w:t>
            </w:r>
            <w:r w:rsidR="00BC6267" w:rsidRPr="009A15B6">
              <w:t>D5</w:t>
            </w:r>
            <w:r w:rsidRPr="009A15B6">
              <w:t>~</w:t>
            </w:r>
          </w:p>
          <w:p w14:paraId="5B11E122" w14:textId="5C885A8C" w:rsidR="00DC651A" w:rsidRPr="009A15B6" w:rsidRDefault="00DC651A">
            <w:r w:rsidRPr="009A15B6">
              <w:t>0x06</w:t>
            </w:r>
            <w:r w:rsidR="00BC6267" w:rsidRPr="009A15B6">
              <w:t>D6</w:t>
            </w:r>
          </w:p>
        </w:tc>
        <w:tc>
          <w:tcPr>
            <w:tcW w:w="3828" w:type="dxa"/>
          </w:tcPr>
          <w:p w14:paraId="57F6CB70" w14:textId="78837B57" w:rsidR="00DC651A" w:rsidRPr="009A15B6" w:rsidRDefault="00936282" w:rsidP="00DC651A">
            <w:r w:rsidRPr="009A15B6">
              <w:rPr>
                <w:rFonts w:hint="eastAsia"/>
              </w:rPr>
              <w:t>并机</w:t>
            </w:r>
            <w:r w:rsidR="00BC6267" w:rsidRPr="009A15B6">
              <w:rPr>
                <w:rFonts w:hint="eastAsia"/>
              </w:rPr>
              <w:t>系统</w:t>
            </w:r>
            <w:r w:rsidR="00DC651A" w:rsidRPr="009A15B6">
              <w:t xml:space="preserve">EPS </w:t>
            </w:r>
            <w:r w:rsidR="00DC651A" w:rsidRPr="009A15B6">
              <w:rPr>
                <w:rFonts w:hint="eastAsia"/>
              </w:rPr>
              <w:t>总功率</w:t>
            </w:r>
          </w:p>
        </w:tc>
        <w:tc>
          <w:tcPr>
            <w:tcW w:w="992" w:type="dxa"/>
          </w:tcPr>
          <w:p w14:paraId="1561D8DB" w14:textId="77777777" w:rsidR="00DC651A" w:rsidRPr="009A15B6" w:rsidRDefault="00DC651A" w:rsidP="00DC651A">
            <w:r w:rsidRPr="009A15B6">
              <w:t>W</w:t>
            </w:r>
          </w:p>
          <w:p w14:paraId="31E76BB8" w14:textId="65C901C1" w:rsidR="00DC651A" w:rsidRPr="009A15B6" w:rsidRDefault="00DC651A" w:rsidP="00DC651A">
            <w:r w:rsidRPr="009A15B6">
              <w:t>S32</w:t>
            </w:r>
          </w:p>
        </w:tc>
        <w:tc>
          <w:tcPr>
            <w:tcW w:w="3401" w:type="dxa"/>
          </w:tcPr>
          <w:p w14:paraId="161C3821" w14:textId="6B552BCB" w:rsidR="00DC651A" w:rsidRPr="009A15B6" w:rsidRDefault="00DC651A" w:rsidP="00DC651A">
            <w:r w:rsidRPr="009A15B6">
              <w:rPr>
                <w:rFonts w:hint="eastAsia"/>
              </w:rPr>
              <w:t>透传值</w:t>
            </w:r>
          </w:p>
        </w:tc>
      </w:tr>
      <w:tr w:rsidR="001E784F" w:rsidRPr="00AA699A" w14:paraId="0812E426" w14:textId="77777777" w:rsidTr="00BD442D">
        <w:tc>
          <w:tcPr>
            <w:tcW w:w="1129" w:type="dxa"/>
          </w:tcPr>
          <w:p w14:paraId="56322840" w14:textId="77777777" w:rsidR="001E784F" w:rsidRPr="009A15B6" w:rsidRDefault="001E784F" w:rsidP="00DC651A">
            <w:r w:rsidRPr="009A15B6">
              <w:t>0x06D7~</w:t>
            </w:r>
          </w:p>
          <w:p w14:paraId="4733235E" w14:textId="090E3E0D" w:rsidR="001E784F" w:rsidRPr="009A15B6" w:rsidRDefault="001E784F" w:rsidP="00DC651A">
            <w:r w:rsidRPr="009A15B6">
              <w:t>0x06D8</w:t>
            </w:r>
          </w:p>
        </w:tc>
        <w:tc>
          <w:tcPr>
            <w:tcW w:w="3828" w:type="dxa"/>
          </w:tcPr>
          <w:p w14:paraId="0FE0B1EE" w14:textId="78AF46FF" w:rsidR="001E784F" w:rsidRPr="009A15B6" w:rsidRDefault="001E784F" w:rsidP="00DC651A">
            <w:r w:rsidRPr="009A15B6">
              <w:t>ACC</w:t>
            </w:r>
            <w:r w:rsidRPr="009A15B6">
              <w:rPr>
                <w:rFonts w:hint="eastAsia"/>
              </w:rPr>
              <w:t>功率</w:t>
            </w:r>
          </w:p>
        </w:tc>
        <w:tc>
          <w:tcPr>
            <w:tcW w:w="992" w:type="dxa"/>
          </w:tcPr>
          <w:p w14:paraId="735AD53B" w14:textId="77777777" w:rsidR="001E784F" w:rsidRPr="009A15B6" w:rsidRDefault="001E784F" w:rsidP="00DC651A">
            <w:r w:rsidRPr="009A15B6">
              <w:t>W</w:t>
            </w:r>
          </w:p>
          <w:p w14:paraId="3A16B6B3" w14:textId="6085EFBE" w:rsidR="001E784F" w:rsidRPr="009A15B6" w:rsidRDefault="001E784F" w:rsidP="00DC651A">
            <w:r w:rsidRPr="009A15B6">
              <w:t>S32</w:t>
            </w:r>
          </w:p>
        </w:tc>
        <w:tc>
          <w:tcPr>
            <w:tcW w:w="3401" w:type="dxa"/>
          </w:tcPr>
          <w:p w14:paraId="146BD68F" w14:textId="00E9DC85" w:rsidR="001E784F" w:rsidRPr="009A15B6" w:rsidRDefault="001E784F" w:rsidP="00DC651A">
            <w:r w:rsidRPr="009A15B6">
              <w:rPr>
                <w:rFonts w:hint="eastAsia"/>
              </w:rPr>
              <w:t>映射</w:t>
            </w:r>
            <w:r w:rsidRPr="009A15B6">
              <w:t>PCS</w:t>
            </w:r>
            <w:r w:rsidRPr="009A15B6">
              <w:rPr>
                <w:rFonts w:hint="eastAsia"/>
              </w:rPr>
              <w:t>寄存器</w:t>
            </w:r>
            <w:r w:rsidRPr="009A15B6">
              <w:t>30110</w:t>
            </w:r>
            <w:r w:rsidRPr="009A15B6">
              <w:rPr>
                <w:rFonts w:hint="eastAsia"/>
              </w:rPr>
              <w:t>，滤波后</w:t>
            </w:r>
          </w:p>
        </w:tc>
      </w:tr>
      <w:tr w:rsidR="001E784F" w:rsidRPr="00AA699A" w14:paraId="10EE7618" w14:textId="77777777" w:rsidTr="00BD442D">
        <w:tc>
          <w:tcPr>
            <w:tcW w:w="1129" w:type="dxa"/>
          </w:tcPr>
          <w:p w14:paraId="70530830" w14:textId="77777777" w:rsidR="001E784F" w:rsidRPr="009A15B6" w:rsidRDefault="001E784F" w:rsidP="00DC651A">
            <w:r w:rsidRPr="009A15B6">
              <w:t>0x06D9~</w:t>
            </w:r>
          </w:p>
          <w:p w14:paraId="32152001" w14:textId="29B0FF2E" w:rsidR="001E784F" w:rsidRPr="009A15B6" w:rsidRDefault="001E784F" w:rsidP="00DC651A">
            <w:r w:rsidRPr="009A15B6">
              <w:lastRenderedPageBreak/>
              <w:t>0x06DA</w:t>
            </w:r>
          </w:p>
        </w:tc>
        <w:tc>
          <w:tcPr>
            <w:tcW w:w="3828" w:type="dxa"/>
          </w:tcPr>
          <w:p w14:paraId="6F7991F7" w14:textId="0639E4F1" w:rsidR="001E784F" w:rsidRPr="009A15B6" w:rsidRDefault="001E784F" w:rsidP="00DC651A">
            <w:r w:rsidRPr="009A15B6">
              <w:rPr>
                <w:rFonts w:hint="eastAsia"/>
              </w:rPr>
              <w:lastRenderedPageBreak/>
              <w:t>总光伏功率</w:t>
            </w:r>
          </w:p>
        </w:tc>
        <w:tc>
          <w:tcPr>
            <w:tcW w:w="992" w:type="dxa"/>
          </w:tcPr>
          <w:p w14:paraId="107761D4" w14:textId="77777777" w:rsidR="001E784F" w:rsidRPr="009A15B6" w:rsidRDefault="001E784F" w:rsidP="00DC651A">
            <w:r w:rsidRPr="009A15B6">
              <w:t>W</w:t>
            </w:r>
          </w:p>
          <w:p w14:paraId="25E19523" w14:textId="47C4BEFA" w:rsidR="001E784F" w:rsidRPr="009A15B6" w:rsidRDefault="001E784F" w:rsidP="00DC651A">
            <w:r w:rsidRPr="009A15B6">
              <w:lastRenderedPageBreak/>
              <w:t>S32</w:t>
            </w:r>
          </w:p>
        </w:tc>
        <w:tc>
          <w:tcPr>
            <w:tcW w:w="3401" w:type="dxa"/>
          </w:tcPr>
          <w:p w14:paraId="5A23227A" w14:textId="5BF9CBBB" w:rsidR="001E784F" w:rsidRPr="009A15B6" w:rsidRDefault="001E784F" w:rsidP="00DC651A">
            <w:r w:rsidRPr="009A15B6">
              <w:rPr>
                <w:rFonts w:hint="eastAsia"/>
              </w:rPr>
              <w:lastRenderedPageBreak/>
              <w:t>仅</w:t>
            </w:r>
            <w:r w:rsidRPr="009A15B6">
              <w:t>PV</w:t>
            </w:r>
            <w:r w:rsidRPr="009A15B6">
              <w:rPr>
                <w:rFonts w:hint="eastAsia"/>
              </w:rPr>
              <w:t>汇总功率</w:t>
            </w:r>
          </w:p>
        </w:tc>
      </w:tr>
      <w:tr w:rsidR="001E784F" w:rsidRPr="00AA699A" w14:paraId="481AC55C" w14:textId="77777777" w:rsidTr="00BD442D">
        <w:tc>
          <w:tcPr>
            <w:tcW w:w="1129" w:type="dxa"/>
          </w:tcPr>
          <w:p w14:paraId="206DAE7C" w14:textId="64A45651" w:rsidR="001E784F" w:rsidRPr="009A15B6" w:rsidRDefault="001E784F" w:rsidP="00DC651A">
            <w:r w:rsidRPr="009A15B6">
              <w:lastRenderedPageBreak/>
              <w:t>0x06DB~</w:t>
            </w:r>
          </w:p>
          <w:p w14:paraId="39C86E19" w14:textId="784FACFD" w:rsidR="001E784F" w:rsidRPr="009A15B6" w:rsidRDefault="001E784F" w:rsidP="00DC651A">
            <w:r w:rsidRPr="009A15B6">
              <w:t>0x06DC</w:t>
            </w:r>
          </w:p>
        </w:tc>
        <w:tc>
          <w:tcPr>
            <w:tcW w:w="3828" w:type="dxa"/>
          </w:tcPr>
          <w:p w14:paraId="59349118" w14:textId="5DCC919C" w:rsidR="001E784F" w:rsidRPr="009A15B6" w:rsidRDefault="001E784F" w:rsidP="00DC651A">
            <w:r w:rsidRPr="009A15B6">
              <w:rPr>
                <w:rFonts w:hint="eastAsia"/>
              </w:rPr>
              <w:t>并机系统总光伏功率</w:t>
            </w:r>
          </w:p>
        </w:tc>
        <w:tc>
          <w:tcPr>
            <w:tcW w:w="992" w:type="dxa"/>
          </w:tcPr>
          <w:p w14:paraId="3579B4C4" w14:textId="77777777" w:rsidR="001E784F" w:rsidRPr="009A15B6" w:rsidRDefault="001E784F" w:rsidP="00DC651A">
            <w:r w:rsidRPr="009A15B6">
              <w:t>W</w:t>
            </w:r>
          </w:p>
          <w:p w14:paraId="50AF2D1E" w14:textId="3DF99181" w:rsidR="001E784F" w:rsidRPr="009A15B6" w:rsidRDefault="001E784F" w:rsidP="00DC651A">
            <w:r w:rsidRPr="009A15B6">
              <w:t>S32</w:t>
            </w:r>
          </w:p>
        </w:tc>
        <w:tc>
          <w:tcPr>
            <w:tcW w:w="3401" w:type="dxa"/>
          </w:tcPr>
          <w:p w14:paraId="6B62CB36" w14:textId="513AF527" w:rsidR="001E784F" w:rsidRPr="009A15B6" w:rsidRDefault="001E784F" w:rsidP="00DC651A">
            <w:r w:rsidRPr="009A15B6">
              <w:rPr>
                <w:rFonts w:hint="eastAsia"/>
              </w:rPr>
              <w:t>并机系统仅</w:t>
            </w:r>
            <w:r w:rsidRPr="009A15B6">
              <w:t>PV</w:t>
            </w:r>
            <w:r w:rsidRPr="009A15B6">
              <w:rPr>
                <w:rFonts w:hint="eastAsia"/>
              </w:rPr>
              <w:t>汇总功率</w:t>
            </w:r>
          </w:p>
        </w:tc>
      </w:tr>
      <w:tr w:rsidR="00B81AA9" w:rsidRPr="00AA699A" w14:paraId="4482608E" w14:textId="77777777" w:rsidTr="00BD442D">
        <w:tc>
          <w:tcPr>
            <w:tcW w:w="1129" w:type="dxa"/>
          </w:tcPr>
          <w:p w14:paraId="7BE3F565" w14:textId="770DEC14" w:rsidR="00B81AA9" w:rsidRPr="00764E6C" w:rsidRDefault="00B81AA9" w:rsidP="00B81AA9">
            <w:r w:rsidRPr="00764E6C">
              <w:t>0x06DD~</w:t>
            </w:r>
          </w:p>
          <w:p w14:paraId="1FC92C2E" w14:textId="1FDE2DC5" w:rsidR="00B81AA9" w:rsidRPr="00764E6C" w:rsidRDefault="00B81AA9" w:rsidP="00B81AA9">
            <w:r w:rsidRPr="00764E6C">
              <w:t>0x06DE</w:t>
            </w:r>
          </w:p>
        </w:tc>
        <w:tc>
          <w:tcPr>
            <w:tcW w:w="3828" w:type="dxa"/>
          </w:tcPr>
          <w:p w14:paraId="03B09A1C" w14:textId="1B4677F5" w:rsidR="00B81AA9" w:rsidRPr="00764E6C" w:rsidRDefault="00B81AA9" w:rsidP="00DC651A">
            <w:r w:rsidRPr="00764E6C">
              <w:rPr>
                <w:rFonts w:hint="eastAsia"/>
              </w:rPr>
              <w:t>并机系统总光伏发电量</w:t>
            </w:r>
          </w:p>
        </w:tc>
        <w:tc>
          <w:tcPr>
            <w:tcW w:w="992" w:type="dxa"/>
          </w:tcPr>
          <w:p w14:paraId="67C859F4" w14:textId="77777777" w:rsidR="00B81AA9" w:rsidRPr="00764E6C" w:rsidRDefault="00B81AA9" w:rsidP="00B81AA9">
            <w:r w:rsidRPr="00764E6C">
              <w:t>WH</w:t>
            </w:r>
          </w:p>
          <w:p w14:paraId="2914DCE5" w14:textId="0C2FCEB2" w:rsidR="00B81AA9" w:rsidRPr="00764E6C" w:rsidRDefault="00B81AA9" w:rsidP="00B81AA9">
            <w:r w:rsidRPr="00764E6C">
              <w:t>U32</w:t>
            </w:r>
          </w:p>
        </w:tc>
        <w:tc>
          <w:tcPr>
            <w:tcW w:w="3401" w:type="dxa"/>
          </w:tcPr>
          <w:p w14:paraId="206B03ED" w14:textId="5EA7E521" w:rsidR="00B81AA9" w:rsidRPr="00764E6C" w:rsidRDefault="008065CC" w:rsidP="00DC651A">
            <w:r w:rsidRPr="00764E6C">
              <w:t>BMS</w:t>
            </w:r>
            <w:r w:rsidRPr="00764E6C">
              <w:rPr>
                <w:rFonts w:hint="eastAsia"/>
              </w:rPr>
              <w:t>积分值</w:t>
            </w:r>
          </w:p>
        </w:tc>
      </w:tr>
      <w:tr w:rsidR="00B81AA9" w:rsidRPr="00AA699A" w14:paraId="6D19DEF3" w14:textId="77777777" w:rsidTr="00BD442D">
        <w:tc>
          <w:tcPr>
            <w:tcW w:w="1129" w:type="dxa"/>
          </w:tcPr>
          <w:p w14:paraId="796C44E2" w14:textId="0E4AC251" w:rsidR="00B81AA9" w:rsidRPr="00764E6C" w:rsidRDefault="00B81AA9" w:rsidP="00B81AA9">
            <w:r w:rsidRPr="00764E6C">
              <w:t>0x06DF~</w:t>
            </w:r>
          </w:p>
          <w:p w14:paraId="5B75F7C9" w14:textId="32EF0933" w:rsidR="00B81AA9" w:rsidRPr="00764E6C" w:rsidRDefault="00B81AA9" w:rsidP="00B81AA9">
            <w:r w:rsidRPr="00764E6C">
              <w:t>0x06E0</w:t>
            </w:r>
          </w:p>
        </w:tc>
        <w:tc>
          <w:tcPr>
            <w:tcW w:w="3828" w:type="dxa"/>
          </w:tcPr>
          <w:p w14:paraId="57AFC59E" w14:textId="3AF9E29A" w:rsidR="00B81AA9" w:rsidRPr="00764E6C" w:rsidRDefault="00B81AA9" w:rsidP="00DC651A">
            <w:r w:rsidRPr="00764E6C">
              <w:rPr>
                <w:rFonts w:hint="eastAsia"/>
              </w:rPr>
              <w:t>并机系统电池充电量</w:t>
            </w:r>
          </w:p>
        </w:tc>
        <w:tc>
          <w:tcPr>
            <w:tcW w:w="992" w:type="dxa"/>
          </w:tcPr>
          <w:p w14:paraId="5E402449" w14:textId="77777777" w:rsidR="00B81AA9" w:rsidRPr="00764E6C" w:rsidRDefault="00B81AA9" w:rsidP="00B81AA9">
            <w:r w:rsidRPr="00764E6C">
              <w:t>WH</w:t>
            </w:r>
          </w:p>
          <w:p w14:paraId="0D3D11F2" w14:textId="5DBCE8B2" w:rsidR="00B81AA9" w:rsidRPr="00764E6C" w:rsidRDefault="00B81AA9" w:rsidP="00B81AA9">
            <w:r w:rsidRPr="00764E6C">
              <w:t>U32</w:t>
            </w:r>
          </w:p>
        </w:tc>
        <w:tc>
          <w:tcPr>
            <w:tcW w:w="3401" w:type="dxa"/>
          </w:tcPr>
          <w:p w14:paraId="7AE638B1" w14:textId="14E30428" w:rsidR="00B81AA9" w:rsidRPr="00764E6C" w:rsidRDefault="008065CC" w:rsidP="00DC651A">
            <w:r w:rsidRPr="00764E6C">
              <w:t>BMS</w:t>
            </w:r>
            <w:r w:rsidRPr="00764E6C">
              <w:rPr>
                <w:rFonts w:hint="eastAsia"/>
              </w:rPr>
              <w:t>积分值</w:t>
            </w:r>
          </w:p>
        </w:tc>
      </w:tr>
      <w:tr w:rsidR="00B81AA9" w:rsidRPr="00AA699A" w14:paraId="76A9789E" w14:textId="77777777" w:rsidTr="00BD442D">
        <w:tc>
          <w:tcPr>
            <w:tcW w:w="1129" w:type="dxa"/>
          </w:tcPr>
          <w:p w14:paraId="2145E668" w14:textId="69F073D1" w:rsidR="00B81AA9" w:rsidRPr="00764E6C" w:rsidRDefault="00B81AA9" w:rsidP="00B81AA9">
            <w:r w:rsidRPr="00764E6C">
              <w:t>0x06E1~</w:t>
            </w:r>
          </w:p>
          <w:p w14:paraId="4D507070" w14:textId="41A5A13C" w:rsidR="00B81AA9" w:rsidRPr="00764E6C" w:rsidRDefault="00B81AA9" w:rsidP="00B81AA9">
            <w:r w:rsidRPr="00764E6C">
              <w:t>0x06E2</w:t>
            </w:r>
          </w:p>
        </w:tc>
        <w:tc>
          <w:tcPr>
            <w:tcW w:w="3828" w:type="dxa"/>
          </w:tcPr>
          <w:p w14:paraId="21F650D8" w14:textId="2B06E352" w:rsidR="00B81AA9" w:rsidRPr="00764E6C" w:rsidRDefault="00B81AA9" w:rsidP="00DC651A">
            <w:r w:rsidRPr="00764E6C">
              <w:rPr>
                <w:rFonts w:hint="eastAsia"/>
              </w:rPr>
              <w:t>并机系统电池放电量</w:t>
            </w:r>
          </w:p>
        </w:tc>
        <w:tc>
          <w:tcPr>
            <w:tcW w:w="992" w:type="dxa"/>
          </w:tcPr>
          <w:p w14:paraId="09FBABF0" w14:textId="77777777" w:rsidR="00B81AA9" w:rsidRPr="00764E6C" w:rsidRDefault="00B81AA9" w:rsidP="00B81AA9">
            <w:r w:rsidRPr="00764E6C">
              <w:t>WH</w:t>
            </w:r>
          </w:p>
          <w:p w14:paraId="018829AB" w14:textId="16FFD62E" w:rsidR="00B81AA9" w:rsidRPr="00764E6C" w:rsidRDefault="00B81AA9" w:rsidP="00B81AA9">
            <w:r w:rsidRPr="00764E6C">
              <w:t>U32</w:t>
            </w:r>
          </w:p>
        </w:tc>
        <w:tc>
          <w:tcPr>
            <w:tcW w:w="3401" w:type="dxa"/>
          </w:tcPr>
          <w:p w14:paraId="5FB32544" w14:textId="3C3F264F" w:rsidR="00B81AA9" w:rsidRPr="00764E6C" w:rsidRDefault="008065CC" w:rsidP="00DC651A">
            <w:r w:rsidRPr="00764E6C">
              <w:t>BMS</w:t>
            </w:r>
            <w:r w:rsidRPr="00764E6C">
              <w:rPr>
                <w:rFonts w:hint="eastAsia"/>
              </w:rPr>
              <w:t>积分值</w:t>
            </w:r>
          </w:p>
        </w:tc>
      </w:tr>
      <w:tr w:rsidR="00B81AA9" w:rsidRPr="00AA699A" w14:paraId="5211CC7A" w14:textId="77777777" w:rsidTr="00BD442D">
        <w:tc>
          <w:tcPr>
            <w:tcW w:w="1129" w:type="dxa"/>
          </w:tcPr>
          <w:p w14:paraId="73C02D06" w14:textId="254398D5" w:rsidR="00B81AA9" w:rsidRPr="00764E6C" w:rsidRDefault="00B81AA9" w:rsidP="00B81AA9">
            <w:r w:rsidRPr="00764E6C">
              <w:t>0x06E3~</w:t>
            </w:r>
          </w:p>
          <w:p w14:paraId="166F4B91" w14:textId="4D82F14F" w:rsidR="00B81AA9" w:rsidRPr="00764E6C" w:rsidRDefault="00B81AA9" w:rsidP="00B81AA9">
            <w:r w:rsidRPr="00764E6C">
              <w:t>0x06E4</w:t>
            </w:r>
          </w:p>
        </w:tc>
        <w:tc>
          <w:tcPr>
            <w:tcW w:w="3828" w:type="dxa"/>
          </w:tcPr>
          <w:p w14:paraId="46B2B5B1" w14:textId="4B758E6E" w:rsidR="00B81AA9" w:rsidRPr="00764E6C" w:rsidRDefault="00B81AA9" w:rsidP="00DC651A">
            <w:r w:rsidRPr="00764E6C">
              <w:rPr>
                <w:rFonts w:hint="eastAsia"/>
              </w:rPr>
              <w:t>并机系统总上网电量</w:t>
            </w:r>
          </w:p>
        </w:tc>
        <w:tc>
          <w:tcPr>
            <w:tcW w:w="992" w:type="dxa"/>
          </w:tcPr>
          <w:p w14:paraId="3984708C" w14:textId="77777777" w:rsidR="00B81AA9" w:rsidRPr="00764E6C" w:rsidRDefault="00B81AA9" w:rsidP="00B81AA9">
            <w:r w:rsidRPr="00764E6C">
              <w:t>WH</w:t>
            </w:r>
          </w:p>
          <w:p w14:paraId="50F13419" w14:textId="28DE7DF5" w:rsidR="00B81AA9" w:rsidRPr="00764E6C" w:rsidRDefault="00B81AA9" w:rsidP="00B81AA9">
            <w:r w:rsidRPr="00764E6C">
              <w:t>U32</w:t>
            </w:r>
          </w:p>
        </w:tc>
        <w:tc>
          <w:tcPr>
            <w:tcW w:w="3401" w:type="dxa"/>
          </w:tcPr>
          <w:p w14:paraId="50687308" w14:textId="68EA4310" w:rsidR="00B81AA9" w:rsidRPr="00764E6C" w:rsidRDefault="008065CC" w:rsidP="00DC651A">
            <w:r w:rsidRPr="00764E6C">
              <w:t>BMS</w:t>
            </w:r>
            <w:r w:rsidRPr="00764E6C">
              <w:rPr>
                <w:rFonts w:hint="eastAsia"/>
              </w:rPr>
              <w:t>积分值</w:t>
            </w:r>
          </w:p>
        </w:tc>
      </w:tr>
      <w:tr w:rsidR="00B81AA9" w:rsidRPr="00AA699A" w14:paraId="4BE421CA" w14:textId="77777777" w:rsidTr="00BD442D">
        <w:tc>
          <w:tcPr>
            <w:tcW w:w="1129" w:type="dxa"/>
          </w:tcPr>
          <w:p w14:paraId="6CBCADC6" w14:textId="13A0D0CB" w:rsidR="00B81AA9" w:rsidRPr="00764E6C" w:rsidRDefault="00B81AA9" w:rsidP="00B81AA9">
            <w:r w:rsidRPr="00764E6C">
              <w:t>0x06E5~</w:t>
            </w:r>
          </w:p>
          <w:p w14:paraId="2568396F" w14:textId="773B2F2C" w:rsidR="00B81AA9" w:rsidRPr="00764E6C" w:rsidRDefault="00B81AA9" w:rsidP="00B81AA9">
            <w:r w:rsidRPr="00764E6C">
              <w:t>0x06E6</w:t>
            </w:r>
          </w:p>
        </w:tc>
        <w:tc>
          <w:tcPr>
            <w:tcW w:w="3828" w:type="dxa"/>
          </w:tcPr>
          <w:p w14:paraId="2A70257A" w14:textId="37538888" w:rsidR="00B81AA9" w:rsidRPr="00764E6C" w:rsidRDefault="00B81AA9" w:rsidP="00DC651A">
            <w:r w:rsidRPr="00764E6C">
              <w:rPr>
                <w:rFonts w:hint="eastAsia"/>
              </w:rPr>
              <w:t>并机系统总购电量</w:t>
            </w:r>
          </w:p>
        </w:tc>
        <w:tc>
          <w:tcPr>
            <w:tcW w:w="992" w:type="dxa"/>
          </w:tcPr>
          <w:p w14:paraId="7A471A22" w14:textId="77777777" w:rsidR="00B81AA9" w:rsidRPr="00764E6C" w:rsidRDefault="00B81AA9" w:rsidP="00B81AA9">
            <w:r w:rsidRPr="00764E6C">
              <w:t>WH</w:t>
            </w:r>
          </w:p>
          <w:p w14:paraId="2B5A7E1B" w14:textId="14C29619" w:rsidR="00B81AA9" w:rsidRPr="00764E6C" w:rsidRDefault="00B81AA9" w:rsidP="00B81AA9">
            <w:r w:rsidRPr="00764E6C">
              <w:t>U32</w:t>
            </w:r>
          </w:p>
        </w:tc>
        <w:tc>
          <w:tcPr>
            <w:tcW w:w="3401" w:type="dxa"/>
          </w:tcPr>
          <w:p w14:paraId="49A4A1E8" w14:textId="5AEDF629" w:rsidR="00B81AA9" w:rsidRPr="00764E6C" w:rsidRDefault="008065CC" w:rsidP="00DC651A">
            <w:r w:rsidRPr="00764E6C">
              <w:t>BMS</w:t>
            </w:r>
            <w:r w:rsidRPr="00764E6C">
              <w:rPr>
                <w:rFonts w:hint="eastAsia"/>
              </w:rPr>
              <w:t>积分值</w:t>
            </w:r>
          </w:p>
        </w:tc>
      </w:tr>
      <w:tr w:rsidR="00ED091D" w:rsidRPr="00ED091D" w14:paraId="4AFC11CB" w14:textId="77777777" w:rsidTr="00BD442D">
        <w:tc>
          <w:tcPr>
            <w:tcW w:w="1129" w:type="dxa"/>
          </w:tcPr>
          <w:p w14:paraId="298DA428" w14:textId="6ECB5EA7" w:rsidR="00ED091D" w:rsidRDefault="00ED091D" w:rsidP="00B81AA9">
            <w:r>
              <w:rPr>
                <w:rFonts w:hint="eastAsia"/>
              </w:rPr>
              <w:t>0x</w:t>
            </w:r>
            <w:r>
              <w:t>06E</w:t>
            </w:r>
            <w:r w:rsidR="0006063F">
              <w:t>7</w:t>
            </w:r>
            <w:r>
              <w:t>~</w:t>
            </w:r>
          </w:p>
          <w:p w14:paraId="6F874542" w14:textId="2796EFDF" w:rsidR="00ED091D" w:rsidRDefault="00ED091D">
            <w:r>
              <w:t>0x06E</w:t>
            </w:r>
            <w:r w:rsidR="0006063F">
              <w:t>8</w:t>
            </w:r>
          </w:p>
        </w:tc>
        <w:tc>
          <w:tcPr>
            <w:tcW w:w="3828" w:type="dxa"/>
          </w:tcPr>
          <w:p w14:paraId="3378E213" w14:textId="6589613A" w:rsidR="00ED091D" w:rsidRDefault="00ED091D" w:rsidP="00DC651A">
            <w:r>
              <w:rPr>
                <w:rFonts w:hint="eastAsia"/>
              </w:rPr>
              <w:t>充电桩</w:t>
            </w:r>
            <w:r w:rsidR="005C110F">
              <w:rPr>
                <w:rFonts w:hint="eastAsia"/>
              </w:rPr>
              <w:t>显示</w:t>
            </w:r>
            <w:r>
              <w:rPr>
                <w:rFonts w:hint="eastAsia"/>
              </w:rPr>
              <w:t>功率</w:t>
            </w:r>
          </w:p>
        </w:tc>
        <w:tc>
          <w:tcPr>
            <w:tcW w:w="992" w:type="dxa"/>
          </w:tcPr>
          <w:p w14:paraId="0DC3EFD4" w14:textId="77777777" w:rsidR="00ED091D" w:rsidRDefault="00ED091D" w:rsidP="00ED091D">
            <w:r>
              <w:rPr>
                <w:rFonts w:hint="eastAsia"/>
              </w:rPr>
              <w:t>W</w:t>
            </w:r>
          </w:p>
          <w:p w14:paraId="3F85B85C" w14:textId="30D457DB" w:rsidR="00ED091D" w:rsidRDefault="00ED091D" w:rsidP="00ED091D">
            <w:r>
              <w:t>U32</w:t>
            </w:r>
          </w:p>
        </w:tc>
        <w:tc>
          <w:tcPr>
            <w:tcW w:w="3401" w:type="dxa"/>
          </w:tcPr>
          <w:p w14:paraId="07FE89E0" w14:textId="6EBC42F1" w:rsidR="00ED091D" w:rsidRDefault="00ED091D" w:rsidP="00DC651A">
            <w:r>
              <w:rPr>
                <w:rFonts w:hint="eastAsia"/>
              </w:rPr>
              <w:t>显示充电桩功率</w:t>
            </w:r>
            <w:r w:rsidR="0006063F">
              <w:rPr>
                <w:rFonts w:hint="eastAsia"/>
              </w:rPr>
              <w:t>，云平台读取使用</w:t>
            </w:r>
          </w:p>
        </w:tc>
      </w:tr>
      <w:tr w:rsidR="000552C8" w:rsidRPr="00ED091D" w14:paraId="3D5C77B4" w14:textId="77777777" w:rsidTr="00BD442D">
        <w:tc>
          <w:tcPr>
            <w:tcW w:w="1129" w:type="dxa"/>
          </w:tcPr>
          <w:p w14:paraId="1FBD3CF6" w14:textId="5C047174" w:rsidR="000552C8" w:rsidRDefault="000552C8" w:rsidP="000552C8">
            <w:r>
              <w:rPr>
                <w:rFonts w:hint="eastAsia"/>
              </w:rPr>
              <w:t>0x</w:t>
            </w:r>
            <w:r>
              <w:t>06E9~</w:t>
            </w:r>
          </w:p>
          <w:p w14:paraId="018B3D2D" w14:textId="6D4081BD" w:rsidR="000552C8" w:rsidRDefault="000552C8" w:rsidP="000552C8">
            <w:r>
              <w:t>0x06E</w:t>
            </w:r>
            <w:r>
              <w:rPr>
                <w:rFonts w:hint="eastAsia"/>
              </w:rPr>
              <w:t>A</w:t>
            </w:r>
          </w:p>
        </w:tc>
        <w:tc>
          <w:tcPr>
            <w:tcW w:w="3828" w:type="dxa"/>
          </w:tcPr>
          <w:p w14:paraId="55B689BD" w14:textId="5EBB7F03" w:rsidR="000552C8" w:rsidRDefault="000552C8" w:rsidP="00DC651A">
            <w:r>
              <w:rPr>
                <w:rFonts w:hint="eastAsia"/>
              </w:rPr>
              <w:t>充电桩</w:t>
            </w:r>
            <w:r w:rsidR="005C110F">
              <w:rPr>
                <w:rFonts w:hint="eastAsia"/>
              </w:rPr>
              <w:t>显示</w:t>
            </w:r>
            <w:r>
              <w:rPr>
                <w:rFonts w:hint="eastAsia"/>
              </w:rPr>
              <w:t>充电量</w:t>
            </w:r>
          </w:p>
        </w:tc>
        <w:tc>
          <w:tcPr>
            <w:tcW w:w="992" w:type="dxa"/>
          </w:tcPr>
          <w:p w14:paraId="650DFB7E" w14:textId="2991F99E" w:rsidR="000552C8" w:rsidRDefault="000552C8" w:rsidP="000552C8">
            <w:r>
              <w:rPr>
                <w:rFonts w:hint="eastAsia"/>
              </w:rPr>
              <w:t>WH</w:t>
            </w:r>
          </w:p>
          <w:p w14:paraId="56CEFFD0" w14:textId="6476091B" w:rsidR="000552C8" w:rsidRDefault="000552C8" w:rsidP="000552C8">
            <w:r>
              <w:t>U32</w:t>
            </w:r>
          </w:p>
        </w:tc>
        <w:tc>
          <w:tcPr>
            <w:tcW w:w="3401" w:type="dxa"/>
          </w:tcPr>
          <w:p w14:paraId="5E389FEF" w14:textId="3D334ED6" w:rsidR="000552C8" w:rsidRDefault="000552C8" w:rsidP="00DC651A">
            <w:r>
              <w:rPr>
                <w:rFonts w:hint="eastAsia"/>
              </w:rPr>
              <w:t>显示充电桩充电量，云平台读取使用</w:t>
            </w:r>
          </w:p>
        </w:tc>
      </w:tr>
      <w:tr w:rsidR="00137228" w:rsidRPr="00ED091D" w14:paraId="11AF979D" w14:textId="77777777" w:rsidTr="00BD442D">
        <w:tc>
          <w:tcPr>
            <w:tcW w:w="1129" w:type="dxa"/>
          </w:tcPr>
          <w:p w14:paraId="4D40270A" w14:textId="77777777" w:rsidR="00137228" w:rsidRPr="00D90A10" w:rsidRDefault="00137228" w:rsidP="00137228">
            <w:r>
              <w:t>0x06EB</w:t>
            </w:r>
            <w:r w:rsidRPr="00D90A10">
              <w:t>~</w:t>
            </w:r>
          </w:p>
          <w:p w14:paraId="59B009E6" w14:textId="0488A00A" w:rsidR="00137228" w:rsidRDefault="00137228">
            <w:r w:rsidRPr="00D90A10">
              <w:t>0x06</w:t>
            </w:r>
            <w:r>
              <w:t>EC</w:t>
            </w:r>
          </w:p>
        </w:tc>
        <w:tc>
          <w:tcPr>
            <w:tcW w:w="3828" w:type="dxa"/>
          </w:tcPr>
          <w:p w14:paraId="517891F9" w14:textId="2C369F0E" w:rsidR="00137228" w:rsidRDefault="00137228" w:rsidP="00DC651A">
            <w:r>
              <w:rPr>
                <w:rFonts w:hint="eastAsia"/>
              </w:rPr>
              <w:t>充电桩显示绿电</w:t>
            </w:r>
            <w:r w:rsidR="005A76C9">
              <w:rPr>
                <w:rFonts w:hint="eastAsia"/>
              </w:rPr>
              <w:t>充电量</w:t>
            </w:r>
          </w:p>
        </w:tc>
        <w:tc>
          <w:tcPr>
            <w:tcW w:w="992" w:type="dxa"/>
          </w:tcPr>
          <w:p w14:paraId="62AAA05D" w14:textId="77777777" w:rsidR="005A76C9" w:rsidRDefault="005A76C9" w:rsidP="005A76C9">
            <w:r>
              <w:rPr>
                <w:rFonts w:hint="eastAsia"/>
              </w:rPr>
              <w:t>WH</w:t>
            </w:r>
          </w:p>
          <w:p w14:paraId="1984D9FF" w14:textId="46D70E30" w:rsidR="00137228" w:rsidRDefault="005A76C9" w:rsidP="005A76C9">
            <w:r>
              <w:t>U32</w:t>
            </w:r>
          </w:p>
        </w:tc>
        <w:tc>
          <w:tcPr>
            <w:tcW w:w="3401" w:type="dxa"/>
          </w:tcPr>
          <w:p w14:paraId="18ABCBA1" w14:textId="13E0D26D" w:rsidR="00137228" w:rsidRDefault="005A76C9" w:rsidP="00DC651A">
            <w:r>
              <w:rPr>
                <w:rFonts w:hint="eastAsia"/>
              </w:rPr>
              <w:t>显示充电桩使用绿电的充电量，云平台读取使用</w:t>
            </w:r>
          </w:p>
        </w:tc>
      </w:tr>
      <w:tr w:rsidR="0004360E" w:rsidRPr="00ED091D" w14:paraId="4423CC8D" w14:textId="77777777" w:rsidTr="00BD442D">
        <w:trPr>
          <w:ins w:id="366" w:author="Pylon" w:date="2026-05-21T20:17:00Z"/>
        </w:trPr>
        <w:tc>
          <w:tcPr>
            <w:tcW w:w="1129" w:type="dxa"/>
          </w:tcPr>
          <w:p w14:paraId="6410ADE4" w14:textId="77777777" w:rsidR="0004360E" w:rsidRPr="0004360E" w:rsidRDefault="0004360E" w:rsidP="0004360E">
            <w:pPr>
              <w:rPr>
                <w:ins w:id="367" w:author="Pylon" w:date="2026-05-21T20:17:00Z"/>
                <w:highlight w:val="yellow"/>
                <w:rPrChange w:id="368" w:author="Pylon" w:date="2026-05-21T20:18:00Z">
                  <w:rPr>
                    <w:ins w:id="369" w:author="Pylon" w:date="2026-05-21T20:17:00Z"/>
                  </w:rPr>
                </w:rPrChange>
              </w:rPr>
            </w:pPr>
            <w:ins w:id="370" w:author="Pylon" w:date="2026-05-21T20:17:00Z">
              <w:r w:rsidRPr="0004360E">
                <w:rPr>
                  <w:highlight w:val="yellow"/>
                  <w:rPrChange w:id="371" w:author="Pylon" w:date="2026-05-21T20:18:00Z">
                    <w:rPr/>
                  </w:rPrChange>
                </w:rPr>
                <w:t>0x06ED~</w:t>
              </w:r>
            </w:ins>
          </w:p>
          <w:p w14:paraId="7B5F96A1" w14:textId="38354C6B" w:rsidR="0004360E" w:rsidRPr="0004360E" w:rsidRDefault="0004360E" w:rsidP="0004360E">
            <w:pPr>
              <w:rPr>
                <w:ins w:id="372" w:author="Pylon" w:date="2026-05-21T20:17:00Z"/>
                <w:highlight w:val="yellow"/>
                <w:rPrChange w:id="373" w:author="Pylon" w:date="2026-05-21T20:18:00Z">
                  <w:rPr>
                    <w:ins w:id="374" w:author="Pylon" w:date="2026-05-21T20:17:00Z"/>
                  </w:rPr>
                </w:rPrChange>
              </w:rPr>
            </w:pPr>
            <w:ins w:id="375" w:author="Pylon" w:date="2026-05-21T20:17:00Z">
              <w:r w:rsidRPr="0004360E">
                <w:rPr>
                  <w:highlight w:val="yellow"/>
                  <w:rPrChange w:id="376" w:author="Pylon" w:date="2026-05-21T20:18:00Z">
                    <w:rPr/>
                  </w:rPrChange>
                </w:rPr>
                <w:t>0x06EE</w:t>
              </w:r>
            </w:ins>
          </w:p>
        </w:tc>
        <w:tc>
          <w:tcPr>
            <w:tcW w:w="3828" w:type="dxa"/>
          </w:tcPr>
          <w:p w14:paraId="1D22891D" w14:textId="6CAA188D" w:rsidR="0004360E" w:rsidRPr="0004360E" w:rsidRDefault="0004360E" w:rsidP="0004360E">
            <w:pPr>
              <w:rPr>
                <w:ins w:id="377" w:author="Pylon" w:date="2026-05-21T20:17:00Z"/>
                <w:highlight w:val="yellow"/>
                <w:rPrChange w:id="378" w:author="Pylon" w:date="2026-05-21T20:18:00Z">
                  <w:rPr>
                    <w:ins w:id="379" w:author="Pylon" w:date="2026-05-21T20:17:00Z"/>
                  </w:rPr>
                </w:rPrChange>
              </w:rPr>
            </w:pPr>
            <w:ins w:id="380" w:author="Pylon" w:date="2026-05-21T20:17:00Z">
              <w:r w:rsidRPr="0004360E">
                <w:rPr>
                  <w:rFonts w:hint="eastAsia"/>
                  <w:highlight w:val="yellow"/>
                  <w:rPrChange w:id="381" w:author="Pylon" w:date="2026-05-21T20:18:00Z">
                    <w:rPr>
                      <w:rFonts w:hint="eastAsia"/>
                    </w:rPr>
                  </w:rPrChange>
                </w:rPr>
                <w:t>并机系统</w:t>
              </w:r>
            </w:ins>
            <w:ins w:id="382" w:author="Pylon" w:date="2026-05-21T20:18:00Z">
              <w:r w:rsidRPr="0004360E">
                <w:rPr>
                  <w:highlight w:val="yellow"/>
                  <w:rPrChange w:id="383" w:author="Pylon" w:date="2026-05-21T20:18:00Z">
                    <w:rPr/>
                  </w:rPrChange>
                </w:rPr>
                <w:t>ACC</w:t>
              </w:r>
              <w:r w:rsidRPr="0004360E">
                <w:rPr>
                  <w:rFonts w:hint="eastAsia"/>
                  <w:highlight w:val="yellow"/>
                  <w:rPrChange w:id="384" w:author="Pylon" w:date="2026-05-21T20:18:00Z">
                    <w:rPr>
                      <w:rFonts w:hint="eastAsia"/>
                    </w:rPr>
                  </w:rPrChange>
                </w:rPr>
                <w:t>发电量</w:t>
              </w:r>
            </w:ins>
          </w:p>
        </w:tc>
        <w:tc>
          <w:tcPr>
            <w:tcW w:w="992" w:type="dxa"/>
          </w:tcPr>
          <w:p w14:paraId="7F406FE8" w14:textId="77777777" w:rsidR="0004360E" w:rsidRPr="0004360E" w:rsidRDefault="0004360E" w:rsidP="0004360E">
            <w:pPr>
              <w:rPr>
                <w:ins w:id="385" w:author="Pylon" w:date="2026-05-21T20:18:00Z"/>
                <w:highlight w:val="yellow"/>
                <w:rPrChange w:id="386" w:author="Pylon" w:date="2026-05-21T20:18:00Z">
                  <w:rPr>
                    <w:ins w:id="387" w:author="Pylon" w:date="2026-05-21T20:18:00Z"/>
                  </w:rPr>
                </w:rPrChange>
              </w:rPr>
            </w:pPr>
            <w:ins w:id="388" w:author="Pylon" w:date="2026-05-21T20:18:00Z">
              <w:r w:rsidRPr="0004360E">
                <w:rPr>
                  <w:highlight w:val="yellow"/>
                  <w:rPrChange w:id="389" w:author="Pylon" w:date="2026-05-21T20:18:00Z">
                    <w:rPr/>
                  </w:rPrChange>
                </w:rPr>
                <w:t>WH</w:t>
              </w:r>
            </w:ins>
          </w:p>
          <w:p w14:paraId="50F2E34B" w14:textId="66121A8E" w:rsidR="0004360E" w:rsidRPr="0004360E" w:rsidRDefault="0004360E" w:rsidP="0004360E">
            <w:pPr>
              <w:rPr>
                <w:ins w:id="390" w:author="Pylon" w:date="2026-05-21T20:17:00Z"/>
                <w:highlight w:val="yellow"/>
                <w:rPrChange w:id="391" w:author="Pylon" w:date="2026-05-21T20:18:00Z">
                  <w:rPr>
                    <w:ins w:id="392" w:author="Pylon" w:date="2026-05-21T20:17:00Z"/>
                  </w:rPr>
                </w:rPrChange>
              </w:rPr>
            </w:pPr>
            <w:ins w:id="393" w:author="Pylon" w:date="2026-05-21T20:18:00Z">
              <w:r w:rsidRPr="0004360E">
                <w:rPr>
                  <w:highlight w:val="yellow"/>
                  <w:rPrChange w:id="394" w:author="Pylon" w:date="2026-05-21T20:18:00Z">
                    <w:rPr/>
                  </w:rPrChange>
                </w:rPr>
                <w:t>U32</w:t>
              </w:r>
            </w:ins>
          </w:p>
        </w:tc>
        <w:tc>
          <w:tcPr>
            <w:tcW w:w="3401" w:type="dxa"/>
          </w:tcPr>
          <w:p w14:paraId="11069236" w14:textId="4FDB4F41" w:rsidR="0004360E" w:rsidRPr="0004360E" w:rsidRDefault="0004360E" w:rsidP="0004360E">
            <w:pPr>
              <w:rPr>
                <w:ins w:id="395" w:author="Pylon" w:date="2026-05-21T20:17:00Z"/>
                <w:highlight w:val="yellow"/>
                <w:rPrChange w:id="396" w:author="Pylon" w:date="2026-05-21T20:18:00Z">
                  <w:rPr>
                    <w:ins w:id="397" w:author="Pylon" w:date="2026-05-21T20:17:00Z"/>
                  </w:rPr>
                </w:rPrChange>
              </w:rPr>
            </w:pPr>
            <w:ins w:id="398" w:author="Pylon" w:date="2026-05-21T20:18:00Z">
              <w:r w:rsidRPr="0004360E">
                <w:rPr>
                  <w:highlight w:val="yellow"/>
                  <w:rPrChange w:id="399" w:author="Pylon" w:date="2026-05-21T20:18:00Z">
                    <w:rPr/>
                  </w:rPrChange>
                </w:rPr>
                <w:t>BMS</w:t>
              </w:r>
              <w:r w:rsidRPr="0004360E">
                <w:rPr>
                  <w:rFonts w:hint="eastAsia"/>
                  <w:highlight w:val="yellow"/>
                  <w:rPrChange w:id="400" w:author="Pylon" w:date="2026-05-21T20:18:00Z">
                    <w:rPr>
                      <w:rFonts w:hint="eastAsia"/>
                    </w:rPr>
                  </w:rPrChange>
                </w:rPr>
                <w:t>积分值</w:t>
              </w:r>
            </w:ins>
            <w:ins w:id="401" w:author="Pylon" w:date="2026-05-22T11:10:00Z">
              <w:r w:rsidR="00C75557">
                <w:rPr>
                  <w:rFonts w:hint="eastAsia"/>
                  <w:highlight w:val="yellow"/>
                </w:rPr>
                <w:t>，</w:t>
              </w:r>
            </w:ins>
            <w:ins w:id="402" w:author="Pylon" w:date="2026-05-22T11:11:00Z">
              <w:r w:rsidR="00C75557">
                <w:rPr>
                  <w:rFonts w:hint="eastAsia"/>
                  <w:highlight w:val="yellow"/>
                </w:rPr>
                <w:t>第三方光伏</w:t>
              </w:r>
              <w:r w:rsidR="00C75557">
                <w:rPr>
                  <w:rFonts w:hint="eastAsia"/>
                  <w:highlight w:val="yellow"/>
                </w:rPr>
                <w:t>/ACC</w:t>
              </w:r>
              <w:r w:rsidR="00C75557">
                <w:rPr>
                  <w:rFonts w:hint="eastAsia"/>
                  <w:highlight w:val="yellow"/>
                </w:rPr>
                <w:t>发电量</w:t>
              </w:r>
            </w:ins>
          </w:p>
        </w:tc>
      </w:tr>
      <w:tr w:rsidR="0004360E" w:rsidRPr="00AA699A" w14:paraId="55082671" w14:textId="77777777" w:rsidTr="00BD442D">
        <w:tc>
          <w:tcPr>
            <w:tcW w:w="1129" w:type="dxa"/>
          </w:tcPr>
          <w:p w14:paraId="00D0FB9B" w14:textId="459942D5" w:rsidR="0004360E" w:rsidRPr="00D90A10" w:rsidRDefault="0004360E" w:rsidP="0004360E">
            <w:r>
              <w:t>0x06E</w:t>
            </w:r>
            <w:ins w:id="403" w:author="Pylon" w:date="2026-05-21T20:17:00Z">
              <w:r>
                <w:t>F</w:t>
              </w:r>
            </w:ins>
            <w:del w:id="404" w:author="Pylon" w:date="2026-05-21T20:17:00Z">
              <w:r w:rsidDel="0004360E">
                <w:delText>D</w:delText>
              </w:r>
            </w:del>
            <w:r w:rsidRPr="00D90A10">
              <w:t>~</w:t>
            </w:r>
          </w:p>
          <w:p w14:paraId="3C58F9E0" w14:textId="3063DD03" w:rsidR="0004360E" w:rsidRPr="00D90A10" w:rsidRDefault="0004360E" w:rsidP="0004360E">
            <w:r w:rsidRPr="00D90A10">
              <w:t>0x06FF</w:t>
            </w:r>
          </w:p>
        </w:tc>
        <w:tc>
          <w:tcPr>
            <w:tcW w:w="3828" w:type="dxa"/>
          </w:tcPr>
          <w:p w14:paraId="3C76CF22" w14:textId="02228393" w:rsidR="0004360E" w:rsidRPr="00627F58" w:rsidRDefault="0004360E" w:rsidP="0004360E">
            <w:r w:rsidRPr="00627F58">
              <w:rPr>
                <w:rFonts w:hint="eastAsia"/>
              </w:rPr>
              <w:t>保留</w:t>
            </w:r>
          </w:p>
        </w:tc>
        <w:tc>
          <w:tcPr>
            <w:tcW w:w="992" w:type="dxa"/>
          </w:tcPr>
          <w:p w14:paraId="34F50D24" w14:textId="77777777" w:rsidR="0004360E" w:rsidRDefault="0004360E" w:rsidP="0004360E"/>
        </w:tc>
        <w:tc>
          <w:tcPr>
            <w:tcW w:w="3401" w:type="dxa"/>
          </w:tcPr>
          <w:p w14:paraId="3805E3FD" w14:textId="77777777" w:rsidR="0004360E" w:rsidRPr="00AA699A" w:rsidRDefault="0004360E" w:rsidP="0004360E"/>
        </w:tc>
      </w:tr>
    </w:tbl>
    <w:p w14:paraId="4A6A6EF1" w14:textId="77777777" w:rsidR="009A15B6" w:rsidRDefault="009A15B6" w:rsidP="00764E6C">
      <w:bookmarkStart w:id="405" w:name="_Toc204328308"/>
      <w:bookmarkStart w:id="406" w:name="_Toc16692128"/>
    </w:p>
    <w:p w14:paraId="6FF3FE4A" w14:textId="283C0B44" w:rsidR="009A15B6" w:rsidRDefault="009A15B6" w:rsidP="00764E6C">
      <w:pPr>
        <w:rPr>
          <w:rFonts w:asciiTheme="majorEastAsia" w:eastAsiaTheme="majorEastAsia" w:hAnsiTheme="majorEastAsia"/>
        </w:rPr>
      </w:pPr>
      <w:r w:rsidRPr="00764E6C">
        <w:rPr>
          <w:rFonts w:asciiTheme="majorEastAsia" w:eastAsiaTheme="majorEastAsia" w:hAnsiTheme="majorEastAsia"/>
          <w:b/>
        </w:rPr>
        <w:t xml:space="preserve">3.6.2 </w:t>
      </w:r>
      <w:r>
        <w:rPr>
          <w:rFonts w:asciiTheme="majorEastAsia" w:eastAsiaTheme="majorEastAsia" w:hAnsiTheme="majorEastAsia" w:hint="eastAsia"/>
          <w:b/>
        </w:rPr>
        <w:t>BMS</w:t>
      </w:r>
      <w:r>
        <w:rPr>
          <w:rFonts w:asciiTheme="majorEastAsia" w:eastAsiaTheme="majorEastAsia" w:hAnsiTheme="majorEastAsia"/>
          <w:b/>
        </w:rPr>
        <w:t xml:space="preserve"> config</w:t>
      </w:r>
      <w:r w:rsidRPr="00764E6C">
        <w:rPr>
          <w:rFonts w:asciiTheme="majorEastAsia" w:eastAsiaTheme="majorEastAsia" w:hAnsiTheme="majorEastAsia"/>
          <w:b/>
        </w:rPr>
        <w:t xml:space="preserve"> / </w:t>
      </w:r>
      <w:r>
        <w:rPr>
          <w:rFonts w:asciiTheme="majorEastAsia" w:eastAsiaTheme="majorEastAsia" w:hAnsiTheme="majorEastAsia" w:hint="eastAsia"/>
          <w:b/>
        </w:rPr>
        <w:t>B</w:t>
      </w:r>
      <w:r>
        <w:rPr>
          <w:rFonts w:asciiTheme="majorEastAsia" w:eastAsiaTheme="majorEastAsia" w:hAnsiTheme="majorEastAsia"/>
          <w:b/>
        </w:rPr>
        <w:t>MS</w:t>
      </w:r>
      <w:r>
        <w:rPr>
          <w:rFonts w:asciiTheme="majorEastAsia" w:eastAsiaTheme="majorEastAsia" w:hAnsiTheme="majorEastAsia" w:hint="eastAsia"/>
          <w:b/>
        </w:rPr>
        <w:t>端配置</w:t>
      </w:r>
    </w:p>
    <w:p w14:paraId="2288FD42" w14:textId="77777777" w:rsidR="005D6782" w:rsidRDefault="005D6782" w:rsidP="00764E6C">
      <w:pPr>
        <w:rPr>
          <w:rFonts w:asciiTheme="majorEastAsia" w:eastAsiaTheme="majorEastAsia" w:hAnsiTheme="majorEastAsia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828"/>
        <w:gridCol w:w="992"/>
        <w:gridCol w:w="3401"/>
      </w:tblGrid>
      <w:tr w:rsidR="009A15B6" w:rsidRPr="00AA699A" w14:paraId="1C4181C7" w14:textId="77777777" w:rsidTr="009A15B6">
        <w:tc>
          <w:tcPr>
            <w:tcW w:w="1129" w:type="dxa"/>
            <w:shd w:val="clear" w:color="auto" w:fill="BFBFBF" w:themeFill="background1" w:themeFillShade="BF"/>
          </w:tcPr>
          <w:p w14:paraId="68A93734" w14:textId="4426172F" w:rsidR="005D6782" w:rsidRDefault="005D6782" w:rsidP="009A15B6">
            <w:r>
              <w:rPr>
                <w:rFonts w:hint="eastAsia"/>
              </w:rPr>
              <w:t>Absolute</w:t>
            </w:r>
          </w:p>
          <w:p w14:paraId="136CBBBD" w14:textId="5841A023" w:rsidR="009A15B6" w:rsidRPr="00AA699A" w:rsidRDefault="009A15B6" w:rsidP="009A15B6">
            <w:r w:rsidRPr="00AA699A">
              <w:rPr>
                <w:rFonts w:hint="eastAsia"/>
              </w:rPr>
              <w:t>Address</w:t>
            </w:r>
          </w:p>
          <w:p w14:paraId="4D6B0000" w14:textId="30BD70E2" w:rsidR="009A15B6" w:rsidRPr="00AA699A" w:rsidRDefault="005D6782" w:rsidP="009A15B6">
            <w:r>
              <w:rPr>
                <w:rFonts w:hint="eastAsia"/>
              </w:rPr>
              <w:t>绝对</w:t>
            </w:r>
            <w:r w:rsidR="009A15B6" w:rsidRPr="00AA699A">
              <w:rPr>
                <w:rFonts w:hint="eastAsia"/>
              </w:rPr>
              <w:t>地址</w:t>
            </w:r>
          </w:p>
        </w:tc>
        <w:tc>
          <w:tcPr>
            <w:tcW w:w="3828" w:type="dxa"/>
            <w:shd w:val="clear" w:color="auto" w:fill="BFBFBF" w:themeFill="background1" w:themeFillShade="BF"/>
          </w:tcPr>
          <w:p w14:paraId="1CEBDEA3" w14:textId="77777777" w:rsidR="009A15B6" w:rsidRPr="00AA699A" w:rsidRDefault="009A15B6" w:rsidP="009A15B6">
            <w:r w:rsidRPr="00AA699A">
              <w:rPr>
                <w:rFonts w:hint="eastAsia"/>
              </w:rPr>
              <w:t xml:space="preserve">Content  </w:t>
            </w:r>
            <w:r w:rsidRPr="00AA699A">
              <w:rPr>
                <w:rFonts w:hint="eastAsia"/>
              </w:rPr>
              <w:t>内容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FC8D681" w14:textId="77777777" w:rsidR="009A15B6" w:rsidRPr="00AA699A" w:rsidRDefault="009A15B6" w:rsidP="009A15B6">
            <w:r w:rsidRPr="00AA699A">
              <w:rPr>
                <w:rFonts w:hint="eastAsia"/>
              </w:rPr>
              <w:t xml:space="preserve">Unit  </w:t>
            </w:r>
            <w:r w:rsidRPr="00AA699A">
              <w:rPr>
                <w:rFonts w:hint="eastAsia"/>
              </w:rPr>
              <w:t>单位</w:t>
            </w:r>
          </w:p>
        </w:tc>
        <w:tc>
          <w:tcPr>
            <w:tcW w:w="3401" w:type="dxa"/>
            <w:shd w:val="clear" w:color="auto" w:fill="BFBFBF" w:themeFill="background1" w:themeFillShade="BF"/>
          </w:tcPr>
          <w:p w14:paraId="76D9CAAF" w14:textId="77777777" w:rsidR="009A15B6" w:rsidRPr="00AA699A" w:rsidRDefault="009A15B6" w:rsidP="009A15B6">
            <w:r w:rsidRPr="00AA699A">
              <w:rPr>
                <w:rFonts w:hint="eastAsia"/>
              </w:rPr>
              <w:t xml:space="preserve">Remark  </w:t>
            </w:r>
            <w:r w:rsidRPr="00AA699A">
              <w:rPr>
                <w:rFonts w:hint="eastAsia"/>
              </w:rPr>
              <w:t>备注</w:t>
            </w:r>
          </w:p>
        </w:tc>
      </w:tr>
      <w:tr w:rsidR="00207F25" w:rsidRPr="00AA699A" w14:paraId="7A249FB2" w14:textId="77777777" w:rsidTr="00764E6C">
        <w:tc>
          <w:tcPr>
            <w:tcW w:w="1129" w:type="dxa"/>
          </w:tcPr>
          <w:p w14:paraId="181C7FD8" w14:textId="707646FC" w:rsidR="00207F25" w:rsidRPr="00241C77" w:rsidRDefault="00207F25">
            <w:r w:rsidRPr="00226BE9">
              <w:t>0x</w:t>
            </w:r>
            <w:r w:rsidR="005D6782">
              <w:t>1</w:t>
            </w:r>
            <w:r w:rsidR="005D6782">
              <w:rPr>
                <w:rFonts w:hint="eastAsia"/>
              </w:rPr>
              <w:t>B</w:t>
            </w:r>
            <w:r w:rsidRPr="00241C77">
              <w:t>0</w:t>
            </w:r>
            <w:r>
              <w:t>0</w:t>
            </w:r>
          </w:p>
        </w:tc>
        <w:tc>
          <w:tcPr>
            <w:tcW w:w="3828" w:type="dxa"/>
            <w:vAlign w:val="center"/>
          </w:tcPr>
          <w:p w14:paraId="18613F10" w14:textId="51CF1FD9" w:rsidR="00207F25" w:rsidRPr="00241C77" w:rsidRDefault="00207F25" w:rsidP="00207F25">
            <w:r w:rsidRPr="00226BE9">
              <w:rPr>
                <w:rFonts w:ascii="等线" w:eastAsia="等线" w:hAnsi="等线" w:cs="宋体" w:hint="eastAsia"/>
                <w:color w:val="000000"/>
              </w:rPr>
              <w:t>有功功率上升坡度默认值</w:t>
            </w:r>
          </w:p>
        </w:tc>
        <w:tc>
          <w:tcPr>
            <w:tcW w:w="992" w:type="dxa"/>
          </w:tcPr>
          <w:p w14:paraId="65BD0820" w14:textId="00DB09D6" w:rsidR="00207F25" w:rsidRPr="00241C77" w:rsidRDefault="00207F25" w:rsidP="00207F25">
            <w:r w:rsidRPr="00226BE9">
              <w:t>U16</w:t>
            </w:r>
          </w:p>
        </w:tc>
        <w:tc>
          <w:tcPr>
            <w:tcW w:w="3401" w:type="dxa"/>
          </w:tcPr>
          <w:p w14:paraId="1FEDA020" w14:textId="7DC40AD9" w:rsidR="00207F25" w:rsidRPr="00241C77" w:rsidRDefault="00207F25" w:rsidP="00207F25">
            <w:r w:rsidRPr="00241C77">
              <w:t>0.1%Pn/min</w:t>
            </w:r>
          </w:p>
        </w:tc>
      </w:tr>
      <w:tr w:rsidR="00207F25" w:rsidRPr="00AA699A" w14:paraId="12F920DA" w14:textId="77777777" w:rsidTr="00764E6C">
        <w:tc>
          <w:tcPr>
            <w:tcW w:w="1129" w:type="dxa"/>
          </w:tcPr>
          <w:p w14:paraId="0B7855A1" w14:textId="0103725D" w:rsidR="00207F25" w:rsidRPr="00241C77" w:rsidRDefault="00207F25">
            <w:r w:rsidRPr="00226BE9">
              <w:t>0x</w:t>
            </w:r>
            <w:r w:rsidR="005D6782">
              <w:t>1</w:t>
            </w:r>
            <w:r w:rsidR="005D6782">
              <w:rPr>
                <w:rFonts w:hint="eastAsia"/>
              </w:rPr>
              <w:t>B</w:t>
            </w:r>
            <w:r w:rsidRPr="00241C77">
              <w:t>0</w:t>
            </w:r>
            <w:r>
              <w:t>1</w:t>
            </w:r>
          </w:p>
        </w:tc>
        <w:tc>
          <w:tcPr>
            <w:tcW w:w="3828" w:type="dxa"/>
            <w:vAlign w:val="center"/>
          </w:tcPr>
          <w:p w14:paraId="2279AAC7" w14:textId="2C025D43" w:rsidR="00207F25" w:rsidRPr="00241C77" w:rsidRDefault="00207F25" w:rsidP="00207F25">
            <w:pPr>
              <w:rPr>
                <w:rFonts w:ascii="等线" w:eastAsia="等线" w:hAnsi="等线" w:cs="宋体"/>
                <w:color w:val="000000"/>
              </w:rPr>
            </w:pPr>
            <w:r w:rsidRPr="00226BE9">
              <w:rPr>
                <w:rFonts w:ascii="等线" w:eastAsia="等线" w:hAnsi="等线" w:cs="宋体" w:hint="eastAsia"/>
                <w:color w:val="000000"/>
              </w:rPr>
              <w:t>有功功率下降坡度默认值</w:t>
            </w:r>
          </w:p>
        </w:tc>
        <w:tc>
          <w:tcPr>
            <w:tcW w:w="992" w:type="dxa"/>
          </w:tcPr>
          <w:p w14:paraId="30994AFE" w14:textId="71C08DEE" w:rsidR="00207F25" w:rsidRPr="00241C77" w:rsidRDefault="00207F25" w:rsidP="00207F25">
            <w:r w:rsidRPr="00226BE9">
              <w:t>U16</w:t>
            </w:r>
          </w:p>
        </w:tc>
        <w:tc>
          <w:tcPr>
            <w:tcW w:w="3401" w:type="dxa"/>
          </w:tcPr>
          <w:p w14:paraId="03DEBCAE" w14:textId="0311E551" w:rsidR="00207F25" w:rsidRPr="00241C77" w:rsidRDefault="00207F25" w:rsidP="00207F25">
            <w:r w:rsidRPr="00241C77">
              <w:t>0.1%Pn/min</w:t>
            </w:r>
          </w:p>
        </w:tc>
      </w:tr>
      <w:tr w:rsidR="00207F25" w:rsidRPr="00AA699A" w14:paraId="5AE2F556" w14:textId="77777777" w:rsidTr="009A15B6">
        <w:tc>
          <w:tcPr>
            <w:tcW w:w="1129" w:type="dxa"/>
          </w:tcPr>
          <w:p w14:paraId="49285243" w14:textId="4035AB71" w:rsidR="00207F25" w:rsidRPr="00241C77" w:rsidRDefault="00207F25">
            <w:r w:rsidRPr="00226BE9">
              <w:t>0x</w:t>
            </w:r>
            <w:r w:rsidR="005D6782">
              <w:t>1</w:t>
            </w:r>
            <w:r w:rsidR="005D6782">
              <w:rPr>
                <w:rFonts w:hint="eastAsia"/>
              </w:rPr>
              <w:t>B</w:t>
            </w:r>
            <w:r w:rsidRPr="00241C77">
              <w:t>0</w:t>
            </w:r>
            <w:r>
              <w:t>2</w:t>
            </w:r>
          </w:p>
        </w:tc>
        <w:tc>
          <w:tcPr>
            <w:tcW w:w="3828" w:type="dxa"/>
          </w:tcPr>
          <w:p w14:paraId="2AE8AF3B" w14:textId="5A1F2FA6" w:rsidR="00207F25" w:rsidRPr="00241C77" w:rsidRDefault="001026F9" w:rsidP="00207F25">
            <w:pPr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A</w:t>
            </w:r>
            <w:r>
              <w:rPr>
                <w:rFonts w:ascii="等线" w:eastAsia="等线" w:hAnsi="等线" w:cs="宋体"/>
                <w:color w:val="000000"/>
              </w:rPr>
              <w:t>C</w:t>
            </w:r>
            <w:r>
              <w:rPr>
                <w:rFonts w:ascii="等线" w:eastAsia="等线" w:hAnsi="等线" w:cs="宋体" w:hint="eastAsia"/>
                <w:color w:val="000000"/>
              </w:rPr>
              <w:t>侧放</w:t>
            </w:r>
            <w:r w:rsidR="00207F25" w:rsidRPr="00226BE9">
              <w:rPr>
                <w:rFonts w:ascii="等线" w:eastAsia="等线" w:hAnsi="等线" w:cs="宋体" w:hint="eastAsia"/>
                <w:color w:val="000000"/>
              </w:rPr>
              <w:t>电功率限制默认值</w:t>
            </w:r>
          </w:p>
        </w:tc>
        <w:tc>
          <w:tcPr>
            <w:tcW w:w="992" w:type="dxa"/>
          </w:tcPr>
          <w:p w14:paraId="3B972A93" w14:textId="2CA54BCA" w:rsidR="00207F25" w:rsidRPr="00241C77" w:rsidRDefault="00207F25" w:rsidP="00207F25">
            <w:r w:rsidRPr="00226BE9">
              <w:t>U16</w:t>
            </w:r>
          </w:p>
        </w:tc>
        <w:tc>
          <w:tcPr>
            <w:tcW w:w="3401" w:type="dxa"/>
          </w:tcPr>
          <w:p w14:paraId="31490F76" w14:textId="5C595B99" w:rsidR="00207F25" w:rsidRPr="00241C77" w:rsidRDefault="00207F25" w:rsidP="00207F25">
            <w:r w:rsidRPr="00241C77">
              <w:t>%Pn</w:t>
            </w:r>
            <w:r w:rsidRPr="00241C77">
              <w:rPr>
                <w:rFonts w:hint="eastAsia"/>
              </w:rPr>
              <w:t>，</w:t>
            </w:r>
            <w:r w:rsidRPr="00241C77">
              <w:t>0~100</w:t>
            </w:r>
          </w:p>
        </w:tc>
      </w:tr>
      <w:tr w:rsidR="00207F25" w:rsidRPr="00AA699A" w14:paraId="63E858CF" w14:textId="77777777" w:rsidTr="009A15B6">
        <w:tc>
          <w:tcPr>
            <w:tcW w:w="1129" w:type="dxa"/>
          </w:tcPr>
          <w:p w14:paraId="6A8E5ECB" w14:textId="0EF7176B" w:rsidR="00207F25" w:rsidRPr="00241C77" w:rsidRDefault="00207F25">
            <w:r w:rsidRPr="00764E6C">
              <w:t>0x</w:t>
            </w:r>
            <w:r w:rsidR="005D6782">
              <w:t>1</w:t>
            </w:r>
            <w:r w:rsidR="005D6782">
              <w:rPr>
                <w:rFonts w:hint="eastAsia"/>
              </w:rPr>
              <w:t>B</w:t>
            </w:r>
            <w:r w:rsidRPr="00241C77">
              <w:t>0</w:t>
            </w:r>
            <w:r>
              <w:t>3</w:t>
            </w:r>
          </w:p>
        </w:tc>
        <w:tc>
          <w:tcPr>
            <w:tcW w:w="3828" w:type="dxa"/>
          </w:tcPr>
          <w:p w14:paraId="72D78A74" w14:textId="368AD6D3" w:rsidR="00207F25" w:rsidRPr="00241C77" w:rsidRDefault="001026F9" w:rsidP="00207F25">
            <w:r>
              <w:rPr>
                <w:rFonts w:ascii="等线" w:eastAsia="等线" w:hAnsi="等线" w:cs="宋体" w:hint="eastAsia"/>
                <w:color w:val="000000"/>
              </w:rPr>
              <w:t>A</w:t>
            </w:r>
            <w:r>
              <w:rPr>
                <w:rFonts w:ascii="等线" w:eastAsia="等线" w:hAnsi="等线" w:cs="宋体"/>
                <w:color w:val="000000"/>
              </w:rPr>
              <w:t>C</w:t>
            </w:r>
            <w:r>
              <w:rPr>
                <w:rFonts w:ascii="等线" w:eastAsia="等线" w:hAnsi="等线" w:cs="宋体" w:hint="eastAsia"/>
                <w:color w:val="000000"/>
              </w:rPr>
              <w:t>侧取</w:t>
            </w:r>
            <w:r w:rsidR="00207F25" w:rsidRPr="00764E6C">
              <w:rPr>
                <w:rFonts w:ascii="等线" w:eastAsia="等线" w:hAnsi="等线" w:cs="宋体" w:hint="eastAsia"/>
                <w:color w:val="000000"/>
              </w:rPr>
              <w:t>电功率限制默认值</w:t>
            </w:r>
          </w:p>
        </w:tc>
        <w:tc>
          <w:tcPr>
            <w:tcW w:w="992" w:type="dxa"/>
          </w:tcPr>
          <w:p w14:paraId="51E775E2" w14:textId="5B94AAC6" w:rsidR="00207F25" w:rsidRPr="00241C77" w:rsidRDefault="00207F25" w:rsidP="00207F25">
            <w:r w:rsidRPr="00764E6C">
              <w:t>U16</w:t>
            </w:r>
          </w:p>
        </w:tc>
        <w:tc>
          <w:tcPr>
            <w:tcW w:w="3401" w:type="dxa"/>
          </w:tcPr>
          <w:p w14:paraId="37A22EC0" w14:textId="71685734" w:rsidR="00207F25" w:rsidRPr="00241C77" w:rsidRDefault="00207F25" w:rsidP="00207F25">
            <w:r w:rsidRPr="00241C77">
              <w:t>%Pn</w:t>
            </w:r>
            <w:r w:rsidRPr="00241C77">
              <w:rPr>
                <w:rFonts w:hint="eastAsia"/>
              </w:rPr>
              <w:t>，</w:t>
            </w:r>
            <w:r w:rsidRPr="00241C77">
              <w:t>0~100</w:t>
            </w:r>
          </w:p>
        </w:tc>
      </w:tr>
      <w:tr w:rsidR="00207F25" w:rsidRPr="00AA699A" w14:paraId="1CB2AA4B" w14:textId="77777777" w:rsidTr="00764E6C">
        <w:tc>
          <w:tcPr>
            <w:tcW w:w="1129" w:type="dxa"/>
          </w:tcPr>
          <w:p w14:paraId="4AE64799" w14:textId="55D54127" w:rsidR="00207F25" w:rsidRPr="00764E6C" w:rsidRDefault="00207F25" w:rsidP="00207F25">
            <w:r w:rsidRPr="00764E6C">
              <w:t>0x</w:t>
            </w:r>
            <w:r w:rsidR="005D6782">
              <w:t>1</w:t>
            </w:r>
            <w:r w:rsidR="005D6782">
              <w:rPr>
                <w:rFonts w:hint="eastAsia"/>
              </w:rPr>
              <w:t>B</w:t>
            </w:r>
            <w:r w:rsidRPr="00764E6C">
              <w:t>0</w:t>
            </w:r>
            <w:r>
              <w:t>4</w:t>
            </w:r>
            <w:r w:rsidRPr="00764E6C">
              <w:t>~</w:t>
            </w:r>
          </w:p>
          <w:p w14:paraId="3BB9F3E4" w14:textId="696317E3" w:rsidR="00207F25" w:rsidRPr="00241C77" w:rsidRDefault="00207F25">
            <w:r w:rsidRPr="00764E6C">
              <w:t>0x</w:t>
            </w:r>
            <w:r w:rsidR="005D6782">
              <w:t>1</w:t>
            </w:r>
            <w:r w:rsidR="005D6782">
              <w:rPr>
                <w:rFonts w:hint="eastAsia"/>
              </w:rPr>
              <w:t>B</w:t>
            </w:r>
            <w:r w:rsidRPr="00241C77">
              <w:t>0</w:t>
            </w:r>
            <w:r>
              <w:t>5</w:t>
            </w:r>
          </w:p>
        </w:tc>
        <w:tc>
          <w:tcPr>
            <w:tcW w:w="3828" w:type="dxa"/>
            <w:vAlign w:val="center"/>
          </w:tcPr>
          <w:p w14:paraId="67CE32A4" w14:textId="205DD0CC" w:rsidR="00207F25" w:rsidRPr="00241C77" w:rsidRDefault="00D8574E" w:rsidP="00207F25">
            <w:r>
              <w:rPr>
                <w:rFonts w:ascii="等线" w:eastAsia="等线" w:hAnsi="等线" w:cs="宋体" w:hint="eastAsia"/>
                <w:color w:val="000000"/>
              </w:rPr>
              <w:t>电网</w:t>
            </w:r>
            <w:r w:rsidR="00207F25" w:rsidRPr="00764E6C">
              <w:rPr>
                <w:rFonts w:ascii="等线" w:eastAsia="等线" w:hAnsi="等线" w:cs="宋体" w:hint="eastAsia"/>
                <w:color w:val="000000"/>
              </w:rPr>
              <w:t>馈网功率限制默认值</w:t>
            </w:r>
          </w:p>
        </w:tc>
        <w:tc>
          <w:tcPr>
            <w:tcW w:w="992" w:type="dxa"/>
          </w:tcPr>
          <w:p w14:paraId="6C799BFC" w14:textId="6E4DFE2C" w:rsidR="00207F25" w:rsidRPr="00241C77" w:rsidRDefault="005D6782" w:rsidP="00207F25">
            <w:r>
              <w:t>U</w:t>
            </w:r>
            <w:r w:rsidR="00207F25" w:rsidRPr="00764E6C">
              <w:t>32</w:t>
            </w:r>
          </w:p>
        </w:tc>
        <w:tc>
          <w:tcPr>
            <w:tcW w:w="3401" w:type="dxa"/>
          </w:tcPr>
          <w:p w14:paraId="10620DA8" w14:textId="4F20CFD5" w:rsidR="00207F25" w:rsidRPr="00241C77" w:rsidRDefault="006A3076" w:rsidP="00207F25"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 xml:space="preserve"> </w:t>
            </w:r>
            <w:r>
              <w:t xml:space="preserve">15000 </w:t>
            </w:r>
            <w:r>
              <w:rPr>
                <w:rFonts w:hint="eastAsia"/>
              </w:rPr>
              <w:t>，表示馈网限制功率为</w:t>
            </w:r>
            <w:r>
              <w:rPr>
                <w:rFonts w:hint="eastAsia"/>
              </w:rPr>
              <w:t xml:space="preserve"> </w:t>
            </w:r>
            <w:r>
              <w:t>15000</w:t>
            </w:r>
            <w:r>
              <w:rPr>
                <w:rFonts w:hint="eastAsia"/>
              </w:rPr>
              <w:t>W</w:t>
            </w:r>
            <w:r w:rsidR="00BD167B">
              <w:t>,</w:t>
            </w:r>
            <w:r w:rsidR="00BD167B">
              <w:rPr>
                <w:rFonts w:hint="eastAsia"/>
              </w:rPr>
              <w:t>下同</w:t>
            </w:r>
          </w:p>
        </w:tc>
      </w:tr>
      <w:tr w:rsidR="00207F25" w:rsidRPr="00AA699A" w14:paraId="716EA2FC" w14:textId="77777777" w:rsidTr="00764E6C">
        <w:tc>
          <w:tcPr>
            <w:tcW w:w="1129" w:type="dxa"/>
          </w:tcPr>
          <w:p w14:paraId="7ED0A8D9" w14:textId="7AC5A3B2" w:rsidR="00207F25" w:rsidRPr="00764E6C" w:rsidRDefault="005D6782" w:rsidP="00207F25">
            <w:r>
              <w:t>0x1</w:t>
            </w:r>
            <w:r>
              <w:rPr>
                <w:rFonts w:hint="eastAsia"/>
              </w:rPr>
              <w:t>B</w:t>
            </w:r>
            <w:r w:rsidR="00207F25" w:rsidRPr="00764E6C">
              <w:t>0</w:t>
            </w:r>
            <w:r w:rsidR="00207F25">
              <w:t>6</w:t>
            </w:r>
            <w:r w:rsidR="00207F25" w:rsidRPr="00764E6C">
              <w:t>~</w:t>
            </w:r>
          </w:p>
          <w:p w14:paraId="1BD132E4" w14:textId="10AD6452" w:rsidR="00207F25" w:rsidRPr="00241C77" w:rsidRDefault="00207F25">
            <w:r w:rsidRPr="00764E6C">
              <w:t>0x</w:t>
            </w:r>
            <w:r w:rsidR="005D6782">
              <w:t>1</w:t>
            </w:r>
            <w:r w:rsidR="005D6782">
              <w:rPr>
                <w:rFonts w:hint="eastAsia"/>
              </w:rPr>
              <w:t>B</w:t>
            </w:r>
            <w:r w:rsidRPr="00241C77">
              <w:t>0</w:t>
            </w:r>
            <w:r>
              <w:t>7</w:t>
            </w:r>
          </w:p>
        </w:tc>
        <w:tc>
          <w:tcPr>
            <w:tcW w:w="3828" w:type="dxa"/>
            <w:vAlign w:val="center"/>
          </w:tcPr>
          <w:p w14:paraId="439A2514" w14:textId="05B5A584" w:rsidR="00207F25" w:rsidRPr="00241C77" w:rsidRDefault="00D8574E" w:rsidP="00207F25">
            <w:r>
              <w:rPr>
                <w:rFonts w:ascii="等线" w:eastAsia="等线" w:hAnsi="等线" w:cs="宋体" w:hint="eastAsia"/>
                <w:color w:val="000000"/>
              </w:rPr>
              <w:t>电网</w:t>
            </w:r>
            <w:r w:rsidR="00207F25" w:rsidRPr="00764E6C">
              <w:rPr>
                <w:rFonts w:ascii="等线" w:eastAsia="等线" w:hAnsi="等线" w:cs="宋体" w:hint="eastAsia"/>
                <w:color w:val="000000"/>
              </w:rPr>
              <w:t>取电功率限制默认值</w:t>
            </w:r>
          </w:p>
        </w:tc>
        <w:tc>
          <w:tcPr>
            <w:tcW w:w="992" w:type="dxa"/>
          </w:tcPr>
          <w:p w14:paraId="0B8D385A" w14:textId="33B09848" w:rsidR="00207F25" w:rsidRPr="00241C77" w:rsidRDefault="00207F25" w:rsidP="00207F25">
            <w:r w:rsidRPr="00764E6C">
              <w:t>U32</w:t>
            </w:r>
          </w:p>
        </w:tc>
        <w:tc>
          <w:tcPr>
            <w:tcW w:w="3401" w:type="dxa"/>
          </w:tcPr>
          <w:p w14:paraId="43B77E21" w14:textId="4A2A9E9D" w:rsidR="00207F25" w:rsidRPr="00241C77" w:rsidRDefault="00ED75E7" w:rsidP="00207F25"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 xml:space="preserve"> </w:t>
            </w:r>
            <w:r>
              <w:t xml:space="preserve">15000 </w:t>
            </w:r>
            <w:r>
              <w:rPr>
                <w:rFonts w:hint="eastAsia"/>
              </w:rPr>
              <w:t>表示电网取电限制功率为</w:t>
            </w:r>
            <w:r>
              <w:rPr>
                <w:rFonts w:hint="eastAsia"/>
              </w:rPr>
              <w:t xml:space="preserve"> </w:t>
            </w:r>
            <w:r>
              <w:t>15000</w:t>
            </w:r>
            <w:r>
              <w:rPr>
                <w:rFonts w:hint="eastAsia"/>
              </w:rPr>
              <w:t>W</w:t>
            </w:r>
          </w:p>
        </w:tc>
      </w:tr>
      <w:tr w:rsidR="00207F25" w:rsidRPr="00AA699A" w14:paraId="5421438E" w14:textId="77777777" w:rsidTr="00764E6C">
        <w:tc>
          <w:tcPr>
            <w:tcW w:w="1129" w:type="dxa"/>
          </w:tcPr>
          <w:p w14:paraId="6CD9D5FE" w14:textId="6CF9D0AE" w:rsidR="00207F25" w:rsidRPr="00241C77" w:rsidRDefault="00207F25" w:rsidP="00207F25">
            <w:r>
              <w:rPr>
                <w:rFonts w:hint="eastAsia"/>
              </w:rPr>
              <w:t>0</w:t>
            </w:r>
            <w:r w:rsidR="005D6782">
              <w:t>x1</w:t>
            </w:r>
            <w:r w:rsidR="005D6782">
              <w:rPr>
                <w:rFonts w:hint="eastAsia"/>
              </w:rPr>
              <w:t>B</w:t>
            </w:r>
            <w:r>
              <w:t>08</w:t>
            </w:r>
          </w:p>
        </w:tc>
        <w:tc>
          <w:tcPr>
            <w:tcW w:w="3828" w:type="dxa"/>
            <w:vAlign w:val="center"/>
          </w:tcPr>
          <w:p w14:paraId="7BF36483" w14:textId="04E753C0" w:rsidR="00207F25" w:rsidRPr="00241C77" w:rsidRDefault="001522B0" w:rsidP="00207F25">
            <w:r>
              <w:rPr>
                <w:rFonts w:hint="eastAsia"/>
              </w:rPr>
              <w:t>EMS</w:t>
            </w:r>
            <w:r>
              <w:t xml:space="preserve"> mode</w:t>
            </w:r>
          </w:p>
        </w:tc>
        <w:tc>
          <w:tcPr>
            <w:tcW w:w="992" w:type="dxa"/>
          </w:tcPr>
          <w:p w14:paraId="4363DD84" w14:textId="03D63333" w:rsidR="00207F25" w:rsidRPr="00241C77" w:rsidRDefault="00207F25" w:rsidP="00207F25">
            <w:r w:rsidRPr="00226BE9">
              <w:t>U16</w:t>
            </w:r>
          </w:p>
        </w:tc>
        <w:tc>
          <w:tcPr>
            <w:tcW w:w="3401" w:type="dxa"/>
          </w:tcPr>
          <w:p w14:paraId="775D64A7" w14:textId="77777777" w:rsidR="00221CF1" w:rsidRDefault="00221CF1" w:rsidP="00221CF1">
            <w:r>
              <w:rPr>
                <w:rFonts w:hint="eastAsia"/>
              </w:rPr>
              <w:t>0x0000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自发自用</w:t>
            </w:r>
          </w:p>
          <w:p w14:paraId="54EB497C" w14:textId="77777777" w:rsidR="00221CF1" w:rsidRDefault="00221CF1" w:rsidP="00221CF1">
            <w:r>
              <w:rPr>
                <w:rFonts w:hint="eastAsia"/>
              </w:rPr>
              <w:t>0x0001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备电模式</w:t>
            </w:r>
          </w:p>
          <w:p w14:paraId="616F0CC3" w14:textId="77777777" w:rsidR="00221CF1" w:rsidRDefault="00221CF1" w:rsidP="00221CF1">
            <w:r>
              <w:rPr>
                <w:rFonts w:hint="eastAsia"/>
              </w:rPr>
              <w:t>0x0002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离网模式</w:t>
            </w:r>
          </w:p>
          <w:p w14:paraId="7C497232" w14:textId="77777777" w:rsidR="00221CF1" w:rsidRDefault="00221CF1" w:rsidP="00221CF1">
            <w:r>
              <w:rPr>
                <w:rFonts w:hint="eastAsia"/>
              </w:rPr>
              <w:t>0x0003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并网优先模式</w:t>
            </w:r>
          </w:p>
          <w:p w14:paraId="28AEF4CE" w14:textId="77777777" w:rsidR="00221CF1" w:rsidRDefault="00221CF1" w:rsidP="00221CF1">
            <w:r>
              <w:rPr>
                <w:rFonts w:hint="eastAsia"/>
              </w:rPr>
              <w:t>0x0004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用户模式</w:t>
            </w:r>
          </w:p>
          <w:p w14:paraId="5AF25A6D" w14:textId="77777777" w:rsidR="00221CF1" w:rsidRDefault="00221CF1" w:rsidP="00221CF1">
            <w:r>
              <w:rPr>
                <w:rFonts w:hint="eastAsia"/>
              </w:rPr>
              <w:lastRenderedPageBreak/>
              <w:t>0x0005</w:t>
            </w:r>
            <w:r>
              <w:rPr>
                <w:rFonts w:hint="eastAsia"/>
              </w:rPr>
              <w:tab/>
              <w:t>PN</w:t>
            </w:r>
            <w:r>
              <w:rPr>
                <w:rFonts w:hint="eastAsia"/>
              </w:rPr>
              <w:t>用户模式</w:t>
            </w:r>
          </w:p>
          <w:p w14:paraId="1E83EE67" w14:textId="7CA99177" w:rsidR="00221CF1" w:rsidRDefault="00D8574E" w:rsidP="00221CF1">
            <w:r>
              <w:rPr>
                <w:rFonts w:hint="eastAsia"/>
              </w:rPr>
              <w:t>0x010</w:t>
            </w:r>
            <w:r>
              <w:t>6</w:t>
            </w:r>
            <w:r w:rsidR="00221CF1">
              <w:rPr>
                <w:rFonts w:hint="eastAsia"/>
              </w:rPr>
              <w:tab/>
            </w:r>
            <w:r w:rsidR="00221CF1">
              <w:rPr>
                <w:rFonts w:hint="eastAsia"/>
              </w:rPr>
              <w:t>峰段自发自用</w:t>
            </w:r>
          </w:p>
          <w:p w14:paraId="465DA0FC" w14:textId="4116C585" w:rsidR="00221CF1" w:rsidRDefault="00221CF1" w:rsidP="00221CF1">
            <w:r>
              <w:rPr>
                <w:rFonts w:hint="eastAsia"/>
              </w:rPr>
              <w:t>0x0</w:t>
            </w:r>
            <w:r w:rsidR="00D8574E">
              <w:t>2</w:t>
            </w:r>
            <w:r>
              <w:rPr>
                <w:rFonts w:hint="eastAsia"/>
              </w:rPr>
              <w:t>0</w:t>
            </w:r>
            <w:r w:rsidR="00D8574E">
              <w:t>6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谷段备电模式</w:t>
            </w:r>
          </w:p>
          <w:p w14:paraId="2C0C1302" w14:textId="77777777" w:rsidR="00207F25" w:rsidRDefault="00221CF1">
            <w:pPr>
              <w:rPr>
                <w:ins w:id="407" w:author="Pylon" w:date="2026-07-21T16:02:00Z"/>
              </w:rPr>
            </w:pPr>
            <w:r>
              <w:rPr>
                <w:rFonts w:hint="eastAsia"/>
              </w:rPr>
              <w:t>0x0</w:t>
            </w:r>
            <w:r w:rsidR="00D8574E">
              <w:t>3</w:t>
            </w:r>
            <w:r>
              <w:rPr>
                <w:rFonts w:hint="eastAsia"/>
              </w:rPr>
              <w:t>0</w:t>
            </w:r>
            <w:r w:rsidR="00D8574E">
              <w:t>6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弃光强充模式</w:t>
            </w:r>
          </w:p>
          <w:p w14:paraId="7FD2D50C" w14:textId="77777777" w:rsidR="00BF2C50" w:rsidRDefault="00BF2C50">
            <w:pPr>
              <w:rPr>
                <w:ins w:id="408" w:author="Pylon" w:date="2026-07-21T16:02:00Z"/>
              </w:rPr>
            </w:pPr>
            <w:ins w:id="409" w:author="Pylon" w:date="2026-07-21T16:02:00Z">
              <w:r>
                <w:rPr>
                  <w:rFonts w:hint="eastAsia"/>
                </w:rPr>
                <w:t>0</w:t>
              </w:r>
              <w:r>
                <w:t xml:space="preserve">x0406 </w:t>
              </w:r>
              <w:r>
                <w:rPr>
                  <w:rFonts w:hint="eastAsia"/>
                </w:rPr>
                <w:t>强放模式</w:t>
              </w:r>
            </w:ins>
          </w:p>
          <w:p w14:paraId="488F084B" w14:textId="77777777" w:rsidR="00BF2C50" w:rsidRDefault="00BF2C50">
            <w:pPr>
              <w:rPr>
                <w:ins w:id="410" w:author="Pylon" w:date="2026-07-21T16:03:00Z"/>
              </w:rPr>
            </w:pPr>
            <w:ins w:id="411" w:author="Pylon" w:date="2026-07-21T16:02:00Z">
              <w:r>
                <w:rPr>
                  <w:rFonts w:hint="eastAsia"/>
                </w:rPr>
                <w:t>0x</w:t>
              </w:r>
              <w:r>
                <w:t xml:space="preserve">0506 </w:t>
              </w:r>
            </w:ins>
            <w:ins w:id="412" w:author="Pylon" w:date="2026-07-21T16:03:00Z">
              <w:r>
                <w:rPr>
                  <w:rFonts w:hint="eastAsia"/>
                </w:rPr>
                <w:t>纯粹备电模式</w:t>
              </w:r>
            </w:ins>
          </w:p>
          <w:p w14:paraId="5CAAD1EB" w14:textId="411B3CF0" w:rsidR="00BF2C50" w:rsidRDefault="00BF2C50">
            <w:pPr>
              <w:rPr>
                <w:ins w:id="413" w:author="Pylon" w:date="2026-07-30T14:09:00Z"/>
              </w:rPr>
            </w:pPr>
            <w:ins w:id="414" w:author="Pylon" w:date="2026-07-21T16:03:00Z">
              <w:r>
                <w:rPr>
                  <w:rFonts w:hint="eastAsia"/>
                </w:rPr>
                <w:t>0x</w:t>
              </w:r>
              <w:r>
                <w:t>0107 AI EMS</w:t>
              </w:r>
            </w:ins>
            <w:ins w:id="415" w:author="Pylon" w:date="2026-07-30T14:09:00Z">
              <w:r w:rsidR="00680F9B">
                <w:rPr>
                  <w:rFonts w:hint="eastAsia"/>
                </w:rPr>
                <w:t>执行</w:t>
              </w:r>
            </w:ins>
            <w:ins w:id="416" w:author="Pylon" w:date="2026-07-21T16:03:00Z">
              <w:r>
                <w:rPr>
                  <w:rFonts w:hint="eastAsia"/>
                </w:rPr>
                <w:t>模式</w:t>
              </w:r>
            </w:ins>
          </w:p>
          <w:p w14:paraId="6935E864" w14:textId="6870AC5B" w:rsidR="00680F9B" w:rsidRPr="00241C77" w:rsidRDefault="00680F9B">
            <w:pPr>
              <w:rPr>
                <w:rFonts w:hint="eastAsia"/>
              </w:rPr>
            </w:pPr>
            <w:ins w:id="417" w:author="Pylon" w:date="2026-07-30T14:09:00Z">
              <w:r>
                <w:rPr>
                  <w:rFonts w:hint="eastAsia"/>
                </w:rPr>
                <w:t>0</w:t>
              </w:r>
              <w:r>
                <w:t xml:space="preserve">x0207 AI </w:t>
              </w:r>
              <w:r>
                <w:rPr>
                  <w:rFonts w:hint="eastAsia"/>
                </w:rPr>
                <w:t>EMS</w:t>
              </w:r>
              <w:r>
                <w:t xml:space="preserve"> </w:t>
              </w:r>
              <w:r>
                <w:rPr>
                  <w:rFonts w:hint="eastAsia"/>
                </w:rPr>
                <w:t>自发自用模式</w:t>
              </w:r>
            </w:ins>
            <w:bookmarkStart w:id="418" w:name="_GoBack"/>
            <w:bookmarkEnd w:id="418"/>
          </w:p>
        </w:tc>
      </w:tr>
      <w:tr w:rsidR="008F2BE5" w:rsidRPr="00AA699A" w14:paraId="42EF2253" w14:textId="77777777" w:rsidTr="009A15B6">
        <w:tc>
          <w:tcPr>
            <w:tcW w:w="1129" w:type="dxa"/>
          </w:tcPr>
          <w:p w14:paraId="37F9CA38" w14:textId="4F794A2D" w:rsidR="008F2BE5" w:rsidRPr="00226BE9" w:rsidRDefault="00C3640B" w:rsidP="008F2BE5">
            <w:r>
              <w:rPr>
                <w:rFonts w:hint="eastAsia"/>
              </w:rPr>
              <w:lastRenderedPageBreak/>
              <w:t>0</w:t>
            </w:r>
            <w:r>
              <w:t>x1B09</w:t>
            </w:r>
          </w:p>
        </w:tc>
        <w:tc>
          <w:tcPr>
            <w:tcW w:w="3828" w:type="dxa"/>
            <w:vAlign w:val="center"/>
          </w:tcPr>
          <w:p w14:paraId="04CFAB33" w14:textId="0D0B24C8" w:rsidR="008F2BE5" w:rsidRDefault="00C3640B" w:rsidP="008F2BE5">
            <w:pPr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时区设置（</w:t>
            </w:r>
            <w:r w:rsidR="00DA6A4E">
              <w:rPr>
                <w:rFonts w:ascii="等线" w:eastAsia="等线" w:hAnsi="等线" w:cs="宋体" w:hint="eastAsia"/>
                <w:color w:val="000000"/>
              </w:rPr>
              <w:t>该数据后续采集棒下发</w:t>
            </w:r>
            <w:r>
              <w:rPr>
                <w:rFonts w:ascii="等线" w:eastAsia="等线" w:hAnsi="等线" w:cs="宋体" w:hint="eastAsia"/>
                <w:color w:val="000000"/>
              </w:rPr>
              <w:t>）</w:t>
            </w:r>
          </w:p>
        </w:tc>
        <w:tc>
          <w:tcPr>
            <w:tcW w:w="992" w:type="dxa"/>
          </w:tcPr>
          <w:p w14:paraId="2DE789BD" w14:textId="1E017CD5" w:rsidR="008F2BE5" w:rsidRPr="00241C77" w:rsidRDefault="00C3640B" w:rsidP="008F2BE5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271B6745" w14:textId="77777777" w:rsidR="00C3640B" w:rsidRPr="00830179" w:rsidRDefault="00C3640B" w:rsidP="00C3640B">
            <w:pPr>
              <w:rPr>
                <w:highlight w:val="yellow"/>
              </w:rPr>
            </w:pPr>
            <w:r w:rsidRPr="00830179">
              <w:rPr>
                <w:highlight w:val="yellow"/>
              </w:rPr>
              <w:t>1000</w:t>
            </w:r>
            <w:r w:rsidRPr="00830179">
              <w:rPr>
                <w:rFonts w:hint="eastAsia"/>
                <w:highlight w:val="yellow"/>
              </w:rPr>
              <w:t>代表</w:t>
            </w:r>
            <w:r w:rsidRPr="00830179">
              <w:rPr>
                <w:highlight w:val="yellow"/>
              </w:rPr>
              <w:t>”+10:00”,</w:t>
            </w:r>
          </w:p>
          <w:p w14:paraId="269BD2B5" w14:textId="6155984F" w:rsidR="008F2BE5" w:rsidRPr="00241C77" w:rsidRDefault="00C3640B" w:rsidP="00C3640B">
            <w:r w:rsidRPr="00830179">
              <w:rPr>
                <w:highlight w:val="yellow"/>
              </w:rPr>
              <w:t>-630</w:t>
            </w:r>
            <w:r w:rsidRPr="00830179">
              <w:rPr>
                <w:rFonts w:hint="eastAsia"/>
                <w:highlight w:val="yellow"/>
              </w:rPr>
              <w:t>代表</w:t>
            </w:r>
            <w:r w:rsidRPr="00830179">
              <w:rPr>
                <w:highlight w:val="yellow"/>
              </w:rPr>
              <w:t>”-06:30”</w:t>
            </w:r>
          </w:p>
        </w:tc>
      </w:tr>
      <w:tr w:rsidR="007D5854" w:rsidRPr="00AA699A" w14:paraId="17E5DCA2" w14:textId="77777777" w:rsidTr="009A15B6">
        <w:tc>
          <w:tcPr>
            <w:tcW w:w="1129" w:type="dxa"/>
          </w:tcPr>
          <w:p w14:paraId="56DA94F6" w14:textId="604A0D05" w:rsidR="007D5854" w:rsidRPr="003C061D" w:rsidRDefault="007D5854" w:rsidP="008F2BE5">
            <w:pPr>
              <w:rPr>
                <w:strike/>
                <w:highlight w:val="darkGray"/>
                <w:rPrChange w:id="419" w:author="Pylon" w:date="2026-07-27T13:55:00Z">
                  <w:rPr/>
                </w:rPrChange>
              </w:rPr>
            </w:pPr>
            <w:r w:rsidRPr="003C061D">
              <w:rPr>
                <w:strike/>
                <w:highlight w:val="darkGray"/>
                <w:rPrChange w:id="420" w:author="Pylon" w:date="2026-07-27T13:55:00Z">
                  <w:rPr/>
                </w:rPrChange>
              </w:rPr>
              <w:t>0x1B0A</w:t>
            </w:r>
          </w:p>
        </w:tc>
        <w:tc>
          <w:tcPr>
            <w:tcW w:w="3828" w:type="dxa"/>
            <w:vAlign w:val="center"/>
          </w:tcPr>
          <w:p w14:paraId="1A9175AA" w14:textId="23AE7743" w:rsidR="007D5854" w:rsidRPr="003C061D" w:rsidRDefault="007D5854" w:rsidP="008F2BE5">
            <w:pPr>
              <w:rPr>
                <w:rFonts w:ascii="等线" w:eastAsia="等线" w:hAnsi="等线" w:cs="宋体"/>
                <w:strike/>
                <w:color w:val="000000"/>
                <w:highlight w:val="darkGray"/>
                <w:rPrChange w:id="421" w:author="Pylon" w:date="2026-07-27T13:55:00Z">
                  <w:rPr>
                    <w:rFonts w:ascii="等线" w:eastAsia="等线" w:hAnsi="等线" w:cs="宋体"/>
                    <w:color w:val="000000"/>
                  </w:rPr>
                </w:rPrChange>
              </w:rPr>
            </w:pPr>
            <w:r w:rsidRPr="003C061D">
              <w:rPr>
                <w:rFonts w:ascii="等线" w:eastAsia="等线" w:hAnsi="等线" w:cs="宋体"/>
                <w:strike/>
                <w:color w:val="000000"/>
                <w:highlight w:val="darkGray"/>
                <w:rPrChange w:id="422" w:author="Pylon" w:date="2026-07-27T13:55:00Z">
                  <w:rPr>
                    <w:rFonts w:ascii="等线" w:eastAsia="等线" w:hAnsi="等线" w:cs="宋体"/>
                    <w:color w:val="000000"/>
                  </w:rPr>
                </w:rPrChange>
              </w:rPr>
              <w:t xml:space="preserve">TOU </w:t>
            </w:r>
            <w:r w:rsidRPr="003C061D">
              <w:rPr>
                <w:rFonts w:ascii="等线" w:eastAsia="等线" w:hAnsi="等线" w:cs="宋体" w:hint="eastAsia"/>
                <w:strike/>
                <w:color w:val="000000"/>
                <w:highlight w:val="darkGray"/>
                <w:rPrChange w:id="423" w:author="Pylon" w:date="2026-07-27T13:55:00Z">
                  <w:rPr>
                    <w:rFonts w:ascii="等线" w:eastAsia="等线" w:hAnsi="等线" w:cs="宋体" w:hint="eastAsia"/>
                    <w:color w:val="000000"/>
                  </w:rPr>
                </w:rPrChange>
              </w:rPr>
              <w:t>功能使能</w:t>
            </w:r>
          </w:p>
        </w:tc>
        <w:tc>
          <w:tcPr>
            <w:tcW w:w="992" w:type="dxa"/>
          </w:tcPr>
          <w:p w14:paraId="595BBB7F" w14:textId="77777777" w:rsidR="007D5854" w:rsidRPr="003C061D" w:rsidRDefault="007D5854" w:rsidP="008F2BE5">
            <w:pPr>
              <w:rPr>
                <w:strike/>
                <w:highlight w:val="darkGray"/>
                <w:rPrChange w:id="424" w:author="Pylon" w:date="2026-07-27T13:55:00Z">
                  <w:rPr/>
                </w:rPrChange>
              </w:rPr>
            </w:pPr>
          </w:p>
        </w:tc>
        <w:tc>
          <w:tcPr>
            <w:tcW w:w="3401" w:type="dxa"/>
          </w:tcPr>
          <w:p w14:paraId="2F34CE94" w14:textId="7B93C693" w:rsidR="007D5854" w:rsidRPr="003C061D" w:rsidRDefault="007D5854" w:rsidP="00C3640B">
            <w:pPr>
              <w:rPr>
                <w:strike/>
                <w:highlight w:val="darkGray"/>
                <w:rPrChange w:id="425" w:author="Pylon" w:date="2026-07-27T13:55:00Z">
                  <w:rPr>
                    <w:highlight w:val="yellow"/>
                  </w:rPr>
                </w:rPrChange>
              </w:rPr>
            </w:pPr>
            <w:r w:rsidRPr="003C061D">
              <w:rPr>
                <w:strike/>
                <w:highlight w:val="darkGray"/>
                <w:rPrChange w:id="426" w:author="Pylon" w:date="2026-07-27T13:55:00Z">
                  <w:rPr>
                    <w:highlight w:val="yellow"/>
                  </w:rPr>
                </w:rPrChange>
              </w:rPr>
              <w:t>1</w:t>
            </w:r>
            <w:r w:rsidRPr="003C061D">
              <w:rPr>
                <w:rFonts w:hint="eastAsia"/>
                <w:strike/>
                <w:highlight w:val="darkGray"/>
                <w:rPrChange w:id="427" w:author="Pylon" w:date="2026-07-27T13:55:00Z">
                  <w:rPr>
                    <w:rFonts w:hint="eastAsia"/>
                    <w:highlight w:val="yellow"/>
                  </w:rPr>
                </w:rPrChange>
              </w:rPr>
              <w:t>：</w:t>
            </w:r>
            <w:r w:rsidRPr="003C061D">
              <w:rPr>
                <w:strike/>
                <w:highlight w:val="darkGray"/>
                <w:rPrChange w:id="428" w:author="Pylon" w:date="2026-07-27T13:55:00Z">
                  <w:rPr>
                    <w:highlight w:val="yellow"/>
                  </w:rPr>
                </w:rPrChange>
              </w:rPr>
              <w:t>enable  0:disable</w:t>
            </w:r>
          </w:p>
        </w:tc>
      </w:tr>
      <w:tr w:rsidR="00C3640B" w:rsidRPr="00AA699A" w14:paraId="385F67E8" w14:textId="77777777" w:rsidTr="009A15B6">
        <w:tc>
          <w:tcPr>
            <w:tcW w:w="1129" w:type="dxa"/>
          </w:tcPr>
          <w:p w14:paraId="7B167778" w14:textId="64EB95B8" w:rsidR="00C3640B" w:rsidRPr="00226BE9" w:rsidRDefault="00C3640B" w:rsidP="00C3640B">
            <w:r>
              <w:t>0x1B</w:t>
            </w:r>
            <w:r w:rsidRPr="00226BE9">
              <w:t>0</w:t>
            </w:r>
            <w:del w:id="429" w:author="Pylon" w:date="2026-07-27T13:54:00Z">
              <w:r w:rsidR="007D5854" w:rsidDel="003C061D">
                <w:rPr>
                  <w:rFonts w:hint="eastAsia"/>
                </w:rPr>
                <w:delText>B</w:delText>
              </w:r>
            </w:del>
            <w:ins w:id="430" w:author="Pylon" w:date="2026-07-27T13:54:00Z">
              <w:r w:rsidR="003C061D">
                <w:rPr>
                  <w:rFonts w:hint="eastAsia"/>
                </w:rPr>
                <w:t>A</w:t>
              </w:r>
            </w:ins>
            <w:r w:rsidRPr="00226BE9">
              <w:t>~</w:t>
            </w:r>
          </w:p>
          <w:p w14:paraId="56363B2A" w14:textId="27F23141" w:rsidR="00C3640B" w:rsidRDefault="00C3640B" w:rsidP="00C3640B">
            <w:r>
              <w:t>0x1B</w:t>
            </w:r>
            <w:r w:rsidRPr="00241C77">
              <w:t>0F</w:t>
            </w:r>
          </w:p>
        </w:tc>
        <w:tc>
          <w:tcPr>
            <w:tcW w:w="3828" w:type="dxa"/>
            <w:vAlign w:val="center"/>
          </w:tcPr>
          <w:p w14:paraId="7988ABC5" w14:textId="11584B6E" w:rsidR="00C3640B" w:rsidRDefault="00C3640B" w:rsidP="00C3640B">
            <w:pPr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预留</w:t>
            </w:r>
          </w:p>
        </w:tc>
        <w:tc>
          <w:tcPr>
            <w:tcW w:w="992" w:type="dxa"/>
          </w:tcPr>
          <w:p w14:paraId="0B32ABE4" w14:textId="77777777" w:rsidR="00C3640B" w:rsidRPr="00241C77" w:rsidRDefault="00C3640B" w:rsidP="00C3640B"/>
        </w:tc>
        <w:tc>
          <w:tcPr>
            <w:tcW w:w="3401" w:type="dxa"/>
          </w:tcPr>
          <w:p w14:paraId="31F8FF1A" w14:textId="77777777" w:rsidR="00C3640B" w:rsidRPr="00241C77" w:rsidRDefault="00C3640B" w:rsidP="00C3640B"/>
        </w:tc>
      </w:tr>
      <w:tr w:rsidR="00C3640B" w:rsidRPr="0068414F" w14:paraId="13C43103" w14:textId="77777777" w:rsidTr="00765777">
        <w:tc>
          <w:tcPr>
            <w:tcW w:w="9350" w:type="dxa"/>
            <w:gridSpan w:val="4"/>
          </w:tcPr>
          <w:p w14:paraId="6D954D52" w14:textId="1EFC68B7" w:rsidR="00C3640B" w:rsidRPr="00764E6C" w:rsidRDefault="00C3640B" w:rsidP="00C3640B">
            <w:pPr>
              <w:rPr>
                <w:rFonts w:asciiTheme="minorEastAsia" w:hAnsiTheme="minorEastAsia"/>
                <w:b/>
                <w:color w:val="FF0000"/>
                <w:sz w:val="18"/>
                <w:szCs w:val="18"/>
              </w:rPr>
            </w:pPr>
            <w:r w:rsidRPr="00764E6C">
              <w:rPr>
                <w:rFonts w:asciiTheme="minorEastAsia" w:hAnsiTheme="minorEastAsia" w:hint="eastAsia"/>
                <w:b/>
                <w:color w:val="FF0000"/>
                <w:sz w:val="18"/>
                <w:szCs w:val="18"/>
              </w:rPr>
              <w:t>从下方地址开始，设置</w:t>
            </w:r>
            <w:r w:rsidRPr="00764E6C">
              <w:rPr>
                <w:rFonts w:asciiTheme="minorEastAsia" w:hAnsiTheme="minorEastAsia"/>
                <w:b/>
                <w:color w:val="FF0000"/>
                <w:sz w:val="18"/>
                <w:szCs w:val="18"/>
              </w:rPr>
              <w:t>24</w:t>
            </w:r>
            <w:r>
              <w:rPr>
                <w:rFonts w:asciiTheme="minorEastAsia" w:hAnsiTheme="minorEastAsia" w:hint="eastAsia"/>
                <w:b/>
                <w:color w:val="FF0000"/>
                <w:sz w:val="18"/>
                <w:szCs w:val="18"/>
              </w:rPr>
              <w:t>个功率控制</w:t>
            </w:r>
            <w:r w:rsidRPr="00764E6C">
              <w:rPr>
                <w:rFonts w:asciiTheme="minorEastAsia" w:hAnsiTheme="minorEastAsia" w:hint="eastAsia"/>
                <w:b/>
                <w:color w:val="FF0000"/>
                <w:sz w:val="18"/>
                <w:szCs w:val="18"/>
              </w:rPr>
              <w:t>卡片，每个卡片预留</w:t>
            </w:r>
            <w:r>
              <w:rPr>
                <w:rFonts w:asciiTheme="minorEastAsia" w:hAnsiTheme="minorEastAsia"/>
                <w:b/>
                <w:color w:val="FF0000"/>
                <w:sz w:val="18"/>
                <w:szCs w:val="18"/>
              </w:rPr>
              <w:t>32</w:t>
            </w:r>
            <w:r>
              <w:rPr>
                <w:rFonts w:asciiTheme="minorEastAsia" w:hAnsiTheme="minorEastAsia" w:hint="eastAsia"/>
                <w:b/>
                <w:color w:val="FF0000"/>
                <w:sz w:val="18"/>
                <w:szCs w:val="18"/>
              </w:rPr>
              <w:t>个寄存器</w:t>
            </w:r>
            <w:r w:rsidRPr="00764E6C">
              <w:rPr>
                <w:rFonts w:asciiTheme="minorEastAsia" w:hAnsiTheme="minorEastAsia" w:hint="eastAsia"/>
                <w:b/>
                <w:color w:val="FF0000"/>
                <w:sz w:val="18"/>
                <w:szCs w:val="18"/>
              </w:rPr>
              <w:t>，依次偏移</w:t>
            </w:r>
            <w:r>
              <w:rPr>
                <w:rFonts w:asciiTheme="minorEastAsia" w:hAnsiTheme="minorEastAsia" w:hint="eastAsia"/>
                <w:b/>
                <w:color w:val="FF0000"/>
                <w:sz w:val="18"/>
                <w:szCs w:val="18"/>
              </w:rPr>
              <w:t>，比如卡片2从0x</w:t>
            </w:r>
            <w:r>
              <w:rPr>
                <w:rFonts w:asciiTheme="minorEastAsia" w:hAnsiTheme="minorEastAsia"/>
                <w:b/>
                <w:color w:val="FF0000"/>
                <w:sz w:val="18"/>
                <w:szCs w:val="18"/>
              </w:rPr>
              <w:t>1B30~0x1B4F</w:t>
            </w:r>
          </w:p>
        </w:tc>
      </w:tr>
      <w:tr w:rsidR="00C3640B" w:rsidRPr="00AA699A" w14:paraId="0024ECE7" w14:textId="77777777" w:rsidTr="00764E6C">
        <w:tc>
          <w:tcPr>
            <w:tcW w:w="1129" w:type="dxa"/>
          </w:tcPr>
          <w:p w14:paraId="3BF39F42" w14:textId="43E5C02B" w:rsidR="00C3640B" w:rsidRPr="00226BE9" w:rsidRDefault="00C3640B" w:rsidP="00C3640B">
            <w:r>
              <w:rPr>
                <w:rFonts w:hint="eastAsia"/>
              </w:rPr>
              <w:t>0</w:t>
            </w:r>
            <w:r>
              <w:t>x1B10</w:t>
            </w:r>
          </w:p>
        </w:tc>
        <w:tc>
          <w:tcPr>
            <w:tcW w:w="3828" w:type="dxa"/>
            <w:vAlign w:val="center"/>
          </w:tcPr>
          <w:p w14:paraId="0C317102" w14:textId="5AD6267C" w:rsidR="00C3640B" w:rsidRDefault="00C3640B" w:rsidP="00C3640B">
            <w:pPr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功率控制卡片状态字</w:t>
            </w:r>
            <w:r>
              <w:rPr>
                <w:rFonts w:ascii="等线" w:eastAsia="等线" w:hAnsi="等线" w:cs="宋体"/>
                <w:color w:val="000000"/>
              </w:rPr>
              <w:t>-1</w:t>
            </w:r>
          </w:p>
        </w:tc>
        <w:tc>
          <w:tcPr>
            <w:tcW w:w="992" w:type="dxa"/>
            <w:vAlign w:val="center"/>
          </w:tcPr>
          <w:p w14:paraId="5FC91EE2" w14:textId="3799E3F6" w:rsidR="00C3640B" w:rsidRPr="00241C77" w:rsidRDefault="00C3640B" w:rsidP="00C3640B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4AC9104B" w14:textId="17E48B07" w:rsidR="00C3640B" w:rsidRDefault="00C3640B" w:rsidP="00C3640B">
            <w:r>
              <w:t>Bit15(</w:t>
            </w:r>
            <w:r>
              <w:rPr>
                <w:rFonts w:hint="eastAsia"/>
              </w:rPr>
              <w:t>使能</w:t>
            </w:r>
            <w:r>
              <w:t xml:space="preserve">):  </w:t>
            </w:r>
            <w:r>
              <w:rPr>
                <w:rFonts w:hint="eastAsia"/>
              </w:rPr>
              <w:t>1</w:t>
            </w:r>
            <w:r>
              <w:t>:enable 0:disable</w:t>
            </w:r>
          </w:p>
          <w:p w14:paraId="11F91612" w14:textId="77777777" w:rsidR="00C3640B" w:rsidRDefault="00C3640B" w:rsidP="00C3640B">
            <w:r>
              <w:t>Bit14~</w:t>
            </w:r>
            <w:r>
              <w:rPr>
                <w:rFonts w:hint="eastAsia"/>
              </w:rPr>
              <w:t>Bit</w:t>
            </w:r>
            <w:r>
              <w:t>13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执行</w:t>
            </w:r>
            <w:r>
              <w:t xml:space="preserve">): </w:t>
            </w:r>
          </w:p>
          <w:p w14:paraId="6B437C40" w14:textId="025D7F20" w:rsidR="00C3640B" w:rsidRPr="00764E6C" w:rsidRDefault="00C3640B" w:rsidP="00C3640B">
            <w:pPr>
              <w:rPr>
                <w:sz w:val="16"/>
                <w:szCs w:val="16"/>
              </w:rPr>
            </w:pPr>
            <w:r>
              <w:t xml:space="preserve"> </w:t>
            </w:r>
            <w:r w:rsidRPr="00764E6C">
              <w:rPr>
                <w:color w:val="FF0000"/>
                <w:sz w:val="16"/>
                <w:szCs w:val="16"/>
                <w:highlight w:val="yellow"/>
              </w:rPr>
              <w:t xml:space="preserve">00 </w:t>
            </w:r>
            <w:r w:rsidRPr="00764E6C">
              <w:rPr>
                <w:rFonts w:hint="eastAsia"/>
                <w:color w:val="FF0000"/>
                <w:sz w:val="16"/>
                <w:szCs w:val="16"/>
                <w:highlight w:val="yellow"/>
              </w:rPr>
              <w:t>未执行；</w:t>
            </w:r>
            <w:r w:rsidRPr="00764E6C">
              <w:rPr>
                <w:color w:val="FF0000"/>
                <w:sz w:val="16"/>
                <w:szCs w:val="16"/>
                <w:highlight w:val="yellow"/>
              </w:rPr>
              <w:t>01</w:t>
            </w:r>
            <w:r w:rsidRPr="00764E6C">
              <w:rPr>
                <w:rFonts w:hint="eastAsia"/>
                <w:color w:val="FF0000"/>
                <w:sz w:val="16"/>
                <w:szCs w:val="16"/>
                <w:highlight w:val="yellow"/>
              </w:rPr>
              <w:t>执行成功；</w:t>
            </w:r>
            <w:r w:rsidRPr="00764E6C">
              <w:rPr>
                <w:color w:val="FF0000"/>
                <w:sz w:val="16"/>
                <w:szCs w:val="16"/>
                <w:highlight w:val="yellow"/>
              </w:rPr>
              <w:t xml:space="preserve"> 10</w:t>
            </w:r>
            <w:r w:rsidRPr="00764E6C">
              <w:rPr>
                <w:rFonts w:hint="eastAsia"/>
                <w:color w:val="FF0000"/>
                <w:sz w:val="16"/>
                <w:szCs w:val="16"/>
                <w:highlight w:val="yellow"/>
              </w:rPr>
              <w:t>执行失败；</w:t>
            </w:r>
          </w:p>
          <w:p w14:paraId="05D5AF5E" w14:textId="55FDCB68" w:rsidR="00C3640B" w:rsidRDefault="00C3640B" w:rsidP="00C3640B">
            <w:r>
              <w:t>Bit12~bit8:</w:t>
            </w:r>
            <w:r>
              <w:rPr>
                <w:rFonts w:hint="eastAsia"/>
              </w:rPr>
              <w:t>预留</w:t>
            </w:r>
          </w:p>
          <w:p w14:paraId="2DABACAC" w14:textId="22954491" w:rsidR="00C3640B" w:rsidRDefault="00C3640B" w:rsidP="00C3640B">
            <w:r>
              <w:rPr>
                <w:rFonts w:hint="eastAsia"/>
              </w:rPr>
              <w:t>Bit</w:t>
            </w:r>
            <w:r>
              <w:t>7~Bit0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错误</w:t>
            </w:r>
            <w:r>
              <w:t xml:space="preserve">): 0x00 </w:t>
            </w:r>
            <w:r>
              <w:rPr>
                <w:rFonts w:hint="eastAsia"/>
              </w:rPr>
              <w:t>success</w:t>
            </w:r>
            <w:r>
              <w:t xml:space="preserve"> code</w:t>
            </w:r>
          </w:p>
          <w:p w14:paraId="41B2B70B" w14:textId="7C90D3AF" w:rsidR="00C3640B" w:rsidRPr="00241C77" w:rsidRDefault="00C3640B" w:rsidP="00C3640B">
            <w:r>
              <w:rPr>
                <w:rFonts w:hint="eastAsia"/>
              </w:rPr>
              <w:t xml:space="preserve"> </w:t>
            </w:r>
            <w:r>
              <w:t xml:space="preserve">                             0x01 setup failed</w:t>
            </w:r>
          </w:p>
        </w:tc>
      </w:tr>
      <w:tr w:rsidR="00C3640B" w:rsidRPr="00AA699A" w14:paraId="7538A56C" w14:textId="77777777" w:rsidTr="00765777">
        <w:tc>
          <w:tcPr>
            <w:tcW w:w="1129" w:type="dxa"/>
          </w:tcPr>
          <w:p w14:paraId="007C94E3" w14:textId="362860FD" w:rsidR="00C3640B" w:rsidRPr="00226BE9" w:rsidRDefault="00C3640B" w:rsidP="00C3640B">
            <w:r>
              <w:t>0x1B</w:t>
            </w:r>
            <w:r w:rsidRPr="00226BE9">
              <w:t>1</w:t>
            </w:r>
            <w:r>
              <w:t>1</w:t>
            </w:r>
            <w:r w:rsidRPr="00226BE9">
              <w:t>~</w:t>
            </w:r>
          </w:p>
          <w:p w14:paraId="46519096" w14:textId="44E076FD" w:rsidR="00C3640B" w:rsidRPr="00226BE9" w:rsidRDefault="00C3640B" w:rsidP="00C3640B">
            <w:r>
              <w:t>0x1B</w:t>
            </w:r>
            <w:r w:rsidRPr="00241C77">
              <w:t>1</w:t>
            </w:r>
            <w:r>
              <w:t>2</w:t>
            </w:r>
          </w:p>
        </w:tc>
        <w:tc>
          <w:tcPr>
            <w:tcW w:w="3828" w:type="dxa"/>
            <w:vAlign w:val="center"/>
          </w:tcPr>
          <w:p w14:paraId="4224A8D4" w14:textId="318A1CAC" w:rsidR="00C3640B" w:rsidRPr="00226BE9" w:rsidRDefault="00C3640B" w:rsidP="00C3640B">
            <w:pPr>
              <w:rPr>
                <w:rFonts w:ascii="等线" w:eastAsia="等线" w:hAnsi="等线" w:cs="宋体"/>
                <w:color w:val="000000"/>
              </w:rPr>
            </w:pPr>
            <w:r w:rsidRPr="00226BE9">
              <w:rPr>
                <w:rFonts w:ascii="等线" w:eastAsia="等线" w:hAnsi="等线" w:cs="宋体" w:hint="eastAsia"/>
                <w:color w:val="000000"/>
              </w:rPr>
              <w:t>开始时间设置值</w:t>
            </w:r>
            <w:r>
              <w:rPr>
                <w:rFonts w:ascii="等线" w:eastAsia="等线" w:hAnsi="等线" w:cs="宋体" w:hint="eastAsia"/>
                <w:color w:val="000000"/>
              </w:rPr>
              <w:t>-timestamp</w:t>
            </w:r>
            <w:r>
              <w:rPr>
                <w:rFonts w:ascii="等线" w:eastAsia="等线" w:hAnsi="等线" w:cs="宋体"/>
                <w:color w:val="000000"/>
              </w:rPr>
              <w:t>1</w:t>
            </w:r>
          </w:p>
        </w:tc>
        <w:tc>
          <w:tcPr>
            <w:tcW w:w="992" w:type="dxa"/>
            <w:vAlign w:val="center"/>
          </w:tcPr>
          <w:p w14:paraId="136D9ACB" w14:textId="1A7ACC40" w:rsidR="00C3640B" w:rsidRDefault="00C3640B" w:rsidP="00C3640B">
            <w:r>
              <w:rPr>
                <w:rFonts w:hint="eastAsia"/>
              </w:rPr>
              <w:t>U32</w:t>
            </w:r>
          </w:p>
        </w:tc>
        <w:tc>
          <w:tcPr>
            <w:tcW w:w="3401" w:type="dxa"/>
          </w:tcPr>
          <w:p w14:paraId="6ED8260D" w14:textId="73FA7DF3" w:rsidR="00C3640B" w:rsidRDefault="00C3640B" w:rsidP="00C3640B">
            <w:r>
              <w:rPr>
                <w:rFonts w:hint="eastAsia"/>
              </w:rPr>
              <w:t>时间戳</w:t>
            </w:r>
          </w:p>
        </w:tc>
      </w:tr>
      <w:tr w:rsidR="00C3640B" w:rsidRPr="00AA699A" w14:paraId="20D5D084" w14:textId="77777777" w:rsidTr="00764E6C">
        <w:tc>
          <w:tcPr>
            <w:tcW w:w="1129" w:type="dxa"/>
          </w:tcPr>
          <w:p w14:paraId="4233B216" w14:textId="45A751AA" w:rsidR="00C3640B" w:rsidRPr="00226BE9" w:rsidRDefault="00C3640B" w:rsidP="00C3640B">
            <w:r>
              <w:t>0x1B</w:t>
            </w:r>
            <w:r w:rsidRPr="00226BE9">
              <w:t>1</w:t>
            </w:r>
            <w:r>
              <w:t>3</w:t>
            </w:r>
            <w:r w:rsidRPr="00226BE9">
              <w:t>~</w:t>
            </w:r>
          </w:p>
          <w:p w14:paraId="3952E056" w14:textId="001FD1AE" w:rsidR="00C3640B" w:rsidRPr="00226BE9" w:rsidRDefault="00C3640B" w:rsidP="00C3640B">
            <w:r>
              <w:t>0x1B</w:t>
            </w:r>
            <w:r w:rsidRPr="00241C77">
              <w:t>1</w:t>
            </w:r>
            <w:r>
              <w:t>4</w:t>
            </w:r>
          </w:p>
        </w:tc>
        <w:tc>
          <w:tcPr>
            <w:tcW w:w="3828" w:type="dxa"/>
            <w:vAlign w:val="center"/>
          </w:tcPr>
          <w:p w14:paraId="3B750F98" w14:textId="2366664E" w:rsidR="00C3640B" w:rsidRDefault="00C3640B" w:rsidP="00C3640B">
            <w:pPr>
              <w:rPr>
                <w:rFonts w:ascii="等线" w:eastAsia="等线" w:hAnsi="等线" w:cs="宋体"/>
                <w:color w:val="000000"/>
              </w:rPr>
            </w:pPr>
            <w:r w:rsidRPr="00226BE9">
              <w:rPr>
                <w:rFonts w:ascii="等线" w:eastAsia="等线" w:hAnsi="等线" w:cs="宋体" w:hint="eastAsia"/>
                <w:color w:val="000000"/>
              </w:rPr>
              <w:t>结束时间设置值</w:t>
            </w:r>
            <w:r>
              <w:rPr>
                <w:rFonts w:ascii="等线" w:eastAsia="等线" w:hAnsi="等线" w:cs="宋体" w:hint="eastAsia"/>
                <w:color w:val="000000"/>
              </w:rPr>
              <w:t>-timestamp</w:t>
            </w:r>
            <w:r>
              <w:rPr>
                <w:rFonts w:ascii="等线" w:eastAsia="等线" w:hAnsi="等线" w:cs="宋体"/>
                <w:color w:val="000000"/>
              </w:rPr>
              <w:t>1</w:t>
            </w:r>
          </w:p>
        </w:tc>
        <w:tc>
          <w:tcPr>
            <w:tcW w:w="992" w:type="dxa"/>
            <w:vAlign w:val="center"/>
          </w:tcPr>
          <w:p w14:paraId="14E41795" w14:textId="75AD521A" w:rsidR="00C3640B" w:rsidRPr="00241C77" w:rsidRDefault="00C3640B" w:rsidP="00C3640B">
            <w:r>
              <w:rPr>
                <w:rFonts w:hint="eastAsia"/>
              </w:rPr>
              <w:t>U32</w:t>
            </w:r>
          </w:p>
        </w:tc>
        <w:tc>
          <w:tcPr>
            <w:tcW w:w="3401" w:type="dxa"/>
          </w:tcPr>
          <w:p w14:paraId="0D696F0C" w14:textId="1B1696A6" w:rsidR="00C3640B" w:rsidRPr="00241C77" w:rsidRDefault="00C3640B" w:rsidP="00C3640B">
            <w:r>
              <w:rPr>
                <w:rFonts w:hint="eastAsia"/>
              </w:rPr>
              <w:t>时间戳</w:t>
            </w:r>
          </w:p>
        </w:tc>
      </w:tr>
      <w:tr w:rsidR="00C3640B" w:rsidRPr="00AA699A" w14:paraId="77CEA348" w14:textId="77777777" w:rsidTr="009A15B6">
        <w:tc>
          <w:tcPr>
            <w:tcW w:w="1129" w:type="dxa"/>
          </w:tcPr>
          <w:p w14:paraId="5EB1F253" w14:textId="5F3D2E2F" w:rsidR="00C3640B" w:rsidRPr="00226BE9" w:rsidRDefault="00C3640B" w:rsidP="00C3640B">
            <w:r>
              <w:t>0x1B</w:t>
            </w:r>
            <w:r w:rsidRPr="00241C77">
              <w:t>1</w:t>
            </w:r>
            <w:r>
              <w:t>5</w:t>
            </w:r>
          </w:p>
        </w:tc>
        <w:tc>
          <w:tcPr>
            <w:tcW w:w="3828" w:type="dxa"/>
            <w:vAlign w:val="center"/>
          </w:tcPr>
          <w:p w14:paraId="6BAA472C" w14:textId="381913DE" w:rsidR="00C3640B" w:rsidRDefault="00C3640B" w:rsidP="00C3640B">
            <w:pPr>
              <w:rPr>
                <w:rFonts w:ascii="等线" w:eastAsia="等线" w:hAnsi="等线" w:cs="宋体"/>
                <w:color w:val="000000"/>
              </w:rPr>
            </w:pPr>
            <w:r w:rsidRPr="00226BE9">
              <w:rPr>
                <w:rFonts w:ascii="等线" w:eastAsia="等线" w:hAnsi="等线" w:cs="宋体" w:hint="eastAsia"/>
                <w:color w:val="000000"/>
              </w:rPr>
              <w:t>有功功率上升坡度设置值</w:t>
            </w:r>
            <w:r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  <w:tc>
          <w:tcPr>
            <w:tcW w:w="992" w:type="dxa"/>
          </w:tcPr>
          <w:p w14:paraId="7E7947D6" w14:textId="267BAAD6" w:rsidR="00C3640B" w:rsidRPr="00241C77" w:rsidRDefault="00C3640B" w:rsidP="00C3640B">
            <w:r w:rsidRPr="00226BE9">
              <w:t>U16</w:t>
            </w:r>
          </w:p>
        </w:tc>
        <w:tc>
          <w:tcPr>
            <w:tcW w:w="3401" w:type="dxa"/>
          </w:tcPr>
          <w:p w14:paraId="0DC5C977" w14:textId="3F704725" w:rsidR="00C3640B" w:rsidRPr="00241C77" w:rsidRDefault="00C3640B" w:rsidP="00C3640B">
            <w:r w:rsidRPr="00241C77">
              <w:t>0.1%Pn/min</w:t>
            </w:r>
            <w:r>
              <w:rPr>
                <w:rFonts w:hint="eastAsia"/>
              </w:rPr>
              <w:t>,</w:t>
            </w:r>
            <w:r>
              <w:t>0~1000</w:t>
            </w:r>
          </w:p>
        </w:tc>
      </w:tr>
      <w:tr w:rsidR="00C3640B" w:rsidRPr="00AA699A" w14:paraId="2B61A652" w14:textId="77777777" w:rsidTr="009A15B6">
        <w:tc>
          <w:tcPr>
            <w:tcW w:w="1129" w:type="dxa"/>
          </w:tcPr>
          <w:p w14:paraId="04A088D4" w14:textId="791A27DB" w:rsidR="00C3640B" w:rsidRPr="00226BE9" w:rsidRDefault="00C3640B" w:rsidP="00C3640B">
            <w:r>
              <w:t>0x1B</w:t>
            </w:r>
            <w:r w:rsidRPr="00241C77">
              <w:t>1</w:t>
            </w:r>
            <w:r>
              <w:t>6</w:t>
            </w:r>
          </w:p>
        </w:tc>
        <w:tc>
          <w:tcPr>
            <w:tcW w:w="3828" w:type="dxa"/>
            <w:vAlign w:val="center"/>
          </w:tcPr>
          <w:p w14:paraId="1DADD1CF" w14:textId="58E884D8" w:rsidR="00C3640B" w:rsidRDefault="00C3640B" w:rsidP="00C3640B">
            <w:pPr>
              <w:rPr>
                <w:rFonts w:ascii="等线" w:eastAsia="等线" w:hAnsi="等线" w:cs="宋体"/>
                <w:color w:val="000000"/>
              </w:rPr>
            </w:pPr>
            <w:r w:rsidRPr="00226BE9">
              <w:rPr>
                <w:rFonts w:ascii="等线" w:eastAsia="等线" w:hAnsi="等线" w:cs="宋体" w:hint="eastAsia"/>
                <w:color w:val="000000"/>
              </w:rPr>
              <w:t>有功功率下降坡度设置值</w:t>
            </w:r>
            <w:r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  <w:tc>
          <w:tcPr>
            <w:tcW w:w="992" w:type="dxa"/>
          </w:tcPr>
          <w:p w14:paraId="3056ACCB" w14:textId="0BDBE8BB" w:rsidR="00C3640B" w:rsidRPr="00241C77" w:rsidRDefault="00C3640B" w:rsidP="00C3640B">
            <w:r w:rsidRPr="00226BE9">
              <w:t>U16</w:t>
            </w:r>
          </w:p>
        </w:tc>
        <w:tc>
          <w:tcPr>
            <w:tcW w:w="3401" w:type="dxa"/>
          </w:tcPr>
          <w:p w14:paraId="082FC33D" w14:textId="2A7A2434" w:rsidR="00C3640B" w:rsidRPr="00241C77" w:rsidRDefault="00C3640B" w:rsidP="00C3640B">
            <w:r w:rsidRPr="00241C77">
              <w:t>0.1%Pn/min</w:t>
            </w:r>
            <w:r>
              <w:t>, 0~1000</w:t>
            </w:r>
          </w:p>
        </w:tc>
      </w:tr>
      <w:tr w:rsidR="00C3640B" w:rsidRPr="00AA699A" w14:paraId="02925A46" w14:textId="77777777" w:rsidTr="00764E6C">
        <w:tc>
          <w:tcPr>
            <w:tcW w:w="1129" w:type="dxa"/>
          </w:tcPr>
          <w:p w14:paraId="2863E05D" w14:textId="1583F4DE" w:rsidR="00C3640B" w:rsidRPr="00241C77" w:rsidRDefault="00C3640B" w:rsidP="00C3640B">
            <w:r w:rsidRPr="00764E6C">
              <w:t>0x</w:t>
            </w:r>
            <w:r>
              <w:t>1B</w:t>
            </w:r>
            <w:r w:rsidRPr="00241C77">
              <w:t>1</w:t>
            </w:r>
            <w:r>
              <w:t>7</w:t>
            </w:r>
          </w:p>
        </w:tc>
        <w:tc>
          <w:tcPr>
            <w:tcW w:w="3828" w:type="dxa"/>
            <w:vAlign w:val="center"/>
          </w:tcPr>
          <w:p w14:paraId="1AA31D43" w14:textId="558C0061" w:rsidR="00C3640B" w:rsidRPr="00241C77" w:rsidRDefault="00C3640B" w:rsidP="00C3640B">
            <w:r>
              <w:rPr>
                <w:rFonts w:ascii="等线" w:eastAsia="等线" w:hAnsi="等线" w:cs="宋体" w:hint="eastAsia"/>
                <w:color w:val="000000"/>
              </w:rPr>
              <w:t>A</w:t>
            </w:r>
            <w:r>
              <w:rPr>
                <w:rFonts w:ascii="等线" w:eastAsia="等线" w:hAnsi="等线" w:cs="宋体"/>
                <w:color w:val="000000"/>
              </w:rPr>
              <w:t>C</w:t>
            </w:r>
            <w:r>
              <w:rPr>
                <w:rFonts w:ascii="等线" w:eastAsia="等线" w:hAnsi="等线" w:cs="宋体" w:hint="eastAsia"/>
                <w:color w:val="000000"/>
              </w:rPr>
              <w:t>侧放</w:t>
            </w:r>
            <w:r w:rsidRPr="00226BE9">
              <w:rPr>
                <w:rFonts w:ascii="等线" w:eastAsia="等线" w:hAnsi="等线" w:cs="宋体" w:hint="eastAsia"/>
                <w:color w:val="000000"/>
              </w:rPr>
              <w:t>电</w:t>
            </w:r>
            <w:r w:rsidRPr="00764E6C">
              <w:rPr>
                <w:rFonts w:ascii="等线" w:eastAsia="等线" w:hAnsi="等线" w:cs="宋体" w:hint="eastAsia"/>
                <w:color w:val="000000"/>
              </w:rPr>
              <w:t>功率限制设置值</w:t>
            </w:r>
            <w:r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  <w:tc>
          <w:tcPr>
            <w:tcW w:w="992" w:type="dxa"/>
            <w:vAlign w:val="center"/>
          </w:tcPr>
          <w:p w14:paraId="7EA66622" w14:textId="5FEE4DC5" w:rsidR="00C3640B" w:rsidRPr="00241C77" w:rsidRDefault="00C3640B" w:rsidP="00C3640B">
            <w:r w:rsidRPr="00764E6C">
              <w:rPr>
                <w:rFonts w:ascii="等线" w:eastAsia="等线" w:hAnsi="等线" w:cs="宋体"/>
                <w:color w:val="000000"/>
              </w:rPr>
              <w:t>U16</w:t>
            </w:r>
          </w:p>
        </w:tc>
        <w:tc>
          <w:tcPr>
            <w:tcW w:w="3401" w:type="dxa"/>
          </w:tcPr>
          <w:p w14:paraId="50A91B8A" w14:textId="542A7374" w:rsidR="00C3640B" w:rsidRPr="00241C77" w:rsidRDefault="00C3640B" w:rsidP="00C3640B">
            <w:r w:rsidRPr="00241C77">
              <w:t>%Pn</w:t>
            </w:r>
            <w:r w:rsidRPr="00241C77">
              <w:rPr>
                <w:rFonts w:hint="eastAsia"/>
              </w:rPr>
              <w:t>，</w:t>
            </w:r>
            <w:r w:rsidRPr="00241C77">
              <w:t>0~100</w:t>
            </w:r>
          </w:p>
        </w:tc>
      </w:tr>
      <w:tr w:rsidR="00C3640B" w:rsidRPr="00AA699A" w14:paraId="17567CA4" w14:textId="77777777" w:rsidTr="00764E6C">
        <w:tc>
          <w:tcPr>
            <w:tcW w:w="1129" w:type="dxa"/>
          </w:tcPr>
          <w:p w14:paraId="28385C08" w14:textId="4D6F3D2E" w:rsidR="00C3640B" w:rsidRPr="00241C77" w:rsidRDefault="00C3640B" w:rsidP="00C3640B">
            <w:r w:rsidRPr="00764E6C">
              <w:t>0x</w:t>
            </w:r>
            <w:r>
              <w:t>1B</w:t>
            </w:r>
            <w:r w:rsidRPr="00241C77">
              <w:t>1</w:t>
            </w:r>
            <w:r>
              <w:t>8</w:t>
            </w:r>
          </w:p>
        </w:tc>
        <w:tc>
          <w:tcPr>
            <w:tcW w:w="3828" w:type="dxa"/>
            <w:vAlign w:val="center"/>
          </w:tcPr>
          <w:p w14:paraId="152F6604" w14:textId="05CD44AE" w:rsidR="00C3640B" w:rsidRPr="00241C77" w:rsidRDefault="00C3640B" w:rsidP="00C3640B">
            <w:r>
              <w:rPr>
                <w:rFonts w:ascii="等线" w:eastAsia="等线" w:hAnsi="等线" w:cs="宋体" w:hint="eastAsia"/>
                <w:color w:val="000000"/>
              </w:rPr>
              <w:t>A</w:t>
            </w:r>
            <w:r>
              <w:rPr>
                <w:rFonts w:ascii="等线" w:eastAsia="等线" w:hAnsi="等线" w:cs="宋体"/>
                <w:color w:val="000000"/>
              </w:rPr>
              <w:t>C</w:t>
            </w:r>
            <w:r>
              <w:rPr>
                <w:rFonts w:ascii="等线" w:eastAsia="等线" w:hAnsi="等线" w:cs="宋体" w:hint="eastAsia"/>
                <w:color w:val="000000"/>
              </w:rPr>
              <w:t>侧取</w:t>
            </w:r>
            <w:r w:rsidRPr="00226BE9">
              <w:rPr>
                <w:rFonts w:ascii="等线" w:eastAsia="等线" w:hAnsi="等线" w:cs="宋体" w:hint="eastAsia"/>
                <w:color w:val="000000"/>
              </w:rPr>
              <w:t>电</w:t>
            </w:r>
            <w:r w:rsidRPr="00764E6C">
              <w:rPr>
                <w:rFonts w:ascii="等线" w:eastAsia="等线" w:hAnsi="等线" w:cs="宋体" w:hint="eastAsia"/>
                <w:color w:val="000000"/>
              </w:rPr>
              <w:t>功率限制设置值</w:t>
            </w:r>
            <w:r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  <w:tc>
          <w:tcPr>
            <w:tcW w:w="992" w:type="dxa"/>
            <w:vAlign w:val="center"/>
          </w:tcPr>
          <w:p w14:paraId="56696964" w14:textId="74674EFA" w:rsidR="00C3640B" w:rsidRPr="00241C77" w:rsidRDefault="00C3640B" w:rsidP="00C3640B">
            <w:r w:rsidRPr="00764E6C">
              <w:rPr>
                <w:rFonts w:ascii="等线" w:eastAsia="等线" w:hAnsi="等线" w:cs="宋体"/>
                <w:color w:val="000000"/>
              </w:rPr>
              <w:t>U16</w:t>
            </w:r>
          </w:p>
        </w:tc>
        <w:tc>
          <w:tcPr>
            <w:tcW w:w="3401" w:type="dxa"/>
          </w:tcPr>
          <w:p w14:paraId="24FCF52D" w14:textId="3A4DC78E" w:rsidR="00C3640B" w:rsidRPr="00241C77" w:rsidRDefault="00C3640B" w:rsidP="00C3640B">
            <w:r w:rsidRPr="00241C77">
              <w:t>%Pn</w:t>
            </w:r>
            <w:r w:rsidRPr="00241C77">
              <w:rPr>
                <w:rFonts w:hint="eastAsia"/>
              </w:rPr>
              <w:t>，</w:t>
            </w:r>
            <w:r w:rsidRPr="00241C77">
              <w:t>0~100</w:t>
            </w:r>
          </w:p>
        </w:tc>
      </w:tr>
      <w:tr w:rsidR="00C3640B" w:rsidRPr="00AA699A" w14:paraId="47BC9EDF" w14:textId="77777777" w:rsidTr="00764E6C">
        <w:tc>
          <w:tcPr>
            <w:tcW w:w="1129" w:type="dxa"/>
          </w:tcPr>
          <w:p w14:paraId="54ED5A71" w14:textId="57CA137F" w:rsidR="00C3640B" w:rsidRPr="00764E6C" w:rsidRDefault="00C3640B" w:rsidP="00C3640B">
            <w:r>
              <w:t>0x1B</w:t>
            </w:r>
            <w:r w:rsidRPr="00764E6C">
              <w:t>1</w:t>
            </w:r>
            <w:r>
              <w:t>9</w:t>
            </w:r>
            <w:r w:rsidRPr="00764E6C">
              <w:t>~</w:t>
            </w:r>
          </w:p>
          <w:p w14:paraId="70049883" w14:textId="4F1FDE37" w:rsidR="00C3640B" w:rsidRPr="00241C77" w:rsidRDefault="00C3640B" w:rsidP="00C3640B">
            <w:r w:rsidRPr="00764E6C">
              <w:t>0x</w:t>
            </w:r>
            <w:r>
              <w:t>1B</w:t>
            </w:r>
            <w:r w:rsidRPr="00241C77">
              <w:t>1</w:t>
            </w:r>
            <w:r>
              <w:t>A</w:t>
            </w:r>
          </w:p>
        </w:tc>
        <w:tc>
          <w:tcPr>
            <w:tcW w:w="3828" w:type="dxa"/>
            <w:vAlign w:val="center"/>
          </w:tcPr>
          <w:p w14:paraId="7B5BD06C" w14:textId="202B195F" w:rsidR="00C3640B" w:rsidRPr="00241C77" w:rsidRDefault="00C3640B" w:rsidP="00C3640B">
            <w:r w:rsidRPr="00764E6C">
              <w:rPr>
                <w:rFonts w:ascii="等线" w:eastAsia="等线" w:hAnsi="等线" w:cs="宋体" w:hint="eastAsia"/>
                <w:color w:val="000000"/>
              </w:rPr>
              <w:t>馈网功率限制设置值</w:t>
            </w:r>
            <w:r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  <w:tc>
          <w:tcPr>
            <w:tcW w:w="992" w:type="dxa"/>
            <w:vAlign w:val="center"/>
          </w:tcPr>
          <w:p w14:paraId="0C57C2BD" w14:textId="2BBAAEFA" w:rsidR="00C3640B" w:rsidRPr="00241C77" w:rsidRDefault="00C3640B" w:rsidP="00C3640B">
            <w:r>
              <w:rPr>
                <w:rFonts w:ascii="等线" w:eastAsia="等线" w:hAnsi="等线" w:cs="宋体"/>
                <w:color w:val="000000"/>
              </w:rPr>
              <w:t>U</w:t>
            </w:r>
            <w:r w:rsidRPr="00764E6C">
              <w:rPr>
                <w:rFonts w:ascii="等线" w:eastAsia="等线" w:hAnsi="等线" w:cs="宋体"/>
                <w:color w:val="000000"/>
              </w:rPr>
              <w:t>32</w:t>
            </w:r>
          </w:p>
        </w:tc>
        <w:tc>
          <w:tcPr>
            <w:tcW w:w="3401" w:type="dxa"/>
          </w:tcPr>
          <w:p w14:paraId="1DD677BF" w14:textId="54D43881" w:rsidR="00C3640B" w:rsidRPr="00241C77" w:rsidRDefault="00C3640B" w:rsidP="00C3640B">
            <w:r>
              <w:rPr>
                <w:rFonts w:hint="eastAsia"/>
              </w:rPr>
              <w:t>0</w:t>
            </w:r>
            <w:r>
              <w:t>~65535</w:t>
            </w:r>
          </w:p>
        </w:tc>
      </w:tr>
      <w:tr w:rsidR="00C3640B" w:rsidRPr="00AA699A" w14:paraId="132F70B3" w14:textId="77777777" w:rsidTr="00764E6C">
        <w:tc>
          <w:tcPr>
            <w:tcW w:w="1129" w:type="dxa"/>
          </w:tcPr>
          <w:p w14:paraId="421FC621" w14:textId="483FD8C4" w:rsidR="00C3640B" w:rsidRPr="00764E6C" w:rsidRDefault="00C3640B" w:rsidP="00C3640B">
            <w:r>
              <w:t>0x1B</w:t>
            </w:r>
            <w:r w:rsidRPr="00764E6C">
              <w:t>1</w:t>
            </w:r>
            <w:r>
              <w:t>B</w:t>
            </w:r>
            <w:r w:rsidRPr="00764E6C">
              <w:t>~</w:t>
            </w:r>
          </w:p>
          <w:p w14:paraId="4ECB659C" w14:textId="6819F182" w:rsidR="00C3640B" w:rsidRPr="00241C77" w:rsidRDefault="00C3640B" w:rsidP="00C3640B">
            <w:r w:rsidRPr="00764E6C">
              <w:t>0x</w:t>
            </w:r>
            <w:r>
              <w:t>1B</w:t>
            </w:r>
            <w:r w:rsidRPr="00241C77">
              <w:t>1</w:t>
            </w:r>
            <w:r>
              <w:t>C</w:t>
            </w:r>
          </w:p>
        </w:tc>
        <w:tc>
          <w:tcPr>
            <w:tcW w:w="3828" w:type="dxa"/>
            <w:vAlign w:val="center"/>
          </w:tcPr>
          <w:p w14:paraId="6C05F2C7" w14:textId="234E3F0A" w:rsidR="00C3640B" w:rsidRPr="00241C77" w:rsidRDefault="00C3640B" w:rsidP="00C3640B">
            <w:r w:rsidRPr="00764E6C">
              <w:rPr>
                <w:rFonts w:ascii="等线" w:eastAsia="等线" w:hAnsi="等线" w:cs="宋体" w:hint="eastAsia"/>
                <w:color w:val="000000"/>
              </w:rPr>
              <w:t>取电功率限制设置值</w:t>
            </w:r>
            <w:r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  <w:tc>
          <w:tcPr>
            <w:tcW w:w="992" w:type="dxa"/>
            <w:vAlign w:val="center"/>
          </w:tcPr>
          <w:p w14:paraId="3B3FA5B8" w14:textId="62AD97CD" w:rsidR="00C3640B" w:rsidRPr="00241C77" w:rsidRDefault="00C3640B" w:rsidP="00C3640B">
            <w:r w:rsidRPr="00764E6C">
              <w:rPr>
                <w:rFonts w:ascii="等线" w:eastAsia="等线" w:hAnsi="等线" w:cs="宋体"/>
                <w:color w:val="000000"/>
              </w:rPr>
              <w:t>U32</w:t>
            </w:r>
          </w:p>
        </w:tc>
        <w:tc>
          <w:tcPr>
            <w:tcW w:w="3401" w:type="dxa"/>
          </w:tcPr>
          <w:p w14:paraId="13C54D34" w14:textId="3955DCC1" w:rsidR="00C3640B" w:rsidRPr="00241C77" w:rsidRDefault="00C3640B" w:rsidP="00C3640B">
            <w:r>
              <w:rPr>
                <w:rFonts w:hint="eastAsia"/>
              </w:rPr>
              <w:t>0</w:t>
            </w:r>
            <w:r>
              <w:t>~65535</w:t>
            </w:r>
          </w:p>
        </w:tc>
      </w:tr>
      <w:tr w:rsidR="00C3640B" w:rsidRPr="00AA699A" w14:paraId="28400E13" w14:textId="77777777" w:rsidTr="00764E6C">
        <w:tc>
          <w:tcPr>
            <w:tcW w:w="1129" w:type="dxa"/>
          </w:tcPr>
          <w:p w14:paraId="2C4361DD" w14:textId="39D99496" w:rsidR="00C3640B" w:rsidRPr="00241C77" w:rsidRDefault="00C3640B" w:rsidP="00C3640B">
            <w:r>
              <w:rPr>
                <w:rFonts w:hint="eastAsia"/>
              </w:rPr>
              <w:t>0x</w:t>
            </w:r>
            <w:r>
              <w:t>1B</w:t>
            </w:r>
            <w:r w:rsidRPr="00241C77">
              <w:t>1</w:t>
            </w:r>
            <w:r>
              <w:t>D</w:t>
            </w:r>
          </w:p>
        </w:tc>
        <w:tc>
          <w:tcPr>
            <w:tcW w:w="3828" w:type="dxa"/>
            <w:vAlign w:val="center"/>
          </w:tcPr>
          <w:p w14:paraId="300E20BF" w14:textId="0CDAF4FD" w:rsidR="00C3640B" w:rsidRPr="00241C77" w:rsidRDefault="00C3640B" w:rsidP="00C3640B">
            <w:r>
              <w:rPr>
                <w:rFonts w:hint="eastAsia"/>
              </w:rPr>
              <w:t>动态调控模式设置值</w:t>
            </w: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290B017A" w14:textId="19A9EB37" w:rsidR="00C3640B" w:rsidRPr="00241C77" w:rsidRDefault="00C3640B" w:rsidP="00C3640B">
            <w:r w:rsidRPr="00226BE9">
              <w:t>U16</w:t>
            </w:r>
          </w:p>
        </w:tc>
        <w:tc>
          <w:tcPr>
            <w:tcW w:w="3401" w:type="dxa"/>
          </w:tcPr>
          <w:p w14:paraId="264460BE" w14:textId="4BF7E2FC" w:rsidR="00C3640B" w:rsidRPr="00241C77" w:rsidRDefault="00C3640B" w:rsidP="00C3640B"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0</w:t>
            </w:r>
            <w:r>
              <w:t xml:space="preserve">x1B08 </w:t>
            </w:r>
            <w:r>
              <w:rPr>
                <w:rFonts w:hint="eastAsia"/>
              </w:rPr>
              <w:t>EMS</w:t>
            </w:r>
            <w:r>
              <w:t xml:space="preserve"> mode</w:t>
            </w:r>
          </w:p>
        </w:tc>
      </w:tr>
      <w:tr w:rsidR="00C3640B" w:rsidRPr="00AA699A" w14:paraId="40EA2575" w14:textId="77777777" w:rsidTr="009A15B6">
        <w:tc>
          <w:tcPr>
            <w:tcW w:w="1129" w:type="dxa"/>
          </w:tcPr>
          <w:p w14:paraId="54C52FF8" w14:textId="643E3A89" w:rsidR="00C3640B" w:rsidRDefault="00C3640B" w:rsidP="00C3640B">
            <w:r>
              <w:rPr>
                <w:rFonts w:hint="eastAsia"/>
              </w:rPr>
              <w:t>0x</w:t>
            </w:r>
            <w:r>
              <w:t>1B</w:t>
            </w:r>
            <w:r w:rsidRPr="00241C77">
              <w:t>1</w:t>
            </w:r>
            <w:r>
              <w:t>E</w:t>
            </w:r>
          </w:p>
        </w:tc>
        <w:tc>
          <w:tcPr>
            <w:tcW w:w="3828" w:type="dxa"/>
            <w:vAlign w:val="center"/>
          </w:tcPr>
          <w:p w14:paraId="2BCE16A2" w14:textId="4CFFCE48" w:rsidR="00C3640B" w:rsidRDefault="00C3640B" w:rsidP="00C3640B">
            <w:r>
              <w:rPr>
                <w:rFonts w:hint="eastAsia"/>
              </w:rPr>
              <w:t>电池恒定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充放电功率百分比</w:t>
            </w:r>
            <w:r>
              <w:t>1</w:t>
            </w:r>
          </w:p>
        </w:tc>
        <w:tc>
          <w:tcPr>
            <w:tcW w:w="992" w:type="dxa"/>
            <w:vAlign w:val="center"/>
          </w:tcPr>
          <w:p w14:paraId="1C472104" w14:textId="6A26B70B" w:rsidR="00C3640B" w:rsidRPr="00226BE9" w:rsidRDefault="00C3640B" w:rsidP="00C3640B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5B1A49ED" w14:textId="77777777" w:rsidR="00C3640B" w:rsidRDefault="00C3640B" w:rsidP="00C3640B">
            <w:r>
              <w:rPr>
                <w:rFonts w:hint="eastAsia"/>
              </w:rPr>
              <w:t>正值：放电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负值：充电</w:t>
            </w:r>
            <w:r>
              <w:rPr>
                <w:rFonts w:hint="eastAsia"/>
              </w:rPr>
              <w:t>,</w:t>
            </w:r>
          </w:p>
          <w:p w14:paraId="6FCA59F6" w14:textId="3906C61A" w:rsidR="00C3640B" w:rsidRPr="00241C77" w:rsidRDefault="00C3640B" w:rsidP="00C3640B">
            <w:r>
              <w:rPr>
                <w:rFonts w:hint="eastAsia"/>
              </w:rPr>
              <w:t xml:space="preserve"> </w:t>
            </w:r>
            <w:r>
              <w:t xml:space="preserve">-1000~1000 </w:t>
            </w:r>
            <w:r>
              <w:rPr>
                <w:rFonts w:hint="eastAsia"/>
              </w:rPr>
              <w:t>,</w:t>
            </w:r>
            <w:r>
              <w:t xml:space="preserve"> 0.1Pn%</w:t>
            </w:r>
          </w:p>
        </w:tc>
      </w:tr>
      <w:tr w:rsidR="00C3640B" w:rsidRPr="00AA699A" w14:paraId="76E0B1B8" w14:textId="77777777" w:rsidTr="009A15B6">
        <w:tc>
          <w:tcPr>
            <w:tcW w:w="1129" w:type="dxa"/>
          </w:tcPr>
          <w:p w14:paraId="392C1B38" w14:textId="4DFC963A" w:rsidR="00C3640B" w:rsidRDefault="00C3640B" w:rsidP="00C3640B">
            <w:r>
              <w:rPr>
                <w:rFonts w:hint="eastAsia"/>
              </w:rPr>
              <w:t>0x</w:t>
            </w:r>
            <w:r>
              <w:t>1B1</w:t>
            </w:r>
            <w:r>
              <w:rPr>
                <w:rFonts w:hint="eastAsia"/>
              </w:rPr>
              <w:t>F</w:t>
            </w:r>
          </w:p>
        </w:tc>
        <w:tc>
          <w:tcPr>
            <w:tcW w:w="3828" w:type="dxa"/>
            <w:vAlign w:val="center"/>
          </w:tcPr>
          <w:p w14:paraId="6C1D05EA" w14:textId="341C6A2D" w:rsidR="00C3640B" w:rsidRDefault="00C3640B" w:rsidP="00C3640B"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侧有功功率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目标值百分比</w:t>
            </w: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3078C24B" w14:textId="2689083B" w:rsidR="00C3640B" w:rsidRDefault="00C3640B" w:rsidP="00C3640B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23C27A75" w14:textId="569C0CDB" w:rsidR="00C3640B" w:rsidRDefault="00C3640B" w:rsidP="00C3640B">
            <w:r>
              <w:rPr>
                <w:rFonts w:hint="eastAsia"/>
              </w:rPr>
              <w:t>正值：输出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负值：输入</w:t>
            </w:r>
          </w:p>
        </w:tc>
      </w:tr>
      <w:tr w:rsidR="00C3640B" w:rsidRPr="00AA699A" w14:paraId="2EAEA9A5" w14:textId="77777777" w:rsidTr="009A15B6">
        <w:tc>
          <w:tcPr>
            <w:tcW w:w="1129" w:type="dxa"/>
          </w:tcPr>
          <w:p w14:paraId="279B21D6" w14:textId="24CB0AB6" w:rsidR="00C3640B" w:rsidRDefault="00C3640B" w:rsidP="00C3640B">
            <w:r>
              <w:rPr>
                <w:rFonts w:hint="eastAsia"/>
              </w:rPr>
              <w:t>0x</w:t>
            </w:r>
            <w:r>
              <w:t>1B20</w:t>
            </w:r>
          </w:p>
        </w:tc>
        <w:tc>
          <w:tcPr>
            <w:tcW w:w="3828" w:type="dxa"/>
            <w:vAlign w:val="center"/>
          </w:tcPr>
          <w:p w14:paraId="056DE6C9" w14:textId="4B5C901E" w:rsidR="00C3640B" w:rsidRDefault="00C3640B" w:rsidP="00C3640B">
            <w:r>
              <w:rPr>
                <w:rFonts w:hint="eastAsia"/>
              </w:rPr>
              <w:t>A</w:t>
            </w:r>
            <w:r>
              <w:t>C</w:t>
            </w:r>
            <w:r>
              <w:rPr>
                <w:rFonts w:hint="eastAsia"/>
              </w:rPr>
              <w:t>侧无功功率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目标值百分比</w:t>
            </w:r>
            <w:r>
              <w:t>1</w:t>
            </w:r>
          </w:p>
        </w:tc>
        <w:tc>
          <w:tcPr>
            <w:tcW w:w="992" w:type="dxa"/>
            <w:vAlign w:val="center"/>
          </w:tcPr>
          <w:p w14:paraId="643B70E7" w14:textId="090A94EA" w:rsidR="00C3640B" w:rsidRDefault="00C3640B" w:rsidP="00C3640B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57673D7C" w14:textId="613595A9" w:rsidR="00C3640B" w:rsidRDefault="00C3640B" w:rsidP="00C3640B">
            <w:r>
              <w:rPr>
                <w:rFonts w:hint="eastAsia"/>
              </w:rPr>
              <w:t>正值：输出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负值：输入</w:t>
            </w:r>
          </w:p>
        </w:tc>
      </w:tr>
      <w:tr w:rsidR="00C3640B" w:rsidRPr="00AA699A" w14:paraId="096B4D05" w14:textId="77777777" w:rsidTr="009A15B6">
        <w:tc>
          <w:tcPr>
            <w:tcW w:w="1129" w:type="dxa"/>
          </w:tcPr>
          <w:p w14:paraId="1C9FF334" w14:textId="35CCF311" w:rsidR="00C3640B" w:rsidRDefault="00C3640B" w:rsidP="00C3640B">
            <w:r>
              <w:rPr>
                <w:rFonts w:hint="eastAsia"/>
              </w:rPr>
              <w:t>0x</w:t>
            </w:r>
            <w:r>
              <w:t>1B21</w:t>
            </w:r>
          </w:p>
        </w:tc>
        <w:tc>
          <w:tcPr>
            <w:tcW w:w="3828" w:type="dxa"/>
            <w:vAlign w:val="center"/>
          </w:tcPr>
          <w:p w14:paraId="3F41E55C" w14:textId="36187275" w:rsidR="00C3640B" w:rsidRDefault="00C3640B" w:rsidP="00C3640B">
            <w:r>
              <w:rPr>
                <w:rFonts w:hint="eastAsia"/>
              </w:rPr>
              <w:t>固定功率因数</w:t>
            </w:r>
            <w:r>
              <w:t>1</w:t>
            </w:r>
          </w:p>
        </w:tc>
        <w:tc>
          <w:tcPr>
            <w:tcW w:w="992" w:type="dxa"/>
            <w:vAlign w:val="center"/>
          </w:tcPr>
          <w:p w14:paraId="5E08E199" w14:textId="70BDA5DA" w:rsidR="00C3640B" w:rsidRDefault="00C3640B" w:rsidP="00C3640B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15C388FF" w14:textId="62A5B606" w:rsidR="00C3640B" w:rsidRDefault="00C3640B" w:rsidP="00C3640B">
            <w:r>
              <w:rPr>
                <w:rFonts w:hint="eastAsia"/>
              </w:rPr>
              <w:t>值</w:t>
            </w:r>
            <w:r>
              <w:t xml:space="preserve">80~100 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有正负，单位</w:t>
            </w:r>
            <w:r>
              <w:rPr>
                <w:rFonts w:hint="eastAsia"/>
              </w:rPr>
              <w:t>0</w:t>
            </w:r>
            <w:r>
              <w:t>.01</w:t>
            </w:r>
          </w:p>
        </w:tc>
      </w:tr>
      <w:tr w:rsidR="009E2CB0" w:rsidRPr="00AA699A" w14:paraId="418F0FE4" w14:textId="77777777" w:rsidTr="009A15B6">
        <w:tc>
          <w:tcPr>
            <w:tcW w:w="1129" w:type="dxa"/>
          </w:tcPr>
          <w:p w14:paraId="1EC83A9B" w14:textId="1438BD98" w:rsidR="009E2CB0" w:rsidRDefault="009E2CB0" w:rsidP="00C3640B">
            <w:r>
              <w:rPr>
                <w:rFonts w:hint="eastAsia"/>
              </w:rPr>
              <w:t>0x</w:t>
            </w:r>
            <w:r>
              <w:t>1B22</w:t>
            </w:r>
          </w:p>
        </w:tc>
        <w:tc>
          <w:tcPr>
            <w:tcW w:w="3828" w:type="dxa"/>
            <w:vAlign w:val="center"/>
          </w:tcPr>
          <w:p w14:paraId="027D19CA" w14:textId="0B300E38" w:rsidR="009E2CB0" w:rsidRDefault="009E2CB0" w:rsidP="00C3640B">
            <w:r>
              <w:rPr>
                <w:rFonts w:hint="eastAsia"/>
              </w:rPr>
              <w:t>充电截止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  <w:vAlign w:val="center"/>
          </w:tcPr>
          <w:p w14:paraId="145306D1" w14:textId="1429D867" w:rsidR="009E2CB0" w:rsidRDefault="009E2CB0" w:rsidP="00C3640B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50394EC1" w14:textId="3ADE3E5A" w:rsidR="009E2CB0" w:rsidRDefault="009E2CB0" w:rsidP="00C3640B">
            <w:r>
              <w:rPr>
                <w:rFonts w:hint="eastAsia"/>
              </w:rPr>
              <w:t>%</w:t>
            </w:r>
            <w:r>
              <w:t xml:space="preserve">, </w:t>
            </w:r>
            <w:r>
              <w:rPr>
                <w:rFonts w:hint="eastAsia"/>
              </w:rPr>
              <w:t>颗粒度</w:t>
            </w:r>
            <w:r>
              <w:rPr>
                <w:rFonts w:hint="eastAsia"/>
              </w:rPr>
              <w:t xml:space="preserve"> </w:t>
            </w:r>
            <w:r>
              <w:t>1%</w:t>
            </w:r>
          </w:p>
        </w:tc>
      </w:tr>
      <w:tr w:rsidR="009E2CB0" w:rsidRPr="00AA699A" w14:paraId="00248D62" w14:textId="77777777" w:rsidTr="009A15B6">
        <w:tc>
          <w:tcPr>
            <w:tcW w:w="1129" w:type="dxa"/>
          </w:tcPr>
          <w:p w14:paraId="74559FE5" w14:textId="453C3D4C" w:rsidR="009E2CB0" w:rsidRDefault="009E2CB0" w:rsidP="009E2CB0">
            <w:r>
              <w:rPr>
                <w:rFonts w:hint="eastAsia"/>
              </w:rPr>
              <w:t>0x</w:t>
            </w:r>
            <w:r>
              <w:t>1B23</w:t>
            </w:r>
          </w:p>
        </w:tc>
        <w:tc>
          <w:tcPr>
            <w:tcW w:w="3828" w:type="dxa"/>
            <w:vAlign w:val="center"/>
          </w:tcPr>
          <w:p w14:paraId="13E41226" w14:textId="4828881B" w:rsidR="009E2CB0" w:rsidRDefault="009E2CB0" w:rsidP="009E2CB0">
            <w:r>
              <w:rPr>
                <w:rFonts w:hint="eastAsia"/>
              </w:rPr>
              <w:t>放电截止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  <w:vAlign w:val="center"/>
          </w:tcPr>
          <w:p w14:paraId="2F98FC52" w14:textId="645EECE4" w:rsidR="009E2CB0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1B149854" w14:textId="28B2CC95" w:rsidR="009E2CB0" w:rsidRDefault="009E2CB0" w:rsidP="009E2CB0">
            <w:r>
              <w:rPr>
                <w:rFonts w:hint="eastAsia"/>
              </w:rPr>
              <w:t>%</w:t>
            </w:r>
            <w:r>
              <w:t xml:space="preserve">, </w:t>
            </w:r>
            <w:r>
              <w:rPr>
                <w:rFonts w:hint="eastAsia"/>
              </w:rPr>
              <w:t>颗粒度</w:t>
            </w:r>
            <w:r>
              <w:rPr>
                <w:rFonts w:hint="eastAsia"/>
              </w:rPr>
              <w:t xml:space="preserve"> </w:t>
            </w:r>
            <w:r>
              <w:t>1%</w:t>
            </w:r>
          </w:p>
        </w:tc>
      </w:tr>
      <w:tr w:rsidR="009E2CB0" w:rsidRPr="00AA699A" w14:paraId="13E95E1B" w14:textId="77777777" w:rsidTr="00764E6C">
        <w:tc>
          <w:tcPr>
            <w:tcW w:w="1129" w:type="dxa"/>
          </w:tcPr>
          <w:p w14:paraId="10E4D91D" w14:textId="046D3FF2" w:rsidR="009E2CB0" w:rsidRDefault="009E2CB0" w:rsidP="009E2CB0">
            <w:r>
              <w:rPr>
                <w:rFonts w:hint="eastAsia"/>
              </w:rPr>
              <w:t>0</w:t>
            </w:r>
            <w:r>
              <w:t>x1B24~</w:t>
            </w:r>
          </w:p>
          <w:p w14:paraId="42EEBA06" w14:textId="75520661" w:rsidR="009E2CB0" w:rsidRPr="00241C77" w:rsidRDefault="009E2CB0" w:rsidP="009E2CB0">
            <w:r>
              <w:t>0x1B2F</w:t>
            </w:r>
          </w:p>
        </w:tc>
        <w:tc>
          <w:tcPr>
            <w:tcW w:w="3828" w:type="dxa"/>
            <w:vAlign w:val="center"/>
          </w:tcPr>
          <w:p w14:paraId="5B63522B" w14:textId="40E9B06F" w:rsidR="009E2CB0" w:rsidRPr="00241C77" w:rsidRDefault="009E2CB0" w:rsidP="009E2CB0">
            <w:r>
              <w:rPr>
                <w:rFonts w:hint="eastAsia"/>
              </w:rPr>
              <w:t>预留</w:t>
            </w:r>
          </w:p>
        </w:tc>
        <w:tc>
          <w:tcPr>
            <w:tcW w:w="992" w:type="dxa"/>
            <w:vAlign w:val="center"/>
          </w:tcPr>
          <w:p w14:paraId="0C541B3C" w14:textId="4B7607D8" w:rsidR="009E2CB0" w:rsidRPr="00241C77" w:rsidRDefault="009E2CB0" w:rsidP="009E2CB0"/>
        </w:tc>
        <w:tc>
          <w:tcPr>
            <w:tcW w:w="3401" w:type="dxa"/>
          </w:tcPr>
          <w:p w14:paraId="11A57796" w14:textId="77777777" w:rsidR="009E2CB0" w:rsidRPr="00241C77" w:rsidRDefault="009E2CB0" w:rsidP="009E2CB0"/>
        </w:tc>
      </w:tr>
      <w:tr w:rsidR="009E2CB0" w:rsidRPr="00AA699A" w14:paraId="39F5A904" w14:textId="77777777" w:rsidTr="009A15B6">
        <w:tc>
          <w:tcPr>
            <w:tcW w:w="1129" w:type="dxa"/>
          </w:tcPr>
          <w:p w14:paraId="2A6E9268" w14:textId="75E65B3A" w:rsidR="009E2CB0" w:rsidRDefault="009E2CB0" w:rsidP="009E2CB0">
            <w:r>
              <w:rPr>
                <w:rFonts w:hint="eastAsia"/>
              </w:rPr>
              <w:t>0</w:t>
            </w:r>
            <w:r>
              <w:t>x</w:t>
            </w:r>
            <w:r w:rsidRPr="00D8574E">
              <w:t>1B</w:t>
            </w:r>
            <w:r>
              <w:t>30</w:t>
            </w:r>
          </w:p>
        </w:tc>
        <w:tc>
          <w:tcPr>
            <w:tcW w:w="3828" w:type="dxa"/>
            <w:vAlign w:val="center"/>
          </w:tcPr>
          <w:p w14:paraId="6EF36FCD" w14:textId="218CA9B3" w:rsidR="009E2CB0" w:rsidRDefault="009E2CB0" w:rsidP="009E2CB0">
            <w:r>
              <w:rPr>
                <w:rFonts w:ascii="等线" w:eastAsia="等线" w:hAnsi="等线" w:cs="宋体" w:hint="eastAsia"/>
                <w:color w:val="000000"/>
              </w:rPr>
              <w:t>功率控制卡片状态字</w:t>
            </w:r>
            <w:r>
              <w:rPr>
                <w:rFonts w:ascii="等线" w:eastAsia="等线" w:hAnsi="等线" w:cs="宋体"/>
                <w:color w:val="000000"/>
              </w:rPr>
              <w:t>-2</w:t>
            </w:r>
          </w:p>
        </w:tc>
        <w:tc>
          <w:tcPr>
            <w:tcW w:w="992" w:type="dxa"/>
            <w:vAlign w:val="center"/>
          </w:tcPr>
          <w:p w14:paraId="0C150B61" w14:textId="2F552463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0CEF88AC" w14:textId="77777777" w:rsidR="009E2CB0" w:rsidRDefault="009E2CB0" w:rsidP="009E2CB0">
            <w:r>
              <w:t>Bit15(</w:t>
            </w:r>
            <w:r>
              <w:rPr>
                <w:rFonts w:hint="eastAsia"/>
              </w:rPr>
              <w:t>使能</w:t>
            </w:r>
            <w:r>
              <w:t xml:space="preserve">):  </w:t>
            </w:r>
            <w:r>
              <w:rPr>
                <w:rFonts w:hint="eastAsia"/>
              </w:rPr>
              <w:t>1</w:t>
            </w:r>
            <w:r>
              <w:t>:enable 0:disable</w:t>
            </w:r>
          </w:p>
          <w:p w14:paraId="5C5AED7F" w14:textId="77777777" w:rsidR="009E2CB0" w:rsidRDefault="009E2CB0" w:rsidP="009E2CB0">
            <w:r>
              <w:t>Bit14~</w:t>
            </w:r>
            <w:r>
              <w:rPr>
                <w:rFonts w:hint="eastAsia"/>
              </w:rPr>
              <w:t>Bit</w:t>
            </w:r>
            <w:r>
              <w:t>13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执行</w:t>
            </w:r>
            <w:r>
              <w:t xml:space="preserve">): </w:t>
            </w:r>
          </w:p>
          <w:p w14:paraId="27561820" w14:textId="77777777" w:rsidR="009E2CB0" w:rsidRPr="001F2B87" w:rsidRDefault="009E2CB0" w:rsidP="009E2CB0">
            <w:pPr>
              <w:rPr>
                <w:sz w:val="16"/>
                <w:szCs w:val="16"/>
              </w:rPr>
            </w:pPr>
            <w:r>
              <w:t xml:space="preserve"> </w:t>
            </w:r>
            <w:r w:rsidRPr="001F2B87">
              <w:rPr>
                <w:color w:val="FF0000"/>
                <w:sz w:val="16"/>
                <w:szCs w:val="16"/>
                <w:highlight w:val="yellow"/>
              </w:rPr>
              <w:t xml:space="preserve">00 </w:t>
            </w:r>
            <w:r w:rsidRPr="001F2B87">
              <w:rPr>
                <w:rFonts w:hint="eastAsia"/>
                <w:color w:val="FF0000"/>
                <w:sz w:val="16"/>
                <w:szCs w:val="16"/>
                <w:highlight w:val="yellow"/>
              </w:rPr>
              <w:t>未执行；</w:t>
            </w:r>
            <w:r w:rsidRPr="001F2B87">
              <w:rPr>
                <w:color w:val="FF0000"/>
                <w:sz w:val="16"/>
                <w:szCs w:val="16"/>
                <w:highlight w:val="yellow"/>
              </w:rPr>
              <w:t>01</w:t>
            </w:r>
            <w:r w:rsidRPr="001F2B87">
              <w:rPr>
                <w:rFonts w:hint="eastAsia"/>
                <w:color w:val="FF0000"/>
                <w:sz w:val="16"/>
                <w:szCs w:val="16"/>
                <w:highlight w:val="yellow"/>
              </w:rPr>
              <w:t>执行成功；</w:t>
            </w:r>
            <w:r w:rsidRPr="001F2B87">
              <w:rPr>
                <w:rFonts w:hint="eastAsia"/>
                <w:color w:val="FF0000"/>
                <w:sz w:val="16"/>
                <w:szCs w:val="16"/>
                <w:highlight w:val="yellow"/>
              </w:rPr>
              <w:t xml:space="preserve"> </w:t>
            </w:r>
            <w:r w:rsidRPr="001F2B87">
              <w:rPr>
                <w:color w:val="FF0000"/>
                <w:sz w:val="16"/>
                <w:szCs w:val="16"/>
                <w:highlight w:val="yellow"/>
              </w:rPr>
              <w:t>10</w:t>
            </w:r>
            <w:r w:rsidRPr="001F2B87">
              <w:rPr>
                <w:rFonts w:hint="eastAsia"/>
                <w:color w:val="FF0000"/>
                <w:sz w:val="16"/>
                <w:szCs w:val="16"/>
                <w:highlight w:val="yellow"/>
              </w:rPr>
              <w:t>执行失败；</w:t>
            </w:r>
          </w:p>
          <w:p w14:paraId="2CE84830" w14:textId="77777777" w:rsidR="009E2CB0" w:rsidRDefault="009E2CB0" w:rsidP="009E2CB0">
            <w:r>
              <w:lastRenderedPageBreak/>
              <w:t>Bit12~bit8:</w:t>
            </w:r>
            <w:r>
              <w:rPr>
                <w:rFonts w:hint="eastAsia"/>
              </w:rPr>
              <w:t>预留</w:t>
            </w:r>
          </w:p>
          <w:p w14:paraId="662614A1" w14:textId="77777777" w:rsidR="009E2CB0" w:rsidRDefault="009E2CB0" w:rsidP="009E2CB0">
            <w:r>
              <w:rPr>
                <w:rFonts w:hint="eastAsia"/>
              </w:rPr>
              <w:t>Bit</w:t>
            </w:r>
            <w:r>
              <w:t>7~Bit0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错误</w:t>
            </w:r>
            <w:r>
              <w:t xml:space="preserve">): 0x00 </w:t>
            </w:r>
            <w:r>
              <w:rPr>
                <w:rFonts w:hint="eastAsia"/>
              </w:rPr>
              <w:t>success</w:t>
            </w:r>
            <w:r>
              <w:t xml:space="preserve"> code</w:t>
            </w:r>
          </w:p>
          <w:p w14:paraId="1E623E1D" w14:textId="5DF2515C" w:rsidR="009E2CB0" w:rsidRPr="00241C77" w:rsidRDefault="009E2CB0" w:rsidP="009E2CB0">
            <w:r>
              <w:rPr>
                <w:rFonts w:hint="eastAsia"/>
              </w:rPr>
              <w:t xml:space="preserve"> </w:t>
            </w:r>
            <w:r>
              <w:t xml:space="preserve">                             0x01 setup failed</w:t>
            </w:r>
          </w:p>
        </w:tc>
      </w:tr>
      <w:tr w:rsidR="009E2CB0" w:rsidRPr="00AA699A" w14:paraId="0614BA7A" w14:textId="77777777" w:rsidTr="00764E6C">
        <w:tc>
          <w:tcPr>
            <w:tcW w:w="1129" w:type="dxa"/>
          </w:tcPr>
          <w:p w14:paraId="47D95323" w14:textId="04639A3F" w:rsidR="009E2CB0" w:rsidRPr="00226BE9" w:rsidRDefault="009E2CB0" w:rsidP="009E2CB0">
            <w:r w:rsidRPr="00226BE9">
              <w:lastRenderedPageBreak/>
              <w:t>0x</w:t>
            </w:r>
            <w:r>
              <w:t>1B31</w:t>
            </w:r>
            <w:r w:rsidRPr="00226BE9">
              <w:t>~</w:t>
            </w:r>
          </w:p>
          <w:p w14:paraId="0560B10D" w14:textId="0BC3B705" w:rsidR="009E2CB0" w:rsidRPr="00241C77" w:rsidRDefault="009E2CB0" w:rsidP="009E2CB0">
            <w:r>
              <w:t>0x1B32</w:t>
            </w:r>
          </w:p>
        </w:tc>
        <w:tc>
          <w:tcPr>
            <w:tcW w:w="3828" w:type="dxa"/>
            <w:vAlign w:val="center"/>
          </w:tcPr>
          <w:p w14:paraId="6974EFD3" w14:textId="6C52E987" w:rsidR="009E2CB0" w:rsidRPr="00241C77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开始时间设置值</w:t>
            </w:r>
            <w:r>
              <w:rPr>
                <w:rFonts w:ascii="等线" w:eastAsia="等线" w:hAnsi="等线" w:cs="宋体" w:hint="eastAsia"/>
                <w:color w:val="000000"/>
              </w:rPr>
              <w:t>-timestamp</w:t>
            </w:r>
            <w:r>
              <w:rPr>
                <w:rFonts w:ascii="等线" w:eastAsia="等线" w:hAnsi="等线" w:cs="宋体"/>
                <w:color w:val="000000"/>
              </w:rPr>
              <w:t>2</w:t>
            </w:r>
          </w:p>
        </w:tc>
        <w:tc>
          <w:tcPr>
            <w:tcW w:w="992" w:type="dxa"/>
            <w:vAlign w:val="center"/>
          </w:tcPr>
          <w:p w14:paraId="46216305" w14:textId="6CC24BA7" w:rsidR="009E2CB0" w:rsidRPr="00241C77" w:rsidRDefault="009E2CB0" w:rsidP="009E2CB0">
            <w:r>
              <w:rPr>
                <w:rFonts w:hint="eastAsia"/>
              </w:rPr>
              <w:t>U32</w:t>
            </w:r>
          </w:p>
        </w:tc>
        <w:tc>
          <w:tcPr>
            <w:tcW w:w="3401" w:type="dxa"/>
          </w:tcPr>
          <w:p w14:paraId="09E089D7" w14:textId="7CCC7D67" w:rsidR="009E2CB0" w:rsidRPr="00241C77" w:rsidRDefault="009E2CB0" w:rsidP="009E2CB0">
            <w:r>
              <w:rPr>
                <w:rFonts w:hint="eastAsia"/>
              </w:rPr>
              <w:t>时间戳</w:t>
            </w:r>
          </w:p>
        </w:tc>
      </w:tr>
      <w:tr w:rsidR="009E2CB0" w:rsidRPr="00AA699A" w14:paraId="7BA7680F" w14:textId="77777777" w:rsidTr="00764E6C">
        <w:tc>
          <w:tcPr>
            <w:tcW w:w="1129" w:type="dxa"/>
          </w:tcPr>
          <w:p w14:paraId="63AC7D59" w14:textId="20F695BF" w:rsidR="009E2CB0" w:rsidRPr="00226BE9" w:rsidRDefault="009E2CB0" w:rsidP="009E2CB0">
            <w:r>
              <w:t>0x1B33</w:t>
            </w:r>
            <w:r w:rsidRPr="00226BE9">
              <w:t>~</w:t>
            </w:r>
          </w:p>
          <w:p w14:paraId="7D1DC5CB" w14:textId="0373ADD2" w:rsidR="009E2CB0" w:rsidRPr="00241C77" w:rsidRDefault="009E2CB0" w:rsidP="009E2CB0">
            <w:r>
              <w:t>0x1B34</w:t>
            </w:r>
          </w:p>
        </w:tc>
        <w:tc>
          <w:tcPr>
            <w:tcW w:w="3828" w:type="dxa"/>
            <w:vAlign w:val="center"/>
          </w:tcPr>
          <w:p w14:paraId="7A3A0689" w14:textId="1CEBD773" w:rsidR="009E2CB0" w:rsidRPr="00241C77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结束时间设置值</w:t>
            </w:r>
            <w:r>
              <w:rPr>
                <w:rFonts w:ascii="等线" w:eastAsia="等线" w:hAnsi="等线" w:cs="宋体" w:hint="eastAsia"/>
                <w:color w:val="000000"/>
              </w:rPr>
              <w:t>-timestamp</w:t>
            </w:r>
            <w:r>
              <w:rPr>
                <w:rFonts w:ascii="等线" w:eastAsia="等线" w:hAnsi="等线" w:cs="宋体"/>
                <w:color w:val="000000"/>
              </w:rPr>
              <w:t>2</w:t>
            </w:r>
          </w:p>
        </w:tc>
        <w:tc>
          <w:tcPr>
            <w:tcW w:w="992" w:type="dxa"/>
            <w:vAlign w:val="center"/>
          </w:tcPr>
          <w:p w14:paraId="1F19B779" w14:textId="0DD43536" w:rsidR="009E2CB0" w:rsidRPr="00241C77" w:rsidRDefault="009E2CB0" w:rsidP="009E2CB0">
            <w:r>
              <w:rPr>
                <w:rFonts w:hint="eastAsia"/>
              </w:rPr>
              <w:t>U32</w:t>
            </w:r>
          </w:p>
        </w:tc>
        <w:tc>
          <w:tcPr>
            <w:tcW w:w="3401" w:type="dxa"/>
          </w:tcPr>
          <w:p w14:paraId="38A0609E" w14:textId="66B88743" w:rsidR="009E2CB0" w:rsidRPr="00241C77" w:rsidRDefault="009E2CB0" w:rsidP="009E2CB0">
            <w:r>
              <w:rPr>
                <w:rFonts w:hint="eastAsia"/>
              </w:rPr>
              <w:t>时间戳</w:t>
            </w:r>
          </w:p>
        </w:tc>
      </w:tr>
      <w:tr w:rsidR="009E2CB0" w:rsidRPr="00AA699A" w14:paraId="522D64C4" w14:textId="77777777" w:rsidTr="009A15B6">
        <w:tc>
          <w:tcPr>
            <w:tcW w:w="1129" w:type="dxa"/>
          </w:tcPr>
          <w:p w14:paraId="32E92F87" w14:textId="4C0E2461" w:rsidR="009E2CB0" w:rsidRPr="00241C77" w:rsidRDefault="009E2CB0" w:rsidP="009E2CB0">
            <w:r>
              <w:t>0x1B35</w:t>
            </w:r>
          </w:p>
        </w:tc>
        <w:tc>
          <w:tcPr>
            <w:tcW w:w="3828" w:type="dxa"/>
            <w:vAlign w:val="center"/>
          </w:tcPr>
          <w:p w14:paraId="36D110E1" w14:textId="11B3DF41" w:rsidR="009E2CB0" w:rsidRPr="00241C77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有功功率上升坡度设置值</w:t>
            </w:r>
            <w:r>
              <w:rPr>
                <w:rFonts w:ascii="等线" w:eastAsia="等线" w:hAnsi="等线" w:cs="宋体"/>
                <w:color w:val="000000"/>
              </w:rPr>
              <w:t>2</w:t>
            </w:r>
          </w:p>
        </w:tc>
        <w:tc>
          <w:tcPr>
            <w:tcW w:w="992" w:type="dxa"/>
          </w:tcPr>
          <w:p w14:paraId="0D81627B" w14:textId="398AA3E3" w:rsidR="009E2CB0" w:rsidRPr="00241C77" w:rsidRDefault="009E2CB0" w:rsidP="009E2CB0">
            <w:r w:rsidRPr="00226BE9">
              <w:t>U16</w:t>
            </w:r>
          </w:p>
        </w:tc>
        <w:tc>
          <w:tcPr>
            <w:tcW w:w="3401" w:type="dxa"/>
          </w:tcPr>
          <w:p w14:paraId="37ABBAE3" w14:textId="77C5FB78" w:rsidR="009E2CB0" w:rsidRPr="00241C77" w:rsidRDefault="009E2CB0" w:rsidP="009E2CB0">
            <w:r w:rsidRPr="00241C77">
              <w:t>0.1%Pn/min</w:t>
            </w:r>
            <w:r>
              <w:rPr>
                <w:rFonts w:hint="eastAsia"/>
              </w:rPr>
              <w:t>,</w:t>
            </w:r>
            <w:r>
              <w:t>0~1000</w:t>
            </w:r>
          </w:p>
        </w:tc>
      </w:tr>
      <w:tr w:rsidR="009E2CB0" w:rsidRPr="00AA699A" w14:paraId="4BD5DE62" w14:textId="77777777" w:rsidTr="009A15B6">
        <w:tc>
          <w:tcPr>
            <w:tcW w:w="1129" w:type="dxa"/>
          </w:tcPr>
          <w:p w14:paraId="63594C49" w14:textId="60D733C2" w:rsidR="009E2CB0" w:rsidRPr="00241C77" w:rsidRDefault="009E2CB0" w:rsidP="009E2CB0">
            <w:r>
              <w:t>0x1B36</w:t>
            </w:r>
          </w:p>
        </w:tc>
        <w:tc>
          <w:tcPr>
            <w:tcW w:w="3828" w:type="dxa"/>
            <w:vAlign w:val="center"/>
          </w:tcPr>
          <w:p w14:paraId="73D0678E" w14:textId="7C6A2F54" w:rsidR="009E2CB0" w:rsidRPr="00241C77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有功功率下降坡度设置值</w:t>
            </w:r>
            <w:r>
              <w:rPr>
                <w:rFonts w:ascii="等线" w:eastAsia="等线" w:hAnsi="等线" w:cs="宋体"/>
                <w:color w:val="000000"/>
              </w:rPr>
              <w:t>2</w:t>
            </w:r>
          </w:p>
        </w:tc>
        <w:tc>
          <w:tcPr>
            <w:tcW w:w="992" w:type="dxa"/>
          </w:tcPr>
          <w:p w14:paraId="1D21A707" w14:textId="0C8ED7B2" w:rsidR="009E2CB0" w:rsidRPr="00241C77" w:rsidRDefault="009E2CB0" w:rsidP="009E2CB0">
            <w:r w:rsidRPr="00226BE9">
              <w:t>U16</w:t>
            </w:r>
          </w:p>
        </w:tc>
        <w:tc>
          <w:tcPr>
            <w:tcW w:w="3401" w:type="dxa"/>
          </w:tcPr>
          <w:p w14:paraId="2F117583" w14:textId="07980F7C" w:rsidR="009E2CB0" w:rsidRPr="00241C77" w:rsidRDefault="009E2CB0" w:rsidP="009E2CB0">
            <w:r w:rsidRPr="00241C77">
              <w:t>0.1%Pn/min</w:t>
            </w:r>
            <w:r>
              <w:t>, 0~1000</w:t>
            </w:r>
          </w:p>
        </w:tc>
      </w:tr>
      <w:tr w:rsidR="009E2CB0" w:rsidRPr="00AA699A" w14:paraId="35C8163A" w14:textId="77777777" w:rsidTr="00764E6C">
        <w:tc>
          <w:tcPr>
            <w:tcW w:w="1129" w:type="dxa"/>
          </w:tcPr>
          <w:p w14:paraId="50D2E056" w14:textId="05E2861D" w:rsidR="009E2CB0" w:rsidRPr="00241C77" w:rsidRDefault="009E2CB0" w:rsidP="009E2CB0">
            <w:r>
              <w:t>0x1B37</w:t>
            </w:r>
          </w:p>
        </w:tc>
        <w:tc>
          <w:tcPr>
            <w:tcW w:w="3828" w:type="dxa"/>
            <w:vAlign w:val="center"/>
          </w:tcPr>
          <w:p w14:paraId="44F51D88" w14:textId="038B34C1" w:rsidR="009E2CB0" w:rsidRPr="00241C77" w:rsidRDefault="009E2CB0" w:rsidP="009E2CB0">
            <w:r>
              <w:rPr>
                <w:rFonts w:ascii="等线" w:eastAsia="等线" w:hAnsi="等线" w:cs="宋体" w:hint="eastAsia"/>
                <w:color w:val="000000"/>
              </w:rPr>
              <w:t>A</w:t>
            </w:r>
            <w:r>
              <w:rPr>
                <w:rFonts w:ascii="等线" w:eastAsia="等线" w:hAnsi="等线" w:cs="宋体"/>
                <w:color w:val="000000"/>
              </w:rPr>
              <w:t>C</w:t>
            </w:r>
            <w:r>
              <w:rPr>
                <w:rFonts w:ascii="等线" w:eastAsia="等线" w:hAnsi="等线" w:cs="宋体" w:hint="eastAsia"/>
                <w:color w:val="000000"/>
              </w:rPr>
              <w:t>侧放</w:t>
            </w:r>
            <w:r w:rsidRPr="00226BE9">
              <w:rPr>
                <w:rFonts w:ascii="等线" w:eastAsia="等线" w:hAnsi="等线" w:cs="宋体" w:hint="eastAsia"/>
                <w:color w:val="000000"/>
              </w:rPr>
              <w:t>电功率限制设置值</w:t>
            </w:r>
            <w:r>
              <w:rPr>
                <w:rFonts w:ascii="等线" w:eastAsia="等线" w:hAnsi="等线" w:cs="宋体"/>
                <w:color w:val="000000"/>
              </w:rPr>
              <w:t>2</w:t>
            </w:r>
          </w:p>
        </w:tc>
        <w:tc>
          <w:tcPr>
            <w:tcW w:w="992" w:type="dxa"/>
            <w:vAlign w:val="center"/>
          </w:tcPr>
          <w:p w14:paraId="0A7ABF87" w14:textId="60154F69" w:rsidR="009E2CB0" w:rsidRPr="00241C77" w:rsidRDefault="009E2CB0" w:rsidP="009E2CB0">
            <w:r w:rsidRPr="00226BE9">
              <w:rPr>
                <w:rFonts w:ascii="等线" w:eastAsia="等线" w:hAnsi="等线" w:cs="宋体"/>
                <w:color w:val="000000"/>
              </w:rPr>
              <w:t>U16</w:t>
            </w:r>
          </w:p>
        </w:tc>
        <w:tc>
          <w:tcPr>
            <w:tcW w:w="3401" w:type="dxa"/>
          </w:tcPr>
          <w:p w14:paraId="22125EB5" w14:textId="092997E8" w:rsidR="009E2CB0" w:rsidRPr="00241C77" w:rsidRDefault="009E2CB0" w:rsidP="009E2CB0">
            <w:r w:rsidRPr="00241C77">
              <w:t>%Pn</w:t>
            </w:r>
            <w:r w:rsidRPr="00241C77">
              <w:rPr>
                <w:rFonts w:hint="eastAsia"/>
              </w:rPr>
              <w:t>，</w:t>
            </w:r>
            <w:r w:rsidRPr="00241C77">
              <w:t>0~100</w:t>
            </w:r>
          </w:p>
        </w:tc>
      </w:tr>
      <w:tr w:rsidR="009E2CB0" w:rsidRPr="00AA699A" w14:paraId="208F15D4" w14:textId="77777777" w:rsidTr="00764E6C">
        <w:tc>
          <w:tcPr>
            <w:tcW w:w="1129" w:type="dxa"/>
          </w:tcPr>
          <w:p w14:paraId="6BDE4B64" w14:textId="7ADACA31" w:rsidR="009E2CB0" w:rsidRPr="00241C77" w:rsidRDefault="009E2CB0" w:rsidP="009E2CB0">
            <w:r>
              <w:t>0x1B38</w:t>
            </w:r>
          </w:p>
        </w:tc>
        <w:tc>
          <w:tcPr>
            <w:tcW w:w="3828" w:type="dxa"/>
            <w:vAlign w:val="center"/>
          </w:tcPr>
          <w:p w14:paraId="49FF2FEB" w14:textId="681AB5F8" w:rsidR="009E2CB0" w:rsidRPr="00241C77" w:rsidRDefault="009E2CB0" w:rsidP="009E2CB0">
            <w:r>
              <w:rPr>
                <w:rFonts w:ascii="等线" w:eastAsia="等线" w:hAnsi="等线" w:cs="宋体" w:hint="eastAsia"/>
                <w:color w:val="000000"/>
              </w:rPr>
              <w:t>A</w:t>
            </w:r>
            <w:r>
              <w:rPr>
                <w:rFonts w:ascii="等线" w:eastAsia="等线" w:hAnsi="等线" w:cs="宋体"/>
                <w:color w:val="000000"/>
              </w:rPr>
              <w:t>C</w:t>
            </w:r>
            <w:r>
              <w:rPr>
                <w:rFonts w:ascii="等线" w:eastAsia="等线" w:hAnsi="等线" w:cs="宋体" w:hint="eastAsia"/>
                <w:color w:val="000000"/>
              </w:rPr>
              <w:t>侧取</w:t>
            </w:r>
            <w:r w:rsidRPr="00226BE9">
              <w:rPr>
                <w:rFonts w:ascii="等线" w:eastAsia="等线" w:hAnsi="等线" w:cs="宋体" w:hint="eastAsia"/>
                <w:color w:val="000000"/>
              </w:rPr>
              <w:t>电功率限制设置值</w:t>
            </w:r>
            <w:r>
              <w:rPr>
                <w:rFonts w:ascii="等线" w:eastAsia="等线" w:hAnsi="等线" w:cs="宋体"/>
                <w:color w:val="000000"/>
              </w:rPr>
              <w:t>2</w:t>
            </w:r>
          </w:p>
        </w:tc>
        <w:tc>
          <w:tcPr>
            <w:tcW w:w="992" w:type="dxa"/>
            <w:vAlign w:val="center"/>
          </w:tcPr>
          <w:p w14:paraId="5DDE161F" w14:textId="5889242C" w:rsidR="009E2CB0" w:rsidRPr="00241C77" w:rsidRDefault="009E2CB0" w:rsidP="009E2CB0">
            <w:r w:rsidRPr="00226BE9">
              <w:rPr>
                <w:rFonts w:ascii="等线" w:eastAsia="等线" w:hAnsi="等线" w:cs="宋体"/>
                <w:color w:val="000000"/>
              </w:rPr>
              <w:t>U16</w:t>
            </w:r>
          </w:p>
        </w:tc>
        <w:tc>
          <w:tcPr>
            <w:tcW w:w="3401" w:type="dxa"/>
          </w:tcPr>
          <w:p w14:paraId="2C03959B" w14:textId="361F0EB3" w:rsidR="009E2CB0" w:rsidRPr="00241C77" w:rsidRDefault="009E2CB0" w:rsidP="009E2CB0">
            <w:r w:rsidRPr="00241C77">
              <w:t>%Pn</w:t>
            </w:r>
            <w:r w:rsidRPr="00241C77">
              <w:rPr>
                <w:rFonts w:hint="eastAsia"/>
              </w:rPr>
              <w:t>，</w:t>
            </w:r>
            <w:r w:rsidRPr="00241C77">
              <w:t>0~100</w:t>
            </w:r>
          </w:p>
        </w:tc>
      </w:tr>
      <w:tr w:rsidR="009E2CB0" w:rsidRPr="00AA699A" w14:paraId="4B64418A" w14:textId="77777777" w:rsidTr="00764E6C">
        <w:tc>
          <w:tcPr>
            <w:tcW w:w="1129" w:type="dxa"/>
          </w:tcPr>
          <w:p w14:paraId="7412B803" w14:textId="13CF466B" w:rsidR="009E2CB0" w:rsidRPr="00226BE9" w:rsidRDefault="009E2CB0" w:rsidP="009E2CB0">
            <w:r>
              <w:t>0x1B39</w:t>
            </w:r>
            <w:r w:rsidRPr="00226BE9">
              <w:t>~</w:t>
            </w:r>
          </w:p>
          <w:p w14:paraId="66366DAA" w14:textId="2C699B80" w:rsidR="009E2CB0" w:rsidRPr="00241C77" w:rsidRDefault="009E2CB0" w:rsidP="009E2CB0">
            <w:r>
              <w:t>0x1B3A</w:t>
            </w:r>
          </w:p>
        </w:tc>
        <w:tc>
          <w:tcPr>
            <w:tcW w:w="3828" w:type="dxa"/>
            <w:vAlign w:val="center"/>
          </w:tcPr>
          <w:p w14:paraId="5119F211" w14:textId="0C9FDDC7" w:rsidR="009E2CB0" w:rsidRPr="00241C77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馈网功率限制设置值</w:t>
            </w:r>
            <w:r>
              <w:rPr>
                <w:rFonts w:ascii="等线" w:eastAsia="等线" w:hAnsi="等线" w:cs="宋体"/>
                <w:color w:val="000000"/>
              </w:rPr>
              <w:t>2</w:t>
            </w:r>
          </w:p>
        </w:tc>
        <w:tc>
          <w:tcPr>
            <w:tcW w:w="992" w:type="dxa"/>
            <w:vAlign w:val="center"/>
          </w:tcPr>
          <w:p w14:paraId="6B6851D0" w14:textId="5F0D1192" w:rsidR="009E2CB0" w:rsidRPr="00241C77" w:rsidRDefault="009E2CB0" w:rsidP="009E2CB0">
            <w:r>
              <w:rPr>
                <w:rFonts w:ascii="等线" w:eastAsia="等线" w:hAnsi="等线" w:cs="宋体"/>
                <w:color w:val="000000"/>
              </w:rPr>
              <w:t>U</w:t>
            </w:r>
            <w:r w:rsidRPr="00226BE9">
              <w:rPr>
                <w:rFonts w:ascii="等线" w:eastAsia="等线" w:hAnsi="等线" w:cs="宋体"/>
                <w:color w:val="000000"/>
              </w:rPr>
              <w:t>32</w:t>
            </w:r>
          </w:p>
        </w:tc>
        <w:tc>
          <w:tcPr>
            <w:tcW w:w="3401" w:type="dxa"/>
          </w:tcPr>
          <w:p w14:paraId="1C177806" w14:textId="1D0F8674" w:rsidR="009E2CB0" w:rsidRPr="00241C77" w:rsidRDefault="009E2CB0" w:rsidP="009E2CB0">
            <w:r>
              <w:rPr>
                <w:rFonts w:hint="eastAsia"/>
              </w:rPr>
              <w:t>0</w:t>
            </w:r>
            <w:r>
              <w:t>~65535</w:t>
            </w:r>
          </w:p>
        </w:tc>
      </w:tr>
      <w:tr w:rsidR="009E2CB0" w:rsidRPr="00AA699A" w14:paraId="5D38E3E1" w14:textId="77777777" w:rsidTr="00764E6C">
        <w:tc>
          <w:tcPr>
            <w:tcW w:w="1129" w:type="dxa"/>
          </w:tcPr>
          <w:p w14:paraId="380B0880" w14:textId="50815201" w:rsidR="009E2CB0" w:rsidRPr="00226BE9" w:rsidRDefault="009E2CB0" w:rsidP="009E2CB0">
            <w:r>
              <w:t>0x1B3B</w:t>
            </w:r>
            <w:r w:rsidRPr="00226BE9">
              <w:t>~</w:t>
            </w:r>
          </w:p>
          <w:p w14:paraId="5F6716BF" w14:textId="57E897D8" w:rsidR="009E2CB0" w:rsidRPr="00241C77" w:rsidRDefault="009E2CB0" w:rsidP="009E2CB0">
            <w:r>
              <w:t>0x1B3C</w:t>
            </w:r>
          </w:p>
        </w:tc>
        <w:tc>
          <w:tcPr>
            <w:tcW w:w="3828" w:type="dxa"/>
            <w:vAlign w:val="center"/>
          </w:tcPr>
          <w:p w14:paraId="10E09653" w14:textId="18979417" w:rsidR="009E2CB0" w:rsidRPr="00241C77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取电功率限制设置值</w:t>
            </w:r>
            <w:r>
              <w:rPr>
                <w:rFonts w:ascii="等线" w:eastAsia="等线" w:hAnsi="等线" w:cs="宋体"/>
                <w:color w:val="000000"/>
              </w:rPr>
              <w:t>2</w:t>
            </w:r>
          </w:p>
        </w:tc>
        <w:tc>
          <w:tcPr>
            <w:tcW w:w="992" w:type="dxa"/>
            <w:vAlign w:val="center"/>
          </w:tcPr>
          <w:p w14:paraId="12F3A813" w14:textId="41CE445D" w:rsidR="009E2CB0" w:rsidRPr="00241C77" w:rsidRDefault="009E2CB0" w:rsidP="009E2CB0">
            <w:r w:rsidRPr="00226BE9">
              <w:rPr>
                <w:rFonts w:ascii="等线" w:eastAsia="等线" w:hAnsi="等线" w:cs="宋体"/>
                <w:color w:val="000000"/>
              </w:rPr>
              <w:t>U32</w:t>
            </w:r>
          </w:p>
        </w:tc>
        <w:tc>
          <w:tcPr>
            <w:tcW w:w="3401" w:type="dxa"/>
          </w:tcPr>
          <w:p w14:paraId="2883A40A" w14:textId="756B0950" w:rsidR="009E2CB0" w:rsidRPr="00241C77" w:rsidRDefault="009E2CB0" w:rsidP="009E2CB0">
            <w:r>
              <w:rPr>
                <w:rFonts w:hint="eastAsia"/>
              </w:rPr>
              <w:t>0</w:t>
            </w:r>
            <w:r>
              <w:t>~65535</w:t>
            </w:r>
          </w:p>
        </w:tc>
      </w:tr>
      <w:tr w:rsidR="009E2CB0" w:rsidRPr="00AA699A" w14:paraId="75CBB448" w14:textId="77777777" w:rsidTr="00764E6C">
        <w:tc>
          <w:tcPr>
            <w:tcW w:w="1129" w:type="dxa"/>
          </w:tcPr>
          <w:p w14:paraId="0D1D1593" w14:textId="409294D1" w:rsidR="009E2CB0" w:rsidRPr="00241C77" w:rsidRDefault="009E2CB0" w:rsidP="009E2CB0">
            <w:r>
              <w:rPr>
                <w:rFonts w:hint="eastAsia"/>
              </w:rPr>
              <w:t>0x</w:t>
            </w:r>
            <w:r>
              <w:t>1B3D</w:t>
            </w:r>
          </w:p>
        </w:tc>
        <w:tc>
          <w:tcPr>
            <w:tcW w:w="3828" w:type="dxa"/>
            <w:vAlign w:val="center"/>
          </w:tcPr>
          <w:p w14:paraId="2FD163BF" w14:textId="6DC912FF" w:rsidR="009E2CB0" w:rsidRPr="00241C77" w:rsidRDefault="009E2CB0" w:rsidP="009E2CB0">
            <w:r>
              <w:rPr>
                <w:rFonts w:hint="eastAsia"/>
              </w:rPr>
              <w:t>动态调控模式设置值</w:t>
            </w:r>
            <w:r>
              <w:t>2</w:t>
            </w:r>
          </w:p>
        </w:tc>
        <w:tc>
          <w:tcPr>
            <w:tcW w:w="992" w:type="dxa"/>
            <w:vAlign w:val="center"/>
          </w:tcPr>
          <w:p w14:paraId="0EEC6AD6" w14:textId="7EBAAB64" w:rsidR="009E2CB0" w:rsidRPr="00241C77" w:rsidRDefault="009E2CB0" w:rsidP="009E2CB0">
            <w:r w:rsidRPr="00226BE9">
              <w:t>U16</w:t>
            </w:r>
          </w:p>
        </w:tc>
        <w:tc>
          <w:tcPr>
            <w:tcW w:w="3401" w:type="dxa"/>
          </w:tcPr>
          <w:p w14:paraId="1ECB3C0E" w14:textId="4179D99C" w:rsidR="009E2CB0" w:rsidRPr="00241C77" w:rsidRDefault="009E2CB0" w:rsidP="009E2CB0"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0</w:t>
            </w:r>
            <w:r>
              <w:t xml:space="preserve">x1B08 </w:t>
            </w:r>
            <w:r>
              <w:rPr>
                <w:rFonts w:hint="eastAsia"/>
              </w:rPr>
              <w:t>EMS</w:t>
            </w:r>
            <w:r>
              <w:t xml:space="preserve"> mode</w:t>
            </w:r>
          </w:p>
        </w:tc>
      </w:tr>
      <w:tr w:rsidR="009E2CB0" w:rsidRPr="00AA699A" w14:paraId="49CDE16F" w14:textId="77777777" w:rsidTr="00765777">
        <w:tc>
          <w:tcPr>
            <w:tcW w:w="1129" w:type="dxa"/>
          </w:tcPr>
          <w:p w14:paraId="11A604EE" w14:textId="414570AD" w:rsidR="009E2CB0" w:rsidRDefault="009E2CB0" w:rsidP="009E2CB0">
            <w:r>
              <w:rPr>
                <w:rFonts w:hint="eastAsia"/>
              </w:rPr>
              <w:t>0x</w:t>
            </w:r>
            <w:r>
              <w:t>1B3E</w:t>
            </w:r>
          </w:p>
        </w:tc>
        <w:tc>
          <w:tcPr>
            <w:tcW w:w="3828" w:type="dxa"/>
            <w:vAlign w:val="center"/>
          </w:tcPr>
          <w:p w14:paraId="2917D084" w14:textId="53FCE81F" w:rsidR="009E2CB0" w:rsidRDefault="009E2CB0" w:rsidP="009E2CB0">
            <w:r>
              <w:rPr>
                <w:rFonts w:hint="eastAsia"/>
              </w:rPr>
              <w:t>电池恒定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充放电功率百分比</w:t>
            </w:r>
            <w:r>
              <w:t>2</w:t>
            </w:r>
          </w:p>
        </w:tc>
        <w:tc>
          <w:tcPr>
            <w:tcW w:w="992" w:type="dxa"/>
            <w:vAlign w:val="center"/>
          </w:tcPr>
          <w:p w14:paraId="11A71852" w14:textId="213F71C4" w:rsidR="009E2CB0" w:rsidRPr="00226BE9" w:rsidRDefault="009E2CB0" w:rsidP="009E2CB0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61ED34AC" w14:textId="77777777" w:rsidR="009E2CB0" w:rsidRDefault="009E2CB0" w:rsidP="009E2CB0">
            <w:r>
              <w:rPr>
                <w:rFonts w:hint="eastAsia"/>
              </w:rPr>
              <w:t>正值：放电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负值：充电</w:t>
            </w:r>
            <w:r>
              <w:rPr>
                <w:rFonts w:hint="eastAsia"/>
              </w:rPr>
              <w:t>,</w:t>
            </w:r>
          </w:p>
          <w:p w14:paraId="525CB663" w14:textId="640A8778" w:rsidR="009E2CB0" w:rsidRPr="00241C77" w:rsidRDefault="009E2CB0" w:rsidP="009E2CB0">
            <w:r>
              <w:rPr>
                <w:rFonts w:hint="eastAsia"/>
              </w:rPr>
              <w:t xml:space="preserve"> </w:t>
            </w:r>
            <w:r>
              <w:t xml:space="preserve">-1000~1000 </w:t>
            </w:r>
            <w:r>
              <w:rPr>
                <w:rFonts w:hint="eastAsia"/>
              </w:rPr>
              <w:t>,</w:t>
            </w:r>
            <w:r>
              <w:t xml:space="preserve"> 0.1Pn%</w:t>
            </w:r>
          </w:p>
        </w:tc>
      </w:tr>
      <w:tr w:rsidR="009E2CB0" w:rsidRPr="00AA699A" w14:paraId="43C0328B" w14:textId="77777777" w:rsidTr="00765777">
        <w:tc>
          <w:tcPr>
            <w:tcW w:w="1129" w:type="dxa"/>
          </w:tcPr>
          <w:p w14:paraId="6479C123" w14:textId="7749C44E" w:rsidR="009E2CB0" w:rsidRDefault="009E2CB0" w:rsidP="009E2CB0">
            <w:r>
              <w:rPr>
                <w:rFonts w:hint="eastAsia"/>
              </w:rPr>
              <w:t>0x</w:t>
            </w:r>
            <w:r>
              <w:t>1B3F</w:t>
            </w:r>
          </w:p>
        </w:tc>
        <w:tc>
          <w:tcPr>
            <w:tcW w:w="3828" w:type="dxa"/>
            <w:vAlign w:val="center"/>
          </w:tcPr>
          <w:p w14:paraId="2DF33F98" w14:textId="0D1C2FDB" w:rsidR="009E2CB0" w:rsidRDefault="009E2CB0" w:rsidP="009E2CB0"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侧有功功率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目标值百分比</w:t>
            </w:r>
            <w:r>
              <w:t>2</w:t>
            </w:r>
          </w:p>
        </w:tc>
        <w:tc>
          <w:tcPr>
            <w:tcW w:w="992" w:type="dxa"/>
            <w:vAlign w:val="center"/>
          </w:tcPr>
          <w:p w14:paraId="67DB88ED" w14:textId="4F3A39FA" w:rsidR="009E2CB0" w:rsidRPr="00226BE9" w:rsidRDefault="009E2CB0" w:rsidP="009E2CB0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6C20DCB6" w14:textId="1BE8DC37" w:rsidR="009E2CB0" w:rsidRPr="00241C77" w:rsidRDefault="009E2CB0" w:rsidP="009E2CB0">
            <w:r>
              <w:rPr>
                <w:rFonts w:hint="eastAsia"/>
              </w:rPr>
              <w:t>正值：输出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负值：输入</w:t>
            </w:r>
          </w:p>
        </w:tc>
      </w:tr>
      <w:tr w:rsidR="009E2CB0" w:rsidRPr="00AA699A" w14:paraId="27F742FC" w14:textId="77777777" w:rsidTr="00765777">
        <w:tc>
          <w:tcPr>
            <w:tcW w:w="1129" w:type="dxa"/>
          </w:tcPr>
          <w:p w14:paraId="7FE3FB33" w14:textId="0FAB2F63" w:rsidR="009E2CB0" w:rsidRDefault="009E2CB0" w:rsidP="009E2CB0">
            <w:r>
              <w:rPr>
                <w:rFonts w:hint="eastAsia"/>
              </w:rPr>
              <w:t>0x</w:t>
            </w:r>
            <w:r>
              <w:t>1B40</w:t>
            </w:r>
          </w:p>
        </w:tc>
        <w:tc>
          <w:tcPr>
            <w:tcW w:w="3828" w:type="dxa"/>
            <w:vAlign w:val="center"/>
          </w:tcPr>
          <w:p w14:paraId="6828D4C7" w14:textId="77E08B71" w:rsidR="009E2CB0" w:rsidRDefault="009E2CB0" w:rsidP="009E2CB0">
            <w:r>
              <w:rPr>
                <w:rFonts w:hint="eastAsia"/>
              </w:rPr>
              <w:t>A</w:t>
            </w:r>
            <w:r>
              <w:t>C</w:t>
            </w:r>
            <w:r>
              <w:rPr>
                <w:rFonts w:hint="eastAsia"/>
              </w:rPr>
              <w:t>侧无功功率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目标值百分比</w:t>
            </w:r>
            <w:r>
              <w:t>2</w:t>
            </w:r>
          </w:p>
        </w:tc>
        <w:tc>
          <w:tcPr>
            <w:tcW w:w="992" w:type="dxa"/>
            <w:vAlign w:val="center"/>
          </w:tcPr>
          <w:p w14:paraId="0177BCE0" w14:textId="4E7A69E1" w:rsidR="009E2CB0" w:rsidRPr="00226BE9" w:rsidRDefault="009E2CB0" w:rsidP="009E2CB0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69958409" w14:textId="7FB9BBA3" w:rsidR="009E2CB0" w:rsidRPr="00241C77" w:rsidRDefault="009E2CB0" w:rsidP="009E2CB0">
            <w:r>
              <w:rPr>
                <w:rFonts w:hint="eastAsia"/>
              </w:rPr>
              <w:t>正值：输出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负值：输入</w:t>
            </w:r>
          </w:p>
        </w:tc>
      </w:tr>
      <w:tr w:rsidR="009E2CB0" w:rsidRPr="00AA699A" w14:paraId="61CA04E9" w14:textId="77777777" w:rsidTr="00765777">
        <w:tc>
          <w:tcPr>
            <w:tcW w:w="1129" w:type="dxa"/>
          </w:tcPr>
          <w:p w14:paraId="4F1C330B" w14:textId="2C5A6FF6" w:rsidR="009E2CB0" w:rsidRDefault="009E2CB0" w:rsidP="009E2CB0">
            <w:r>
              <w:rPr>
                <w:rFonts w:hint="eastAsia"/>
              </w:rPr>
              <w:t>0x</w:t>
            </w:r>
            <w:r>
              <w:t>1B41</w:t>
            </w:r>
          </w:p>
        </w:tc>
        <w:tc>
          <w:tcPr>
            <w:tcW w:w="3828" w:type="dxa"/>
            <w:vAlign w:val="center"/>
          </w:tcPr>
          <w:p w14:paraId="07DF154D" w14:textId="10AE84EB" w:rsidR="009E2CB0" w:rsidRDefault="009E2CB0" w:rsidP="009E2CB0">
            <w:r>
              <w:rPr>
                <w:rFonts w:hint="eastAsia"/>
              </w:rPr>
              <w:t>固定功率因数</w:t>
            </w: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vAlign w:val="center"/>
          </w:tcPr>
          <w:p w14:paraId="1440D875" w14:textId="48AB38D8" w:rsidR="009E2CB0" w:rsidRPr="00226BE9" w:rsidRDefault="009E2CB0" w:rsidP="009E2CB0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16BCBDCC" w14:textId="2A5F2D92" w:rsidR="009E2CB0" w:rsidRPr="00241C77" w:rsidRDefault="009E2CB0" w:rsidP="009E2CB0">
            <w:r>
              <w:rPr>
                <w:rFonts w:hint="eastAsia"/>
              </w:rPr>
              <w:t>值</w:t>
            </w:r>
            <w:r>
              <w:t xml:space="preserve">80~100 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有正负，单位</w:t>
            </w:r>
            <w:r>
              <w:rPr>
                <w:rFonts w:hint="eastAsia"/>
              </w:rPr>
              <w:t>0</w:t>
            </w:r>
            <w:r>
              <w:t>.01</w:t>
            </w:r>
          </w:p>
        </w:tc>
      </w:tr>
      <w:tr w:rsidR="009E2CB0" w:rsidRPr="00AA699A" w14:paraId="08C7A0B2" w14:textId="77777777" w:rsidTr="00765777">
        <w:tc>
          <w:tcPr>
            <w:tcW w:w="1129" w:type="dxa"/>
          </w:tcPr>
          <w:p w14:paraId="21B54467" w14:textId="04303DF3" w:rsidR="009E2CB0" w:rsidRDefault="009E2CB0" w:rsidP="009E2CB0">
            <w:r>
              <w:rPr>
                <w:rFonts w:hint="eastAsia"/>
              </w:rPr>
              <w:t>0</w:t>
            </w:r>
            <w:r>
              <w:t>x1B42</w:t>
            </w:r>
          </w:p>
        </w:tc>
        <w:tc>
          <w:tcPr>
            <w:tcW w:w="3828" w:type="dxa"/>
            <w:vAlign w:val="center"/>
          </w:tcPr>
          <w:p w14:paraId="420DF278" w14:textId="1C64F7BF" w:rsidR="009E2CB0" w:rsidRDefault="009E2CB0" w:rsidP="009E2CB0">
            <w:r>
              <w:rPr>
                <w:rFonts w:hint="eastAsia"/>
              </w:rPr>
              <w:t>充电截止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  <w:vAlign w:val="center"/>
          </w:tcPr>
          <w:p w14:paraId="2C1BB146" w14:textId="68812A1C" w:rsidR="009E2CB0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3D6C8F70" w14:textId="3E395834" w:rsidR="009E2CB0" w:rsidRDefault="009E2CB0" w:rsidP="009E2CB0">
            <w:r>
              <w:rPr>
                <w:rFonts w:hint="eastAsia"/>
              </w:rPr>
              <w:t>%</w:t>
            </w:r>
            <w:r>
              <w:t xml:space="preserve">, </w:t>
            </w:r>
            <w:r>
              <w:rPr>
                <w:rFonts w:hint="eastAsia"/>
              </w:rPr>
              <w:t>颗粒度</w:t>
            </w:r>
            <w:r>
              <w:rPr>
                <w:rFonts w:hint="eastAsia"/>
              </w:rPr>
              <w:t xml:space="preserve"> </w:t>
            </w:r>
            <w:r>
              <w:t>1%</w:t>
            </w:r>
          </w:p>
        </w:tc>
      </w:tr>
      <w:tr w:rsidR="009E2CB0" w:rsidRPr="00AA699A" w14:paraId="724B49E8" w14:textId="77777777" w:rsidTr="00765777">
        <w:tc>
          <w:tcPr>
            <w:tcW w:w="1129" w:type="dxa"/>
          </w:tcPr>
          <w:p w14:paraId="20D0AC6A" w14:textId="16F979AB" w:rsidR="009E2CB0" w:rsidRDefault="009E2CB0" w:rsidP="009E2CB0">
            <w:r>
              <w:rPr>
                <w:rFonts w:hint="eastAsia"/>
              </w:rPr>
              <w:t>0</w:t>
            </w:r>
            <w:r w:rsidR="00B4537E">
              <w:t>x1B43</w:t>
            </w:r>
          </w:p>
        </w:tc>
        <w:tc>
          <w:tcPr>
            <w:tcW w:w="3828" w:type="dxa"/>
            <w:vAlign w:val="center"/>
          </w:tcPr>
          <w:p w14:paraId="00731549" w14:textId="38F9892D" w:rsidR="009E2CB0" w:rsidRDefault="009E2CB0" w:rsidP="009E2CB0">
            <w:r>
              <w:rPr>
                <w:rFonts w:hint="eastAsia"/>
              </w:rPr>
              <w:t>放电截止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  <w:vAlign w:val="center"/>
          </w:tcPr>
          <w:p w14:paraId="5A043C87" w14:textId="5810455C" w:rsidR="009E2CB0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6F92EAEC" w14:textId="0341B53D" w:rsidR="009E2CB0" w:rsidRDefault="009E2CB0" w:rsidP="009E2CB0">
            <w:r>
              <w:rPr>
                <w:rFonts w:hint="eastAsia"/>
              </w:rPr>
              <w:t>%</w:t>
            </w:r>
            <w:r>
              <w:t xml:space="preserve">, </w:t>
            </w:r>
            <w:r>
              <w:rPr>
                <w:rFonts w:hint="eastAsia"/>
              </w:rPr>
              <w:t>颗粒度</w:t>
            </w:r>
            <w:r>
              <w:rPr>
                <w:rFonts w:hint="eastAsia"/>
              </w:rPr>
              <w:t xml:space="preserve"> </w:t>
            </w:r>
            <w:r>
              <w:t>1%</w:t>
            </w:r>
          </w:p>
        </w:tc>
      </w:tr>
      <w:tr w:rsidR="009E2CB0" w:rsidRPr="00AA699A" w14:paraId="52E7C167" w14:textId="77777777" w:rsidTr="00764E6C">
        <w:tc>
          <w:tcPr>
            <w:tcW w:w="1129" w:type="dxa"/>
          </w:tcPr>
          <w:p w14:paraId="5A4E19E1" w14:textId="6E3AE33B" w:rsidR="009E2CB0" w:rsidRDefault="009E2CB0" w:rsidP="009E2CB0">
            <w:r>
              <w:rPr>
                <w:rFonts w:hint="eastAsia"/>
              </w:rPr>
              <w:t>0</w:t>
            </w:r>
            <w:r>
              <w:t>x1B4</w:t>
            </w:r>
            <w:r w:rsidR="00B4537E">
              <w:t>4</w:t>
            </w:r>
            <w:r>
              <w:t>~</w:t>
            </w:r>
          </w:p>
          <w:p w14:paraId="45FD23D4" w14:textId="3C55C048" w:rsidR="009E2CB0" w:rsidRPr="00241C77" w:rsidRDefault="009E2CB0" w:rsidP="009E2CB0">
            <w:r>
              <w:t>0x1B4F</w:t>
            </w:r>
          </w:p>
        </w:tc>
        <w:tc>
          <w:tcPr>
            <w:tcW w:w="3828" w:type="dxa"/>
            <w:vAlign w:val="center"/>
          </w:tcPr>
          <w:p w14:paraId="1B546332" w14:textId="1FE958EF" w:rsidR="009E2CB0" w:rsidRPr="00241C77" w:rsidRDefault="009E2CB0" w:rsidP="009E2CB0">
            <w:r>
              <w:rPr>
                <w:rFonts w:hint="eastAsia"/>
              </w:rPr>
              <w:t>预留</w:t>
            </w:r>
          </w:p>
        </w:tc>
        <w:tc>
          <w:tcPr>
            <w:tcW w:w="992" w:type="dxa"/>
            <w:vAlign w:val="center"/>
          </w:tcPr>
          <w:p w14:paraId="0F6E4437" w14:textId="77777777" w:rsidR="009E2CB0" w:rsidRPr="00241C77" w:rsidRDefault="009E2CB0" w:rsidP="009E2CB0"/>
        </w:tc>
        <w:tc>
          <w:tcPr>
            <w:tcW w:w="3401" w:type="dxa"/>
          </w:tcPr>
          <w:p w14:paraId="143BBDA9" w14:textId="77777777" w:rsidR="009E2CB0" w:rsidRPr="00241C77" w:rsidRDefault="009E2CB0" w:rsidP="009E2CB0"/>
        </w:tc>
      </w:tr>
      <w:tr w:rsidR="009E2CB0" w:rsidRPr="00AA699A" w14:paraId="1AA5F559" w14:textId="77777777" w:rsidTr="00765777">
        <w:tc>
          <w:tcPr>
            <w:tcW w:w="1129" w:type="dxa"/>
          </w:tcPr>
          <w:p w14:paraId="075E808C" w14:textId="6E8D274A" w:rsidR="009E2CB0" w:rsidRDefault="009E2CB0" w:rsidP="009E2CB0">
            <w:r>
              <w:rPr>
                <w:rFonts w:hint="eastAsia"/>
              </w:rPr>
              <w:t>……</w:t>
            </w:r>
          </w:p>
        </w:tc>
        <w:tc>
          <w:tcPr>
            <w:tcW w:w="3828" w:type="dxa"/>
            <w:vAlign w:val="center"/>
          </w:tcPr>
          <w:p w14:paraId="4F763AEC" w14:textId="270DFECA" w:rsidR="009E2CB0" w:rsidRDefault="009E2CB0" w:rsidP="009E2CB0">
            <w:r>
              <w:rPr>
                <w:rFonts w:hint="eastAsia"/>
              </w:rPr>
              <w:t>……</w:t>
            </w:r>
          </w:p>
        </w:tc>
        <w:tc>
          <w:tcPr>
            <w:tcW w:w="992" w:type="dxa"/>
            <w:vAlign w:val="center"/>
          </w:tcPr>
          <w:p w14:paraId="05BF5531" w14:textId="7FE54FF6" w:rsidR="009E2CB0" w:rsidRPr="00241C77" w:rsidRDefault="009E2CB0" w:rsidP="009E2CB0">
            <w:r>
              <w:rPr>
                <w:rFonts w:hint="eastAsia"/>
              </w:rPr>
              <w:t>……</w:t>
            </w:r>
          </w:p>
        </w:tc>
        <w:tc>
          <w:tcPr>
            <w:tcW w:w="3401" w:type="dxa"/>
          </w:tcPr>
          <w:p w14:paraId="1833EA08" w14:textId="5B60B07A" w:rsidR="009E2CB0" w:rsidRPr="00241C77" w:rsidRDefault="009E2CB0" w:rsidP="009E2CB0"/>
        </w:tc>
      </w:tr>
      <w:tr w:rsidR="009E2CB0" w:rsidRPr="00AA699A" w14:paraId="2471ECD1" w14:textId="77777777" w:rsidTr="00765777">
        <w:tc>
          <w:tcPr>
            <w:tcW w:w="1129" w:type="dxa"/>
          </w:tcPr>
          <w:p w14:paraId="3321E3C8" w14:textId="17E7F9F8" w:rsidR="009E2CB0" w:rsidRDefault="009E2CB0" w:rsidP="009E2CB0">
            <w:r>
              <w:rPr>
                <w:rFonts w:hint="eastAsia"/>
              </w:rPr>
              <w:t>……</w:t>
            </w:r>
          </w:p>
        </w:tc>
        <w:tc>
          <w:tcPr>
            <w:tcW w:w="3828" w:type="dxa"/>
            <w:vAlign w:val="center"/>
          </w:tcPr>
          <w:p w14:paraId="362C4D18" w14:textId="0AC473FC" w:rsidR="009E2CB0" w:rsidRDefault="009E2CB0" w:rsidP="009E2CB0">
            <w:r>
              <w:rPr>
                <w:rFonts w:hint="eastAsia"/>
              </w:rPr>
              <w:t>……</w:t>
            </w:r>
          </w:p>
        </w:tc>
        <w:tc>
          <w:tcPr>
            <w:tcW w:w="992" w:type="dxa"/>
            <w:vAlign w:val="center"/>
          </w:tcPr>
          <w:p w14:paraId="5C965899" w14:textId="33A6A12B" w:rsidR="009E2CB0" w:rsidRPr="00241C77" w:rsidRDefault="009E2CB0" w:rsidP="009E2CB0">
            <w:r>
              <w:rPr>
                <w:rFonts w:hint="eastAsia"/>
              </w:rPr>
              <w:t>……</w:t>
            </w:r>
          </w:p>
        </w:tc>
        <w:tc>
          <w:tcPr>
            <w:tcW w:w="3401" w:type="dxa"/>
          </w:tcPr>
          <w:p w14:paraId="0ED1DF58" w14:textId="77777777" w:rsidR="009E2CB0" w:rsidRPr="00241C77" w:rsidRDefault="009E2CB0" w:rsidP="009E2CB0"/>
        </w:tc>
      </w:tr>
      <w:tr w:rsidR="009E2CB0" w:rsidRPr="00AA699A" w14:paraId="6E6D7D07" w14:textId="77777777" w:rsidTr="00765777">
        <w:tc>
          <w:tcPr>
            <w:tcW w:w="1129" w:type="dxa"/>
          </w:tcPr>
          <w:p w14:paraId="2A59591F" w14:textId="3609E028" w:rsidR="009E2CB0" w:rsidRDefault="009E2CB0" w:rsidP="009E2CB0">
            <w:r>
              <w:rPr>
                <w:rFonts w:hint="eastAsia"/>
              </w:rPr>
              <w:t>……</w:t>
            </w:r>
          </w:p>
        </w:tc>
        <w:tc>
          <w:tcPr>
            <w:tcW w:w="3828" w:type="dxa"/>
            <w:vAlign w:val="center"/>
          </w:tcPr>
          <w:p w14:paraId="40BCC723" w14:textId="223AC9C7" w:rsidR="009E2CB0" w:rsidRDefault="009E2CB0" w:rsidP="009E2CB0">
            <w:r>
              <w:rPr>
                <w:rFonts w:hint="eastAsia"/>
              </w:rPr>
              <w:t>……</w:t>
            </w:r>
          </w:p>
        </w:tc>
        <w:tc>
          <w:tcPr>
            <w:tcW w:w="992" w:type="dxa"/>
            <w:vAlign w:val="center"/>
          </w:tcPr>
          <w:p w14:paraId="2530717E" w14:textId="220AA50A" w:rsidR="009E2CB0" w:rsidRPr="00241C77" w:rsidRDefault="009E2CB0" w:rsidP="009E2CB0">
            <w:r>
              <w:rPr>
                <w:rFonts w:hint="eastAsia"/>
              </w:rPr>
              <w:t>……</w:t>
            </w:r>
          </w:p>
        </w:tc>
        <w:tc>
          <w:tcPr>
            <w:tcW w:w="3401" w:type="dxa"/>
          </w:tcPr>
          <w:p w14:paraId="4E7EB834" w14:textId="77777777" w:rsidR="009E2CB0" w:rsidRPr="00241C77" w:rsidRDefault="009E2CB0" w:rsidP="009E2CB0"/>
        </w:tc>
      </w:tr>
      <w:tr w:rsidR="009E2CB0" w:rsidRPr="00AA699A" w14:paraId="180E1A31" w14:textId="77777777" w:rsidTr="00765777">
        <w:tc>
          <w:tcPr>
            <w:tcW w:w="1129" w:type="dxa"/>
          </w:tcPr>
          <w:p w14:paraId="59CBD7A6" w14:textId="3A10BD21" w:rsidR="009E2CB0" w:rsidRDefault="009E2CB0" w:rsidP="009E2CB0">
            <w:r>
              <w:rPr>
                <w:rFonts w:hint="eastAsia"/>
              </w:rPr>
              <w:t>0</w:t>
            </w:r>
            <w:r>
              <w:t>x1DF0</w:t>
            </w:r>
          </w:p>
        </w:tc>
        <w:tc>
          <w:tcPr>
            <w:tcW w:w="3828" w:type="dxa"/>
            <w:vAlign w:val="center"/>
          </w:tcPr>
          <w:p w14:paraId="7C1CF19D" w14:textId="4AFBB2D9" w:rsidR="009E2CB0" w:rsidRDefault="009E2CB0" w:rsidP="009E2CB0">
            <w:r>
              <w:rPr>
                <w:rFonts w:ascii="等线" w:eastAsia="等线" w:hAnsi="等线" w:cs="宋体" w:hint="eastAsia"/>
                <w:color w:val="000000"/>
              </w:rPr>
              <w:t>功率控制卡片使能</w:t>
            </w:r>
            <w:r>
              <w:rPr>
                <w:rFonts w:ascii="等线" w:eastAsia="等线" w:hAnsi="等线" w:cs="宋体"/>
                <w:color w:val="000000"/>
              </w:rPr>
              <w:t>-24</w:t>
            </w:r>
          </w:p>
        </w:tc>
        <w:tc>
          <w:tcPr>
            <w:tcW w:w="992" w:type="dxa"/>
            <w:vAlign w:val="center"/>
          </w:tcPr>
          <w:p w14:paraId="7D6E0CF7" w14:textId="3578C8F7" w:rsidR="009E2CB0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0FD936F0" w14:textId="77777777" w:rsidR="009E2CB0" w:rsidRDefault="009E2CB0" w:rsidP="009E2CB0">
            <w:r>
              <w:t>Bit15(</w:t>
            </w:r>
            <w:r>
              <w:rPr>
                <w:rFonts w:hint="eastAsia"/>
              </w:rPr>
              <w:t>使能</w:t>
            </w:r>
            <w:r>
              <w:t xml:space="preserve">):  </w:t>
            </w:r>
            <w:r>
              <w:rPr>
                <w:rFonts w:hint="eastAsia"/>
              </w:rPr>
              <w:t>1</w:t>
            </w:r>
            <w:r>
              <w:t>:enable 0:disable</w:t>
            </w:r>
          </w:p>
          <w:p w14:paraId="1B1D43CC" w14:textId="77777777" w:rsidR="009E2CB0" w:rsidRDefault="009E2CB0" w:rsidP="009E2CB0">
            <w:r>
              <w:t>Bit14~</w:t>
            </w:r>
            <w:r>
              <w:rPr>
                <w:rFonts w:hint="eastAsia"/>
              </w:rPr>
              <w:t>Bit</w:t>
            </w:r>
            <w:r>
              <w:t>13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执行</w:t>
            </w:r>
            <w:r>
              <w:t xml:space="preserve">): </w:t>
            </w:r>
          </w:p>
          <w:p w14:paraId="4CBE9BD6" w14:textId="77777777" w:rsidR="009E2CB0" w:rsidRPr="001F2B87" w:rsidRDefault="009E2CB0" w:rsidP="009E2CB0">
            <w:pPr>
              <w:rPr>
                <w:sz w:val="16"/>
                <w:szCs w:val="16"/>
              </w:rPr>
            </w:pPr>
            <w:r>
              <w:t xml:space="preserve"> </w:t>
            </w:r>
            <w:r w:rsidRPr="001F2B87">
              <w:rPr>
                <w:color w:val="FF0000"/>
                <w:sz w:val="16"/>
                <w:szCs w:val="16"/>
                <w:highlight w:val="yellow"/>
              </w:rPr>
              <w:t xml:space="preserve">00 </w:t>
            </w:r>
            <w:r w:rsidRPr="001F2B87">
              <w:rPr>
                <w:rFonts w:hint="eastAsia"/>
                <w:color w:val="FF0000"/>
                <w:sz w:val="16"/>
                <w:szCs w:val="16"/>
                <w:highlight w:val="yellow"/>
              </w:rPr>
              <w:t>未执行；</w:t>
            </w:r>
            <w:r w:rsidRPr="001F2B87">
              <w:rPr>
                <w:color w:val="FF0000"/>
                <w:sz w:val="16"/>
                <w:szCs w:val="16"/>
                <w:highlight w:val="yellow"/>
              </w:rPr>
              <w:t>01</w:t>
            </w:r>
            <w:r w:rsidRPr="001F2B87">
              <w:rPr>
                <w:rFonts w:hint="eastAsia"/>
                <w:color w:val="FF0000"/>
                <w:sz w:val="16"/>
                <w:szCs w:val="16"/>
                <w:highlight w:val="yellow"/>
              </w:rPr>
              <w:t>执行成功；</w:t>
            </w:r>
            <w:r w:rsidRPr="001F2B87">
              <w:rPr>
                <w:rFonts w:hint="eastAsia"/>
                <w:color w:val="FF0000"/>
                <w:sz w:val="16"/>
                <w:szCs w:val="16"/>
                <w:highlight w:val="yellow"/>
              </w:rPr>
              <w:t xml:space="preserve"> </w:t>
            </w:r>
            <w:r w:rsidRPr="001F2B87">
              <w:rPr>
                <w:color w:val="FF0000"/>
                <w:sz w:val="16"/>
                <w:szCs w:val="16"/>
                <w:highlight w:val="yellow"/>
              </w:rPr>
              <w:t>10</w:t>
            </w:r>
            <w:r w:rsidRPr="001F2B87">
              <w:rPr>
                <w:rFonts w:hint="eastAsia"/>
                <w:color w:val="FF0000"/>
                <w:sz w:val="16"/>
                <w:szCs w:val="16"/>
                <w:highlight w:val="yellow"/>
              </w:rPr>
              <w:t>执行失败；</w:t>
            </w:r>
          </w:p>
          <w:p w14:paraId="476D3975" w14:textId="77777777" w:rsidR="009E2CB0" w:rsidRDefault="009E2CB0" w:rsidP="009E2CB0">
            <w:r>
              <w:t>Bit12~bit8:</w:t>
            </w:r>
            <w:r>
              <w:rPr>
                <w:rFonts w:hint="eastAsia"/>
              </w:rPr>
              <w:t>预留</w:t>
            </w:r>
          </w:p>
          <w:p w14:paraId="444219BE" w14:textId="77777777" w:rsidR="009E2CB0" w:rsidRDefault="009E2CB0" w:rsidP="009E2CB0">
            <w:r>
              <w:rPr>
                <w:rFonts w:hint="eastAsia"/>
              </w:rPr>
              <w:t>Bit</w:t>
            </w:r>
            <w:r>
              <w:t>7~Bit0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错误</w:t>
            </w:r>
            <w:r>
              <w:t xml:space="preserve">): 0x00 </w:t>
            </w:r>
            <w:r>
              <w:rPr>
                <w:rFonts w:hint="eastAsia"/>
              </w:rPr>
              <w:t>success</w:t>
            </w:r>
            <w:r>
              <w:t xml:space="preserve"> code</w:t>
            </w:r>
          </w:p>
          <w:p w14:paraId="01F46688" w14:textId="36E25881" w:rsidR="009E2CB0" w:rsidRPr="00241C77" w:rsidRDefault="009E2CB0" w:rsidP="009E2CB0">
            <w:r>
              <w:rPr>
                <w:rFonts w:hint="eastAsia"/>
              </w:rPr>
              <w:t xml:space="preserve"> </w:t>
            </w:r>
            <w:r>
              <w:t xml:space="preserve">                             0x01 setup failed</w:t>
            </w:r>
          </w:p>
        </w:tc>
      </w:tr>
      <w:tr w:rsidR="009E2CB0" w:rsidRPr="00AA699A" w14:paraId="37328C34" w14:textId="77777777" w:rsidTr="00765777">
        <w:tc>
          <w:tcPr>
            <w:tcW w:w="1129" w:type="dxa"/>
          </w:tcPr>
          <w:p w14:paraId="554BDA78" w14:textId="4076D809" w:rsidR="009E2CB0" w:rsidRPr="00226BE9" w:rsidRDefault="009E2CB0" w:rsidP="009E2CB0">
            <w:r w:rsidRPr="00226BE9">
              <w:t>0x</w:t>
            </w:r>
            <w:r>
              <w:t>1DF1</w:t>
            </w:r>
            <w:r w:rsidRPr="00226BE9">
              <w:t>~</w:t>
            </w:r>
          </w:p>
          <w:p w14:paraId="708FC1D0" w14:textId="1FAE5BFE" w:rsidR="009E2CB0" w:rsidRDefault="009E2CB0" w:rsidP="009E2CB0">
            <w:r w:rsidRPr="00226BE9">
              <w:t>0x</w:t>
            </w:r>
            <w:r>
              <w:t>1DF2</w:t>
            </w:r>
          </w:p>
        </w:tc>
        <w:tc>
          <w:tcPr>
            <w:tcW w:w="3828" w:type="dxa"/>
            <w:vAlign w:val="center"/>
          </w:tcPr>
          <w:p w14:paraId="560B2CF7" w14:textId="0A43D684" w:rsidR="009E2CB0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开始时间设置值</w:t>
            </w:r>
            <w:r>
              <w:rPr>
                <w:rFonts w:ascii="等线" w:eastAsia="等线" w:hAnsi="等线" w:cs="宋体" w:hint="eastAsia"/>
                <w:color w:val="000000"/>
              </w:rPr>
              <w:t>-timestamp</w:t>
            </w:r>
            <w:r>
              <w:rPr>
                <w:rFonts w:ascii="等线" w:eastAsia="等线" w:hAnsi="等线" w:cs="宋体"/>
                <w:color w:val="000000"/>
              </w:rPr>
              <w:t>24</w:t>
            </w:r>
          </w:p>
        </w:tc>
        <w:tc>
          <w:tcPr>
            <w:tcW w:w="992" w:type="dxa"/>
            <w:vAlign w:val="center"/>
          </w:tcPr>
          <w:p w14:paraId="05C8E8DC" w14:textId="715E7306" w:rsidR="009E2CB0" w:rsidRPr="00241C77" w:rsidRDefault="009E2CB0" w:rsidP="009E2CB0">
            <w:r>
              <w:rPr>
                <w:rFonts w:hint="eastAsia"/>
              </w:rPr>
              <w:t>U32</w:t>
            </w:r>
          </w:p>
        </w:tc>
        <w:tc>
          <w:tcPr>
            <w:tcW w:w="3401" w:type="dxa"/>
          </w:tcPr>
          <w:p w14:paraId="0799ED55" w14:textId="56468DFF" w:rsidR="009E2CB0" w:rsidRPr="00241C77" w:rsidRDefault="009E2CB0" w:rsidP="009E2CB0">
            <w:r>
              <w:rPr>
                <w:rFonts w:hint="eastAsia"/>
              </w:rPr>
              <w:t>时间戳</w:t>
            </w:r>
          </w:p>
        </w:tc>
      </w:tr>
      <w:tr w:rsidR="009E2CB0" w:rsidRPr="00AA699A" w14:paraId="74717D99" w14:textId="77777777" w:rsidTr="00765777">
        <w:tc>
          <w:tcPr>
            <w:tcW w:w="1129" w:type="dxa"/>
          </w:tcPr>
          <w:p w14:paraId="06AC84C5" w14:textId="3FCDD6A7" w:rsidR="009E2CB0" w:rsidRPr="00226BE9" w:rsidRDefault="009E2CB0" w:rsidP="009E2CB0">
            <w:r w:rsidRPr="00226BE9">
              <w:t>0x</w:t>
            </w:r>
            <w:r>
              <w:t>1DF3</w:t>
            </w:r>
            <w:r w:rsidRPr="00226BE9">
              <w:t>~</w:t>
            </w:r>
          </w:p>
          <w:p w14:paraId="26478BF3" w14:textId="40577F48" w:rsidR="009E2CB0" w:rsidRDefault="009E2CB0" w:rsidP="009E2CB0">
            <w:r w:rsidRPr="00226BE9">
              <w:t>0x</w:t>
            </w:r>
            <w:r>
              <w:t>1DF4</w:t>
            </w:r>
          </w:p>
        </w:tc>
        <w:tc>
          <w:tcPr>
            <w:tcW w:w="3828" w:type="dxa"/>
            <w:vAlign w:val="center"/>
          </w:tcPr>
          <w:p w14:paraId="21D0BE19" w14:textId="5AD19E64" w:rsidR="009E2CB0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结束时间设置值</w:t>
            </w:r>
            <w:r>
              <w:rPr>
                <w:rFonts w:ascii="等线" w:eastAsia="等线" w:hAnsi="等线" w:cs="宋体" w:hint="eastAsia"/>
                <w:color w:val="000000"/>
              </w:rPr>
              <w:t>-timestamp</w:t>
            </w:r>
            <w:r>
              <w:rPr>
                <w:rFonts w:ascii="等线" w:eastAsia="等线" w:hAnsi="等线" w:cs="宋体"/>
                <w:color w:val="000000"/>
              </w:rPr>
              <w:t>24</w:t>
            </w:r>
          </w:p>
        </w:tc>
        <w:tc>
          <w:tcPr>
            <w:tcW w:w="992" w:type="dxa"/>
            <w:vAlign w:val="center"/>
          </w:tcPr>
          <w:p w14:paraId="6019903C" w14:textId="7BBBA8E0" w:rsidR="009E2CB0" w:rsidRPr="00241C77" w:rsidRDefault="009E2CB0" w:rsidP="009E2CB0">
            <w:r>
              <w:rPr>
                <w:rFonts w:hint="eastAsia"/>
              </w:rPr>
              <w:t>U32</w:t>
            </w:r>
          </w:p>
        </w:tc>
        <w:tc>
          <w:tcPr>
            <w:tcW w:w="3401" w:type="dxa"/>
          </w:tcPr>
          <w:p w14:paraId="4FBF2EC1" w14:textId="16A0C978" w:rsidR="009E2CB0" w:rsidRPr="00241C77" w:rsidRDefault="009E2CB0" w:rsidP="009E2CB0">
            <w:r>
              <w:rPr>
                <w:rFonts w:hint="eastAsia"/>
              </w:rPr>
              <w:t>时间戳</w:t>
            </w:r>
          </w:p>
        </w:tc>
      </w:tr>
      <w:tr w:rsidR="009E2CB0" w:rsidRPr="00AA699A" w14:paraId="730C47F9" w14:textId="77777777" w:rsidTr="00764E6C">
        <w:tc>
          <w:tcPr>
            <w:tcW w:w="1129" w:type="dxa"/>
          </w:tcPr>
          <w:p w14:paraId="309513A2" w14:textId="6C5A75F7" w:rsidR="009E2CB0" w:rsidRDefault="009E2CB0" w:rsidP="009E2CB0">
            <w:r w:rsidRPr="00226BE9">
              <w:t>0x</w:t>
            </w:r>
            <w:r>
              <w:t>1DF5</w:t>
            </w:r>
          </w:p>
        </w:tc>
        <w:tc>
          <w:tcPr>
            <w:tcW w:w="3828" w:type="dxa"/>
            <w:vAlign w:val="center"/>
          </w:tcPr>
          <w:p w14:paraId="621EF52E" w14:textId="61A2FD26" w:rsidR="009E2CB0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有功功率上升坡度设置值</w:t>
            </w:r>
            <w:r>
              <w:rPr>
                <w:rFonts w:ascii="等线" w:eastAsia="等线" w:hAnsi="等线" w:cs="宋体"/>
                <w:color w:val="000000"/>
              </w:rPr>
              <w:t>24</w:t>
            </w:r>
          </w:p>
        </w:tc>
        <w:tc>
          <w:tcPr>
            <w:tcW w:w="992" w:type="dxa"/>
          </w:tcPr>
          <w:p w14:paraId="58B0E2EA" w14:textId="44F32855" w:rsidR="009E2CB0" w:rsidRPr="00241C77" w:rsidRDefault="009E2CB0" w:rsidP="009E2CB0">
            <w:r w:rsidRPr="00226BE9">
              <w:t>U16</w:t>
            </w:r>
          </w:p>
        </w:tc>
        <w:tc>
          <w:tcPr>
            <w:tcW w:w="3401" w:type="dxa"/>
          </w:tcPr>
          <w:p w14:paraId="14FE18DB" w14:textId="76CB7A6D" w:rsidR="009E2CB0" w:rsidRPr="00241C77" w:rsidRDefault="009E2CB0" w:rsidP="009E2CB0">
            <w:r w:rsidRPr="00241C77">
              <w:t>0.1%Pn/min</w:t>
            </w:r>
            <w:r>
              <w:rPr>
                <w:rFonts w:hint="eastAsia"/>
              </w:rPr>
              <w:t>,</w:t>
            </w:r>
            <w:r>
              <w:t>0~1000</w:t>
            </w:r>
          </w:p>
        </w:tc>
      </w:tr>
      <w:tr w:rsidR="009E2CB0" w:rsidRPr="00AA699A" w14:paraId="77CFF5C1" w14:textId="77777777" w:rsidTr="00764E6C">
        <w:tc>
          <w:tcPr>
            <w:tcW w:w="1129" w:type="dxa"/>
          </w:tcPr>
          <w:p w14:paraId="652FE4E1" w14:textId="3B88C487" w:rsidR="009E2CB0" w:rsidRDefault="009E2CB0" w:rsidP="009E2CB0">
            <w:r w:rsidRPr="00226BE9">
              <w:t>0x</w:t>
            </w:r>
            <w:r>
              <w:t>1DF6</w:t>
            </w:r>
          </w:p>
        </w:tc>
        <w:tc>
          <w:tcPr>
            <w:tcW w:w="3828" w:type="dxa"/>
            <w:vAlign w:val="center"/>
          </w:tcPr>
          <w:p w14:paraId="796C6AE5" w14:textId="23AD47FB" w:rsidR="009E2CB0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有功功率下降坡度设置值</w:t>
            </w:r>
            <w:r>
              <w:rPr>
                <w:rFonts w:ascii="等线" w:eastAsia="等线" w:hAnsi="等线" w:cs="宋体"/>
                <w:color w:val="000000"/>
              </w:rPr>
              <w:t>24</w:t>
            </w:r>
          </w:p>
        </w:tc>
        <w:tc>
          <w:tcPr>
            <w:tcW w:w="992" w:type="dxa"/>
          </w:tcPr>
          <w:p w14:paraId="4F4DC741" w14:textId="4FF89C83" w:rsidR="009E2CB0" w:rsidRPr="00241C77" w:rsidRDefault="009E2CB0" w:rsidP="009E2CB0">
            <w:r w:rsidRPr="00226BE9">
              <w:t>U16</w:t>
            </w:r>
          </w:p>
        </w:tc>
        <w:tc>
          <w:tcPr>
            <w:tcW w:w="3401" w:type="dxa"/>
          </w:tcPr>
          <w:p w14:paraId="75E1F063" w14:textId="540CB7CE" w:rsidR="009E2CB0" w:rsidRPr="00241C77" w:rsidRDefault="009E2CB0" w:rsidP="009E2CB0">
            <w:r w:rsidRPr="00241C77">
              <w:t>0.1%Pn/min</w:t>
            </w:r>
            <w:r>
              <w:t>, 0~1000</w:t>
            </w:r>
          </w:p>
        </w:tc>
      </w:tr>
      <w:tr w:rsidR="009E2CB0" w:rsidRPr="00AA699A" w14:paraId="66CB0153" w14:textId="77777777" w:rsidTr="00765777">
        <w:tc>
          <w:tcPr>
            <w:tcW w:w="1129" w:type="dxa"/>
          </w:tcPr>
          <w:p w14:paraId="0158AAA3" w14:textId="176CA25D" w:rsidR="009E2CB0" w:rsidRDefault="009E2CB0" w:rsidP="009E2CB0">
            <w:r w:rsidRPr="00226BE9">
              <w:t>0x</w:t>
            </w:r>
            <w:r>
              <w:t>1DF7</w:t>
            </w:r>
          </w:p>
        </w:tc>
        <w:tc>
          <w:tcPr>
            <w:tcW w:w="3828" w:type="dxa"/>
            <w:vAlign w:val="center"/>
          </w:tcPr>
          <w:p w14:paraId="4196E430" w14:textId="53E61DA2" w:rsidR="009E2CB0" w:rsidRDefault="009E2CB0" w:rsidP="009E2CB0">
            <w:r>
              <w:rPr>
                <w:rFonts w:ascii="等线" w:eastAsia="等线" w:hAnsi="等线" w:cs="宋体" w:hint="eastAsia"/>
                <w:color w:val="000000"/>
              </w:rPr>
              <w:t>A</w:t>
            </w:r>
            <w:r>
              <w:rPr>
                <w:rFonts w:ascii="等线" w:eastAsia="等线" w:hAnsi="等线" w:cs="宋体"/>
                <w:color w:val="000000"/>
              </w:rPr>
              <w:t>C</w:t>
            </w:r>
            <w:r>
              <w:rPr>
                <w:rFonts w:ascii="等线" w:eastAsia="等线" w:hAnsi="等线" w:cs="宋体" w:hint="eastAsia"/>
                <w:color w:val="000000"/>
              </w:rPr>
              <w:t>侧放</w:t>
            </w:r>
            <w:r w:rsidRPr="00226BE9">
              <w:rPr>
                <w:rFonts w:ascii="等线" w:eastAsia="等线" w:hAnsi="等线" w:cs="宋体" w:hint="eastAsia"/>
                <w:color w:val="000000"/>
              </w:rPr>
              <w:t>电功率限制设置值</w:t>
            </w:r>
            <w:r>
              <w:rPr>
                <w:rFonts w:ascii="等线" w:eastAsia="等线" w:hAnsi="等线" w:cs="宋体"/>
                <w:color w:val="000000"/>
              </w:rPr>
              <w:t>24</w:t>
            </w:r>
          </w:p>
        </w:tc>
        <w:tc>
          <w:tcPr>
            <w:tcW w:w="992" w:type="dxa"/>
            <w:vAlign w:val="center"/>
          </w:tcPr>
          <w:p w14:paraId="54BCEF63" w14:textId="734328A8" w:rsidR="009E2CB0" w:rsidRPr="00241C77" w:rsidRDefault="009E2CB0" w:rsidP="009E2CB0">
            <w:r w:rsidRPr="00226BE9">
              <w:rPr>
                <w:rFonts w:ascii="等线" w:eastAsia="等线" w:hAnsi="等线" w:cs="宋体"/>
                <w:color w:val="000000"/>
              </w:rPr>
              <w:t>U16</w:t>
            </w:r>
          </w:p>
        </w:tc>
        <w:tc>
          <w:tcPr>
            <w:tcW w:w="3401" w:type="dxa"/>
          </w:tcPr>
          <w:p w14:paraId="6F38881F" w14:textId="11CBC73C" w:rsidR="009E2CB0" w:rsidRPr="00241C77" w:rsidRDefault="009E2CB0" w:rsidP="009E2CB0">
            <w:r w:rsidRPr="00241C77">
              <w:t>%Pn</w:t>
            </w:r>
            <w:r w:rsidRPr="00241C77">
              <w:rPr>
                <w:rFonts w:hint="eastAsia"/>
              </w:rPr>
              <w:t>，</w:t>
            </w:r>
            <w:r w:rsidRPr="00241C77">
              <w:t>0~100</w:t>
            </w:r>
          </w:p>
        </w:tc>
      </w:tr>
      <w:tr w:rsidR="009E2CB0" w:rsidRPr="00AA699A" w14:paraId="69645F68" w14:textId="77777777" w:rsidTr="00765777">
        <w:tc>
          <w:tcPr>
            <w:tcW w:w="1129" w:type="dxa"/>
          </w:tcPr>
          <w:p w14:paraId="704D264B" w14:textId="5DD6BFF4" w:rsidR="009E2CB0" w:rsidRDefault="009E2CB0" w:rsidP="009E2CB0">
            <w:r w:rsidRPr="00226BE9">
              <w:t>0x</w:t>
            </w:r>
            <w:r>
              <w:t>1DF8</w:t>
            </w:r>
          </w:p>
        </w:tc>
        <w:tc>
          <w:tcPr>
            <w:tcW w:w="3828" w:type="dxa"/>
            <w:vAlign w:val="center"/>
          </w:tcPr>
          <w:p w14:paraId="5AC2F4BE" w14:textId="59D11080" w:rsidR="009E2CB0" w:rsidRDefault="009E2CB0" w:rsidP="009E2CB0">
            <w:r>
              <w:rPr>
                <w:rFonts w:ascii="等线" w:eastAsia="等线" w:hAnsi="等线" w:cs="宋体" w:hint="eastAsia"/>
                <w:color w:val="000000"/>
              </w:rPr>
              <w:t>A</w:t>
            </w:r>
            <w:r>
              <w:rPr>
                <w:rFonts w:ascii="等线" w:eastAsia="等线" w:hAnsi="等线" w:cs="宋体"/>
                <w:color w:val="000000"/>
              </w:rPr>
              <w:t>C</w:t>
            </w:r>
            <w:r>
              <w:rPr>
                <w:rFonts w:ascii="等线" w:eastAsia="等线" w:hAnsi="等线" w:cs="宋体" w:hint="eastAsia"/>
                <w:color w:val="000000"/>
              </w:rPr>
              <w:t>侧取</w:t>
            </w:r>
            <w:r w:rsidRPr="00226BE9">
              <w:rPr>
                <w:rFonts w:ascii="等线" w:eastAsia="等线" w:hAnsi="等线" w:cs="宋体" w:hint="eastAsia"/>
                <w:color w:val="000000"/>
              </w:rPr>
              <w:t>电功率限制设置值</w:t>
            </w:r>
            <w:r>
              <w:rPr>
                <w:rFonts w:ascii="等线" w:eastAsia="等线" w:hAnsi="等线" w:cs="宋体"/>
                <w:color w:val="000000"/>
              </w:rPr>
              <w:t>24</w:t>
            </w:r>
          </w:p>
        </w:tc>
        <w:tc>
          <w:tcPr>
            <w:tcW w:w="992" w:type="dxa"/>
            <w:vAlign w:val="center"/>
          </w:tcPr>
          <w:p w14:paraId="043413A4" w14:textId="121839B6" w:rsidR="009E2CB0" w:rsidRPr="00241C77" w:rsidRDefault="009E2CB0" w:rsidP="009E2CB0">
            <w:r w:rsidRPr="00226BE9">
              <w:rPr>
                <w:rFonts w:ascii="等线" w:eastAsia="等线" w:hAnsi="等线" w:cs="宋体"/>
                <w:color w:val="000000"/>
              </w:rPr>
              <w:t>U16</w:t>
            </w:r>
          </w:p>
        </w:tc>
        <w:tc>
          <w:tcPr>
            <w:tcW w:w="3401" w:type="dxa"/>
          </w:tcPr>
          <w:p w14:paraId="5CE21C4B" w14:textId="697594FC" w:rsidR="009E2CB0" w:rsidRPr="00241C77" w:rsidRDefault="009E2CB0" w:rsidP="009E2CB0">
            <w:r w:rsidRPr="00241C77">
              <w:t>%Pn</w:t>
            </w:r>
            <w:r w:rsidRPr="00241C77">
              <w:rPr>
                <w:rFonts w:hint="eastAsia"/>
              </w:rPr>
              <w:t>，</w:t>
            </w:r>
            <w:r w:rsidRPr="00241C77">
              <w:t>0~100</w:t>
            </w:r>
          </w:p>
        </w:tc>
      </w:tr>
      <w:tr w:rsidR="009E2CB0" w:rsidRPr="00AA699A" w14:paraId="2BA88783" w14:textId="77777777" w:rsidTr="00765777">
        <w:tc>
          <w:tcPr>
            <w:tcW w:w="1129" w:type="dxa"/>
          </w:tcPr>
          <w:p w14:paraId="050C56A7" w14:textId="7D2A22EE" w:rsidR="009E2CB0" w:rsidRPr="00226BE9" w:rsidRDefault="009E2CB0" w:rsidP="009E2CB0">
            <w:r w:rsidRPr="00226BE9">
              <w:t>0x</w:t>
            </w:r>
            <w:r>
              <w:t>1DF9</w:t>
            </w:r>
            <w:r w:rsidRPr="00226BE9">
              <w:t>~</w:t>
            </w:r>
          </w:p>
          <w:p w14:paraId="3BAC004B" w14:textId="55A6A32F" w:rsidR="009E2CB0" w:rsidRDefault="009E2CB0" w:rsidP="009E2CB0">
            <w:r w:rsidRPr="00226BE9">
              <w:t>0x</w:t>
            </w:r>
            <w:r>
              <w:t>1DFA</w:t>
            </w:r>
          </w:p>
        </w:tc>
        <w:tc>
          <w:tcPr>
            <w:tcW w:w="3828" w:type="dxa"/>
            <w:vAlign w:val="center"/>
          </w:tcPr>
          <w:p w14:paraId="50940E65" w14:textId="5CE5C403" w:rsidR="009E2CB0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馈网功率限制设置值</w:t>
            </w:r>
            <w:r>
              <w:rPr>
                <w:rFonts w:ascii="等线" w:eastAsia="等线" w:hAnsi="等线" w:cs="宋体"/>
                <w:color w:val="000000"/>
              </w:rPr>
              <w:t>24</w:t>
            </w:r>
          </w:p>
        </w:tc>
        <w:tc>
          <w:tcPr>
            <w:tcW w:w="992" w:type="dxa"/>
            <w:vAlign w:val="center"/>
          </w:tcPr>
          <w:p w14:paraId="5AF907AA" w14:textId="32551D46" w:rsidR="009E2CB0" w:rsidRPr="00241C77" w:rsidRDefault="009E2CB0" w:rsidP="009E2CB0">
            <w:r>
              <w:rPr>
                <w:rFonts w:ascii="等线" w:eastAsia="等线" w:hAnsi="等线" w:cs="宋体" w:hint="eastAsia"/>
                <w:color w:val="000000"/>
              </w:rPr>
              <w:t>U</w:t>
            </w:r>
            <w:r w:rsidRPr="00226BE9">
              <w:rPr>
                <w:rFonts w:ascii="等线" w:eastAsia="等线" w:hAnsi="等线" w:cs="宋体"/>
                <w:color w:val="000000"/>
              </w:rPr>
              <w:t>32</w:t>
            </w:r>
          </w:p>
        </w:tc>
        <w:tc>
          <w:tcPr>
            <w:tcW w:w="3401" w:type="dxa"/>
          </w:tcPr>
          <w:p w14:paraId="1EA7EFD5" w14:textId="2827D0D2" w:rsidR="009E2CB0" w:rsidRPr="00241C77" w:rsidRDefault="009E2CB0" w:rsidP="009E2CB0">
            <w:r>
              <w:rPr>
                <w:rFonts w:hint="eastAsia"/>
              </w:rPr>
              <w:t>0</w:t>
            </w:r>
            <w:r>
              <w:t>~65535</w:t>
            </w:r>
          </w:p>
        </w:tc>
      </w:tr>
      <w:tr w:rsidR="009E2CB0" w:rsidRPr="00AA699A" w14:paraId="619A1F7D" w14:textId="77777777" w:rsidTr="00765777">
        <w:tc>
          <w:tcPr>
            <w:tcW w:w="1129" w:type="dxa"/>
          </w:tcPr>
          <w:p w14:paraId="31AF8957" w14:textId="5B21BC58" w:rsidR="009E2CB0" w:rsidRPr="00226BE9" w:rsidRDefault="009E2CB0" w:rsidP="009E2CB0">
            <w:r w:rsidRPr="00226BE9">
              <w:lastRenderedPageBreak/>
              <w:t>0x</w:t>
            </w:r>
            <w:r>
              <w:t>1DFB</w:t>
            </w:r>
            <w:r w:rsidRPr="00226BE9">
              <w:t>~</w:t>
            </w:r>
          </w:p>
          <w:p w14:paraId="1A16B4B1" w14:textId="1B26DD0F" w:rsidR="009E2CB0" w:rsidRDefault="009E2CB0" w:rsidP="009E2CB0">
            <w:r w:rsidRPr="00226BE9">
              <w:t>0x</w:t>
            </w:r>
            <w:r>
              <w:t>1DFC</w:t>
            </w:r>
          </w:p>
        </w:tc>
        <w:tc>
          <w:tcPr>
            <w:tcW w:w="3828" w:type="dxa"/>
            <w:vAlign w:val="center"/>
          </w:tcPr>
          <w:p w14:paraId="741EAC3C" w14:textId="2B71F5E7" w:rsidR="009E2CB0" w:rsidRDefault="009E2CB0" w:rsidP="009E2CB0">
            <w:r w:rsidRPr="00226BE9">
              <w:rPr>
                <w:rFonts w:ascii="等线" w:eastAsia="等线" w:hAnsi="等线" w:cs="宋体" w:hint="eastAsia"/>
                <w:color w:val="000000"/>
              </w:rPr>
              <w:t>取电功率限制设置值</w:t>
            </w:r>
            <w:r>
              <w:rPr>
                <w:rFonts w:ascii="等线" w:eastAsia="等线" w:hAnsi="等线" w:cs="宋体"/>
                <w:color w:val="000000"/>
              </w:rPr>
              <w:t>24</w:t>
            </w:r>
          </w:p>
        </w:tc>
        <w:tc>
          <w:tcPr>
            <w:tcW w:w="992" w:type="dxa"/>
            <w:vAlign w:val="center"/>
          </w:tcPr>
          <w:p w14:paraId="57C27401" w14:textId="1F84F627" w:rsidR="009E2CB0" w:rsidRPr="00241C77" w:rsidRDefault="009E2CB0" w:rsidP="009E2CB0">
            <w:r w:rsidRPr="00226BE9">
              <w:rPr>
                <w:rFonts w:ascii="等线" w:eastAsia="等线" w:hAnsi="等线" w:cs="宋体"/>
                <w:color w:val="000000"/>
              </w:rPr>
              <w:t>U32</w:t>
            </w:r>
          </w:p>
        </w:tc>
        <w:tc>
          <w:tcPr>
            <w:tcW w:w="3401" w:type="dxa"/>
          </w:tcPr>
          <w:p w14:paraId="59E92E17" w14:textId="0FE57F02" w:rsidR="009E2CB0" w:rsidRPr="00241C77" w:rsidRDefault="009E2CB0" w:rsidP="009E2CB0">
            <w:r>
              <w:rPr>
                <w:rFonts w:hint="eastAsia"/>
              </w:rPr>
              <w:t>0</w:t>
            </w:r>
            <w:r>
              <w:t>~65535</w:t>
            </w:r>
          </w:p>
        </w:tc>
      </w:tr>
      <w:tr w:rsidR="009E2CB0" w:rsidRPr="00AA699A" w14:paraId="7A4C6EB3" w14:textId="77777777" w:rsidTr="00765777">
        <w:tc>
          <w:tcPr>
            <w:tcW w:w="1129" w:type="dxa"/>
          </w:tcPr>
          <w:p w14:paraId="242AD7BB" w14:textId="37CFE810" w:rsidR="009E2CB0" w:rsidRDefault="009E2CB0" w:rsidP="009E2CB0">
            <w:r>
              <w:rPr>
                <w:rFonts w:hint="eastAsia"/>
              </w:rPr>
              <w:t>0x</w:t>
            </w:r>
            <w:r>
              <w:t>1DFD</w:t>
            </w:r>
          </w:p>
        </w:tc>
        <w:tc>
          <w:tcPr>
            <w:tcW w:w="3828" w:type="dxa"/>
            <w:vAlign w:val="center"/>
          </w:tcPr>
          <w:p w14:paraId="1AA2F9BA" w14:textId="6A8C2E58" w:rsidR="009E2CB0" w:rsidRDefault="009E2CB0" w:rsidP="009E2CB0">
            <w:r>
              <w:rPr>
                <w:rFonts w:hint="eastAsia"/>
              </w:rPr>
              <w:t>动态调控模式设置值</w:t>
            </w:r>
            <w:r>
              <w:t>24</w:t>
            </w:r>
          </w:p>
        </w:tc>
        <w:tc>
          <w:tcPr>
            <w:tcW w:w="992" w:type="dxa"/>
            <w:vAlign w:val="center"/>
          </w:tcPr>
          <w:p w14:paraId="79531169" w14:textId="1EB3C849" w:rsidR="009E2CB0" w:rsidRPr="00241C77" w:rsidRDefault="009E2CB0" w:rsidP="009E2CB0">
            <w:r w:rsidRPr="00226BE9">
              <w:t>U16</w:t>
            </w:r>
          </w:p>
        </w:tc>
        <w:tc>
          <w:tcPr>
            <w:tcW w:w="3401" w:type="dxa"/>
          </w:tcPr>
          <w:p w14:paraId="02CFD5DF" w14:textId="7A76B8CC" w:rsidR="009E2CB0" w:rsidRPr="00241C77" w:rsidRDefault="009E2CB0" w:rsidP="009E2CB0"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0</w:t>
            </w:r>
            <w:r>
              <w:t xml:space="preserve">x1B08 </w:t>
            </w:r>
            <w:r>
              <w:rPr>
                <w:rFonts w:hint="eastAsia"/>
              </w:rPr>
              <w:t>EMS</w:t>
            </w:r>
            <w:r>
              <w:t xml:space="preserve"> mode</w:t>
            </w:r>
          </w:p>
        </w:tc>
      </w:tr>
      <w:tr w:rsidR="009E2CB0" w:rsidRPr="00AA699A" w14:paraId="434FDF28" w14:textId="77777777" w:rsidTr="00765777">
        <w:tc>
          <w:tcPr>
            <w:tcW w:w="1129" w:type="dxa"/>
          </w:tcPr>
          <w:p w14:paraId="7A9DD1AC" w14:textId="47870A5A" w:rsidR="009E2CB0" w:rsidRDefault="009E2CB0" w:rsidP="009E2CB0">
            <w:r>
              <w:rPr>
                <w:rFonts w:hint="eastAsia"/>
              </w:rPr>
              <w:t>0x</w:t>
            </w:r>
            <w:r>
              <w:t>1DFE</w:t>
            </w:r>
          </w:p>
        </w:tc>
        <w:tc>
          <w:tcPr>
            <w:tcW w:w="3828" w:type="dxa"/>
            <w:vAlign w:val="center"/>
          </w:tcPr>
          <w:p w14:paraId="1381B065" w14:textId="4909EE8B" w:rsidR="009E2CB0" w:rsidRDefault="009E2CB0" w:rsidP="009E2CB0">
            <w:r>
              <w:rPr>
                <w:rFonts w:hint="eastAsia"/>
              </w:rPr>
              <w:t>电池恒定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充放电功率百分比</w:t>
            </w:r>
            <w:r>
              <w:t>24</w:t>
            </w:r>
          </w:p>
        </w:tc>
        <w:tc>
          <w:tcPr>
            <w:tcW w:w="992" w:type="dxa"/>
            <w:vAlign w:val="center"/>
          </w:tcPr>
          <w:p w14:paraId="7158BE5F" w14:textId="4FE068F8" w:rsidR="009E2CB0" w:rsidRPr="00226BE9" w:rsidRDefault="009E2CB0" w:rsidP="009E2CB0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6E6E2160" w14:textId="77777777" w:rsidR="009E2CB0" w:rsidRDefault="009E2CB0" w:rsidP="009E2CB0">
            <w:r>
              <w:rPr>
                <w:rFonts w:hint="eastAsia"/>
              </w:rPr>
              <w:t>正值：放电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负值：充电</w:t>
            </w:r>
            <w:r>
              <w:rPr>
                <w:rFonts w:hint="eastAsia"/>
              </w:rPr>
              <w:t>,</w:t>
            </w:r>
          </w:p>
          <w:p w14:paraId="748C3EBD" w14:textId="120363FB" w:rsidR="009E2CB0" w:rsidRPr="00241C77" w:rsidRDefault="009E2CB0" w:rsidP="009E2CB0">
            <w:r>
              <w:rPr>
                <w:rFonts w:hint="eastAsia"/>
              </w:rPr>
              <w:t xml:space="preserve"> </w:t>
            </w:r>
            <w:r>
              <w:t xml:space="preserve">-1000~1000 </w:t>
            </w:r>
            <w:r>
              <w:rPr>
                <w:rFonts w:hint="eastAsia"/>
              </w:rPr>
              <w:t>,</w:t>
            </w:r>
            <w:r>
              <w:t xml:space="preserve"> 0.1Pn%</w:t>
            </w:r>
          </w:p>
        </w:tc>
      </w:tr>
      <w:tr w:rsidR="009E2CB0" w:rsidRPr="00AA699A" w14:paraId="62380080" w14:textId="77777777" w:rsidTr="00765777">
        <w:tc>
          <w:tcPr>
            <w:tcW w:w="1129" w:type="dxa"/>
          </w:tcPr>
          <w:p w14:paraId="2687FB03" w14:textId="174DF13E" w:rsidR="009E2CB0" w:rsidRDefault="009E2CB0" w:rsidP="009E2CB0">
            <w:r>
              <w:rPr>
                <w:rFonts w:hint="eastAsia"/>
              </w:rPr>
              <w:t>0x</w:t>
            </w:r>
            <w:r>
              <w:t>1DFF</w:t>
            </w:r>
          </w:p>
        </w:tc>
        <w:tc>
          <w:tcPr>
            <w:tcW w:w="3828" w:type="dxa"/>
            <w:vAlign w:val="center"/>
          </w:tcPr>
          <w:p w14:paraId="49B567B3" w14:textId="5AE8BF2F" w:rsidR="009E2CB0" w:rsidRDefault="009E2CB0" w:rsidP="009E2CB0">
            <w:r>
              <w:rPr>
                <w:rFonts w:hint="eastAsia"/>
              </w:rPr>
              <w:t>AC</w:t>
            </w:r>
            <w:r>
              <w:rPr>
                <w:rFonts w:hint="eastAsia"/>
              </w:rPr>
              <w:t>侧有功功率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目标值百分比</w:t>
            </w:r>
            <w:r>
              <w:t>24</w:t>
            </w:r>
          </w:p>
        </w:tc>
        <w:tc>
          <w:tcPr>
            <w:tcW w:w="992" w:type="dxa"/>
            <w:vAlign w:val="center"/>
          </w:tcPr>
          <w:p w14:paraId="4F580E0D" w14:textId="6A15BE8A" w:rsidR="009E2CB0" w:rsidRPr="00226BE9" w:rsidRDefault="009E2CB0" w:rsidP="009E2CB0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001FE244" w14:textId="0E4D54D0" w:rsidR="009E2CB0" w:rsidRPr="00241C77" w:rsidRDefault="009E2CB0" w:rsidP="009E2CB0">
            <w:r>
              <w:rPr>
                <w:rFonts w:hint="eastAsia"/>
              </w:rPr>
              <w:t>正值：输出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负值：输入</w:t>
            </w:r>
          </w:p>
        </w:tc>
      </w:tr>
      <w:tr w:rsidR="009E2CB0" w:rsidRPr="00AA699A" w14:paraId="1293189C" w14:textId="77777777" w:rsidTr="00765777">
        <w:tc>
          <w:tcPr>
            <w:tcW w:w="1129" w:type="dxa"/>
          </w:tcPr>
          <w:p w14:paraId="44E81FDC" w14:textId="397335AB" w:rsidR="009E2CB0" w:rsidRDefault="009E2CB0" w:rsidP="009E2CB0">
            <w:r>
              <w:rPr>
                <w:rFonts w:hint="eastAsia"/>
              </w:rPr>
              <w:t>0x</w:t>
            </w:r>
            <w:r>
              <w:t>1E00</w:t>
            </w:r>
          </w:p>
        </w:tc>
        <w:tc>
          <w:tcPr>
            <w:tcW w:w="3828" w:type="dxa"/>
            <w:vAlign w:val="center"/>
          </w:tcPr>
          <w:p w14:paraId="181B1F8E" w14:textId="3387E14E" w:rsidR="009E2CB0" w:rsidRDefault="009E2CB0" w:rsidP="009E2CB0">
            <w:r>
              <w:rPr>
                <w:rFonts w:hint="eastAsia"/>
              </w:rPr>
              <w:t>A</w:t>
            </w:r>
            <w:r>
              <w:t>C</w:t>
            </w:r>
            <w:r>
              <w:rPr>
                <w:rFonts w:hint="eastAsia"/>
              </w:rPr>
              <w:t>侧无功功率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目标值百分比</w:t>
            </w:r>
            <w:r>
              <w:t>24</w:t>
            </w:r>
          </w:p>
        </w:tc>
        <w:tc>
          <w:tcPr>
            <w:tcW w:w="992" w:type="dxa"/>
            <w:vAlign w:val="center"/>
          </w:tcPr>
          <w:p w14:paraId="63963BE3" w14:textId="2DFBF8D3" w:rsidR="009E2CB0" w:rsidRPr="00226BE9" w:rsidRDefault="009E2CB0" w:rsidP="009E2CB0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1584613D" w14:textId="3E349969" w:rsidR="009E2CB0" w:rsidRPr="00241C77" w:rsidRDefault="009E2CB0" w:rsidP="009E2CB0">
            <w:r>
              <w:rPr>
                <w:rFonts w:hint="eastAsia"/>
              </w:rPr>
              <w:t>正值：输出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负值：输入</w:t>
            </w:r>
          </w:p>
        </w:tc>
      </w:tr>
      <w:tr w:rsidR="009E2CB0" w:rsidRPr="00AA699A" w14:paraId="4C415D1A" w14:textId="77777777" w:rsidTr="00765777">
        <w:tc>
          <w:tcPr>
            <w:tcW w:w="1129" w:type="dxa"/>
          </w:tcPr>
          <w:p w14:paraId="4390E296" w14:textId="32B0D265" w:rsidR="009E2CB0" w:rsidRDefault="009E2CB0" w:rsidP="009E2CB0">
            <w:r>
              <w:rPr>
                <w:rFonts w:hint="eastAsia"/>
              </w:rPr>
              <w:t>0x</w:t>
            </w:r>
            <w:r>
              <w:t>1E01</w:t>
            </w:r>
          </w:p>
        </w:tc>
        <w:tc>
          <w:tcPr>
            <w:tcW w:w="3828" w:type="dxa"/>
            <w:vAlign w:val="center"/>
          </w:tcPr>
          <w:p w14:paraId="285174ED" w14:textId="7E82CD32" w:rsidR="009E2CB0" w:rsidRDefault="009E2CB0" w:rsidP="009E2CB0">
            <w:r>
              <w:rPr>
                <w:rFonts w:hint="eastAsia"/>
              </w:rPr>
              <w:t>固定功率因数</w:t>
            </w: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992" w:type="dxa"/>
            <w:vAlign w:val="center"/>
          </w:tcPr>
          <w:p w14:paraId="57FF792B" w14:textId="24E2B255" w:rsidR="009E2CB0" w:rsidRPr="00226BE9" w:rsidRDefault="009E2CB0" w:rsidP="009E2CB0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7ED854FD" w14:textId="7B16AAEC" w:rsidR="009E2CB0" w:rsidRPr="00241C77" w:rsidRDefault="009E2CB0" w:rsidP="009E2CB0">
            <w:r>
              <w:rPr>
                <w:rFonts w:hint="eastAsia"/>
              </w:rPr>
              <w:t>值</w:t>
            </w:r>
            <w:r>
              <w:t xml:space="preserve">80~100 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有正负，单位</w:t>
            </w:r>
            <w:r>
              <w:rPr>
                <w:rFonts w:hint="eastAsia"/>
              </w:rPr>
              <w:t>0</w:t>
            </w:r>
            <w:r>
              <w:t>.01</w:t>
            </w:r>
          </w:p>
        </w:tc>
      </w:tr>
      <w:tr w:rsidR="009E2CB0" w:rsidRPr="00AA699A" w14:paraId="7D26B95D" w14:textId="77777777" w:rsidTr="00765777">
        <w:tc>
          <w:tcPr>
            <w:tcW w:w="1129" w:type="dxa"/>
          </w:tcPr>
          <w:p w14:paraId="3E7C0334" w14:textId="2ABDFDDF" w:rsidR="009E2CB0" w:rsidRDefault="009E2CB0" w:rsidP="009E2CB0">
            <w:r>
              <w:rPr>
                <w:rFonts w:hint="eastAsia"/>
              </w:rPr>
              <w:t>0</w:t>
            </w:r>
            <w:r>
              <w:t>x1E02</w:t>
            </w:r>
          </w:p>
        </w:tc>
        <w:tc>
          <w:tcPr>
            <w:tcW w:w="3828" w:type="dxa"/>
            <w:vAlign w:val="center"/>
          </w:tcPr>
          <w:p w14:paraId="3693B403" w14:textId="17CC562E" w:rsidR="009E2CB0" w:rsidRDefault="009E2CB0" w:rsidP="009E2CB0">
            <w:r>
              <w:rPr>
                <w:rFonts w:hint="eastAsia"/>
              </w:rPr>
              <w:t>充电截止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  <w:vAlign w:val="center"/>
          </w:tcPr>
          <w:p w14:paraId="5B6DB3ED" w14:textId="1512E5ED" w:rsidR="009E2CB0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1A9C66F6" w14:textId="110B65F4" w:rsidR="009E2CB0" w:rsidRDefault="009E2CB0" w:rsidP="009E2CB0">
            <w:r>
              <w:rPr>
                <w:rFonts w:hint="eastAsia"/>
              </w:rPr>
              <w:t>%</w:t>
            </w:r>
            <w:r>
              <w:t xml:space="preserve">, </w:t>
            </w:r>
            <w:r>
              <w:rPr>
                <w:rFonts w:hint="eastAsia"/>
              </w:rPr>
              <w:t>颗粒度</w:t>
            </w:r>
            <w:r>
              <w:rPr>
                <w:rFonts w:hint="eastAsia"/>
              </w:rPr>
              <w:t xml:space="preserve"> </w:t>
            </w:r>
            <w:r>
              <w:t>1%</w:t>
            </w:r>
          </w:p>
        </w:tc>
      </w:tr>
      <w:tr w:rsidR="009E2CB0" w:rsidRPr="00AA699A" w14:paraId="74DE94ED" w14:textId="77777777" w:rsidTr="00765777">
        <w:tc>
          <w:tcPr>
            <w:tcW w:w="1129" w:type="dxa"/>
          </w:tcPr>
          <w:p w14:paraId="7BFA112E" w14:textId="34ACE550" w:rsidR="009E2CB0" w:rsidRDefault="009E2CB0" w:rsidP="009E2CB0">
            <w:r>
              <w:rPr>
                <w:rFonts w:hint="eastAsia"/>
              </w:rPr>
              <w:t>0</w:t>
            </w:r>
            <w:r>
              <w:t>x1E03</w:t>
            </w:r>
          </w:p>
        </w:tc>
        <w:tc>
          <w:tcPr>
            <w:tcW w:w="3828" w:type="dxa"/>
            <w:vAlign w:val="center"/>
          </w:tcPr>
          <w:p w14:paraId="43720600" w14:textId="7D530599" w:rsidR="009E2CB0" w:rsidRDefault="009E2CB0" w:rsidP="009E2CB0">
            <w:r>
              <w:rPr>
                <w:rFonts w:hint="eastAsia"/>
              </w:rPr>
              <w:t>放电截止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  <w:vAlign w:val="center"/>
          </w:tcPr>
          <w:p w14:paraId="085D043F" w14:textId="750AB51E" w:rsidR="009E2CB0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73789AFB" w14:textId="36D32786" w:rsidR="009E2CB0" w:rsidRDefault="009E2CB0" w:rsidP="009E2CB0">
            <w:r>
              <w:rPr>
                <w:rFonts w:hint="eastAsia"/>
              </w:rPr>
              <w:t>%</w:t>
            </w:r>
            <w:r>
              <w:t xml:space="preserve">, </w:t>
            </w:r>
            <w:r>
              <w:rPr>
                <w:rFonts w:hint="eastAsia"/>
              </w:rPr>
              <w:t>颗粒度</w:t>
            </w:r>
            <w:r>
              <w:rPr>
                <w:rFonts w:hint="eastAsia"/>
              </w:rPr>
              <w:t xml:space="preserve"> </w:t>
            </w:r>
            <w:r>
              <w:t>1%</w:t>
            </w:r>
          </w:p>
        </w:tc>
      </w:tr>
      <w:tr w:rsidR="009E2CB0" w:rsidRPr="00AA699A" w14:paraId="7D47636C" w14:textId="77777777" w:rsidTr="00765777">
        <w:tc>
          <w:tcPr>
            <w:tcW w:w="1129" w:type="dxa"/>
          </w:tcPr>
          <w:p w14:paraId="7217605F" w14:textId="642C30BD" w:rsidR="009E2CB0" w:rsidRDefault="009E2CB0" w:rsidP="009E2CB0">
            <w:r>
              <w:rPr>
                <w:rFonts w:hint="eastAsia"/>
              </w:rPr>
              <w:t>0</w:t>
            </w:r>
            <w:r>
              <w:t>x1E04~</w:t>
            </w:r>
          </w:p>
          <w:p w14:paraId="5890711C" w14:textId="1C575B5F" w:rsidR="009E2CB0" w:rsidRDefault="009E2CB0" w:rsidP="009E2CB0">
            <w:r>
              <w:t>0x1E0F</w:t>
            </w:r>
          </w:p>
        </w:tc>
        <w:tc>
          <w:tcPr>
            <w:tcW w:w="3828" w:type="dxa"/>
            <w:vAlign w:val="center"/>
          </w:tcPr>
          <w:p w14:paraId="38502BBE" w14:textId="764BFD7F" w:rsidR="009E2CB0" w:rsidRDefault="009E2CB0" w:rsidP="009E2CB0">
            <w:r>
              <w:rPr>
                <w:rFonts w:hint="eastAsia"/>
              </w:rPr>
              <w:t>预留</w:t>
            </w:r>
          </w:p>
        </w:tc>
        <w:tc>
          <w:tcPr>
            <w:tcW w:w="992" w:type="dxa"/>
            <w:vAlign w:val="center"/>
          </w:tcPr>
          <w:p w14:paraId="76AAF96D" w14:textId="77777777" w:rsidR="009E2CB0" w:rsidRPr="00241C77" w:rsidRDefault="009E2CB0" w:rsidP="009E2CB0"/>
        </w:tc>
        <w:tc>
          <w:tcPr>
            <w:tcW w:w="3401" w:type="dxa"/>
          </w:tcPr>
          <w:p w14:paraId="182FCFE6" w14:textId="77777777" w:rsidR="009E2CB0" w:rsidRPr="00241C77" w:rsidRDefault="009E2CB0" w:rsidP="009E2CB0"/>
        </w:tc>
      </w:tr>
      <w:tr w:rsidR="009E2CB0" w:rsidRPr="00AA699A" w14:paraId="21D84C7E" w14:textId="77777777" w:rsidTr="00765777">
        <w:tc>
          <w:tcPr>
            <w:tcW w:w="1129" w:type="dxa"/>
          </w:tcPr>
          <w:p w14:paraId="2E2F3525" w14:textId="77777777" w:rsidR="009E2CB0" w:rsidRDefault="009E2CB0" w:rsidP="009E2CB0">
            <w:r w:rsidRPr="00241C77">
              <w:t>0x</w:t>
            </w:r>
            <w:r>
              <w:t>1E10</w:t>
            </w:r>
            <w:r>
              <w:rPr>
                <w:rFonts w:hint="eastAsia"/>
              </w:rPr>
              <w:t>~</w:t>
            </w:r>
          </w:p>
          <w:p w14:paraId="3B368CCD" w14:textId="64168F80" w:rsidR="009E2CB0" w:rsidRDefault="009E2CB0" w:rsidP="009E2CB0">
            <w:r>
              <w:t>0</w:t>
            </w:r>
            <w:r>
              <w:rPr>
                <w:rFonts w:hint="eastAsia"/>
              </w:rPr>
              <w:t>x</w:t>
            </w:r>
            <w:r>
              <w:t>1E11</w:t>
            </w:r>
          </w:p>
        </w:tc>
        <w:tc>
          <w:tcPr>
            <w:tcW w:w="3828" w:type="dxa"/>
            <w:vAlign w:val="center"/>
          </w:tcPr>
          <w:p w14:paraId="36C471C2" w14:textId="7E224176" w:rsidR="009E2CB0" w:rsidRDefault="009E2CB0" w:rsidP="009E2CB0">
            <w:r>
              <w:rPr>
                <w:rFonts w:hint="eastAsia"/>
              </w:rPr>
              <w:t>预留</w:t>
            </w:r>
          </w:p>
        </w:tc>
        <w:tc>
          <w:tcPr>
            <w:tcW w:w="992" w:type="dxa"/>
            <w:vAlign w:val="center"/>
          </w:tcPr>
          <w:p w14:paraId="294CFEC9" w14:textId="63E3A894" w:rsidR="009E2CB0" w:rsidRPr="00241C77" w:rsidRDefault="009E2CB0" w:rsidP="009E2CB0"/>
        </w:tc>
        <w:tc>
          <w:tcPr>
            <w:tcW w:w="3401" w:type="dxa"/>
          </w:tcPr>
          <w:p w14:paraId="09D740A9" w14:textId="1B9B3A7E" w:rsidR="009E2CB0" w:rsidRPr="00241C77" w:rsidRDefault="009E2CB0" w:rsidP="009E2CB0"/>
        </w:tc>
      </w:tr>
      <w:tr w:rsidR="009E2CB0" w:rsidRPr="00AA699A" w14:paraId="21D3F081" w14:textId="77777777" w:rsidTr="009A15B6">
        <w:tc>
          <w:tcPr>
            <w:tcW w:w="1129" w:type="dxa"/>
          </w:tcPr>
          <w:p w14:paraId="1FE21B09" w14:textId="7F923485" w:rsidR="009E2CB0" w:rsidRDefault="009E2CB0" w:rsidP="009E2CB0">
            <w:r w:rsidRPr="00241C77">
              <w:t>0x</w:t>
            </w:r>
            <w:r>
              <w:t>1E12</w:t>
            </w:r>
            <w:r>
              <w:rPr>
                <w:rFonts w:hint="eastAsia"/>
              </w:rPr>
              <w:t>~</w:t>
            </w:r>
          </w:p>
          <w:p w14:paraId="349BE07B" w14:textId="4E1AA8CC" w:rsidR="009E2CB0" w:rsidRPr="00241C77" w:rsidRDefault="009E2CB0" w:rsidP="009E2CB0">
            <w:r>
              <w:t>0</w:t>
            </w:r>
            <w:r>
              <w:rPr>
                <w:rFonts w:hint="eastAsia"/>
              </w:rPr>
              <w:t>x</w:t>
            </w:r>
            <w:r>
              <w:t>1E13</w:t>
            </w:r>
          </w:p>
        </w:tc>
        <w:tc>
          <w:tcPr>
            <w:tcW w:w="3828" w:type="dxa"/>
          </w:tcPr>
          <w:p w14:paraId="5AFF9A96" w14:textId="60686C29" w:rsidR="009E2CB0" w:rsidRPr="00241C77" w:rsidRDefault="009E2CB0" w:rsidP="009E2CB0">
            <w:r>
              <w:rPr>
                <w:rFonts w:hint="eastAsia"/>
              </w:rPr>
              <w:t>充电桩功率</w:t>
            </w:r>
          </w:p>
        </w:tc>
        <w:tc>
          <w:tcPr>
            <w:tcW w:w="992" w:type="dxa"/>
          </w:tcPr>
          <w:p w14:paraId="1ADA4669" w14:textId="78DE67DF" w:rsidR="009E2CB0" w:rsidRPr="00241C77" w:rsidRDefault="009E2CB0" w:rsidP="009E2CB0">
            <w:r>
              <w:t>U32</w:t>
            </w:r>
          </w:p>
        </w:tc>
        <w:tc>
          <w:tcPr>
            <w:tcW w:w="3401" w:type="dxa"/>
          </w:tcPr>
          <w:p w14:paraId="42CBDC6C" w14:textId="130A55F2" w:rsidR="009E2CB0" w:rsidRPr="00241C77" w:rsidRDefault="009E2CB0" w:rsidP="009E2CB0">
            <w:r>
              <w:t>M14</w:t>
            </w:r>
            <w:r>
              <w:rPr>
                <w:rFonts w:hint="eastAsia"/>
              </w:rPr>
              <w:t>A</w:t>
            </w:r>
            <w:r>
              <w:t xml:space="preserve"> </w:t>
            </w:r>
            <w:r>
              <w:rPr>
                <w:rFonts w:hint="eastAsia"/>
              </w:rPr>
              <w:t>写入充电桩功率，单位</w:t>
            </w:r>
            <w:r>
              <w:rPr>
                <w:rFonts w:hint="eastAsia"/>
              </w:rPr>
              <w:t>W</w:t>
            </w:r>
          </w:p>
        </w:tc>
      </w:tr>
      <w:tr w:rsidR="009E2CB0" w:rsidRPr="00AA699A" w14:paraId="0A0654BD" w14:textId="77777777" w:rsidTr="009A15B6">
        <w:tc>
          <w:tcPr>
            <w:tcW w:w="1129" w:type="dxa"/>
          </w:tcPr>
          <w:p w14:paraId="558B80B7" w14:textId="77777777" w:rsidR="009E2CB0" w:rsidRDefault="009E2CB0" w:rsidP="009E2CB0">
            <w:r>
              <w:rPr>
                <w:rFonts w:hint="eastAsia"/>
              </w:rPr>
              <w:t>0</w:t>
            </w:r>
            <w:r>
              <w:t>x1E14~</w:t>
            </w:r>
          </w:p>
          <w:p w14:paraId="3BC517A7" w14:textId="6C08ABE3" w:rsidR="009E2CB0" w:rsidRPr="00241C77" w:rsidRDefault="009E2CB0" w:rsidP="009E2CB0">
            <w:r>
              <w:t>0x1E1D</w:t>
            </w:r>
          </w:p>
        </w:tc>
        <w:tc>
          <w:tcPr>
            <w:tcW w:w="3828" w:type="dxa"/>
          </w:tcPr>
          <w:p w14:paraId="13293B5C" w14:textId="3DCFFFF9" w:rsidR="009E2CB0" w:rsidRDefault="009E2CB0" w:rsidP="009E2CB0">
            <w:r>
              <w:t xml:space="preserve">LinkMate </w:t>
            </w:r>
            <w:r>
              <w:rPr>
                <w:rFonts w:hint="eastAsia"/>
              </w:rPr>
              <w:t>型号</w:t>
            </w:r>
          </w:p>
        </w:tc>
        <w:tc>
          <w:tcPr>
            <w:tcW w:w="992" w:type="dxa"/>
          </w:tcPr>
          <w:p w14:paraId="2FD6FC29" w14:textId="62F6BE18" w:rsidR="009E2CB0" w:rsidRPr="00241C77" w:rsidRDefault="009E2CB0" w:rsidP="009E2CB0">
            <w:r>
              <w:t>Char[20]</w:t>
            </w:r>
          </w:p>
        </w:tc>
        <w:tc>
          <w:tcPr>
            <w:tcW w:w="3401" w:type="dxa"/>
          </w:tcPr>
          <w:p w14:paraId="65946C29" w14:textId="0E36B70E" w:rsidR="009E2CB0" w:rsidRPr="00241C77" w:rsidRDefault="009E2CB0" w:rsidP="009E2CB0">
            <w:r>
              <w:t>M14</w:t>
            </w:r>
            <w:r>
              <w:rPr>
                <w:rFonts w:hint="eastAsia"/>
              </w:rPr>
              <w:t>A</w:t>
            </w:r>
            <w:r>
              <w:t xml:space="preserve"> </w:t>
            </w:r>
            <w:r>
              <w:rPr>
                <w:rFonts w:hint="eastAsia"/>
              </w:rPr>
              <w:t>写入，</w:t>
            </w:r>
            <w:r>
              <w:rPr>
                <w:rFonts w:hint="eastAsia"/>
              </w:rPr>
              <w:t>FH</w:t>
            </w:r>
            <w:r>
              <w:t xml:space="preserve">3X </w:t>
            </w:r>
            <w:r>
              <w:rPr>
                <w:rFonts w:hint="eastAsia"/>
              </w:rPr>
              <w:t>采集棒可读</w:t>
            </w:r>
          </w:p>
        </w:tc>
      </w:tr>
      <w:tr w:rsidR="009E2CB0" w:rsidRPr="00AA699A" w14:paraId="39D887C9" w14:textId="77777777" w:rsidTr="009A15B6">
        <w:tc>
          <w:tcPr>
            <w:tcW w:w="1129" w:type="dxa"/>
          </w:tcPr>
          <w:p w14:paraId="3E20D0A3" w14:textId="77777777" w:rsidR="009E2CB0" w:rsidRDefault="009E2CB0" w:rsidP="009E2CB0">
            <w:r>
              <w:rPr>
                <w:rFonts w:hint="eastAsia"/>
              </w:rPr>
              <w:t>0</w:t>
            </w:r>
            <w:r>
              <w:t>x1E1E~</w:t>
            </w:r>
          </w:p>
          <w:p w14:paraId="46B628DF" w14:textId="4128BB39" w:rsidR="009E2CB0" w:rsidRDefault="009E2CB0" w:rsidP="009E2CB0">
            <w:r>
              <w:t>0x1E2D</w:t>
            </w:r>
          </w:p>
        </w:tc>
        <w:tc>
          <w:tcPr>
            <w:tcW w:w="3828" w:type="dxa"/>
          </w:tcPr>
          <w:p w14:paraId="554AC56F" w14:textId="77AFB10C" w:rsidR="009E2CB0" w:rsidRDefault="009E2CB0" w:rsidP="009E2CB0">
            <w:r>
              <w:t xml:space="preserve">LinkMate </w:t>
            </w:r>
            <w:r>
              <w:rPr>
                <w:rFonts w:hint="eastAsia"/>
              </w:rPr>
              <w:t>SN</w:t>
            </w:r>
          </w:p>
        </w:tc>
        <w:tc>
          <w:tcPr>
            <w:tcW w:w="992" w:type="dxa"/>
          </w:tcPr>
          <w:p w14:paraId="308505AC" w14:textId="39780BF2" w:rsidR="009E2CB0" w:rsidRPr="00241C77" w:rsidRDefault="009E2CB0" w:rsidP="009E2CB0">
            <w:r>
              <w:t>Char[32]</w:t>
            </w:r>
          </w:p>
        </w:tc>
        <w:tc>
          <w:tcPr>
            <w:tcW w:w="3401" w:type="dxa"/>
          </w:tcPr>
          <w:p w14:paraId="7A3762DC" w14:textId="491236E4" w:rsidR="009E2CB0" w:rsidRPr="00241C77" w:rsidRDefault="009E2CB0" w:rsidP="009E2CB0">
            <w:r w:rsidRPr="006E538E">
              <w:t>M14</w:t>
            </w:r>
            <w:r w:rsidRPr="006E538E">
              <w:rPr>
                <w:rFonts w:hint="eastAsia"/>
              </w:rPr>
              <w:t>A</w:t>
            </w:r>
            <w:r w:rsidRPr="006E538E">
              <w:t xml:space="preserve"> </w:t>
            </w:r>
            <w:r w:rsidRPr="006E538E">
              <w:rPr>
                <w:rFonts w:hint="eastAsia"/>
              </w:rPr>
              <w:t>写入，</w:t>
            </w:r>
            <w:r w:rsidRPr="006E538E">
              <w:rPr>
                <w:rFonts w:hint="eastAsia"/>
              </w:rPr>
              <w:t>FH</w:t>
            </w:r>
            <w:r w:rsidRPr="006E538E">
              <w:t xml:space="preserve">3X </w:t>
            </w:r>
            <w:r w:rsidRPr="006E538E">
              <w:rPr>
                <w:rFonts w:hint="eastAsia"/>
              </w:rPr>
              <w:t>采集棒可读</w:t>
            </w:r>
          </w:p>
        </w:tc>
      </w:tr>
      <w:tr w:rsidR="009E2CB0" w:rsidRPr="00AA699A" w14:paraId="74E74CBC" w14:textId="77777777" w:rsidTr="009A15B6">
        <w:tc>
          <w:tcPr>
            <w:tcW w:w="1129" w:type="dxa"/>
          </w:tcPr>
          <w:p w14:paraId="3D73B597" w14:textId="77777777" w:rsidR="009E2CB0" w:rsidRDefault="009E2CB0" w:rsidP="009E2CB0">
            <w:r>
              <w:rPr>
                <w:rFonts w:hint="eastAsia"/>
              </w:rPr>
              <w:t>0</w:t>
            </w:r>
            <w:r>
              <w:t>x1E2E~</w:t>
            </w:r>
          </w:p>
          <w:p w14:paraId="327D527F" w14:textId="2310C27A" w:rsidR="009E2CB0" w:rsidRDefault="009E2CB0" w:rsidP="009E2CB0">
            <w:r>
              <w:t>0x1E2F</w:t>
            </w:r>
          </w:p>
        </w:tc>
        <w:tc>
          <w:tcPr>
            <w:tcW w:w="3828" w:type="dxa"/>
          </w:tcPr>
          <w:p w14:paraId="0CD2A802" w14:textId="767C5CDA" w:rsidR="009E2CB0" w:rsidRDefault="009E2CB0" w:rsidP="009E2CB0">
            <w:r>
              <w:t xml:space="preserve">LinkMate </w:t>
            </w:r>
            <w:r>
              <w:rPr>
                <w:rFonts w:hint="eastAsia"/>
              </w:rPr>
              <w:t>软件版本号</w:t>
            </w:r>
          </w:p>
        </w:tc>
        <w:tc>
          <w:tcPr>
            <w:tcW w:w="992" w:type="dxa"/>
          </w:tcPr>
          <w:p w14:paraId="08840E5A" w14:textId="3E8C0A43" w:rsidR="009E2CB0" w:rsidRPr="00241C77" w:rsidRDefault="009E2CB0" w:rsidP="009E2CB0">
            <w:r>
              <w:t>U32</w:t>
            </w:r>
          </w:p>
        </w:tc>
        <w:tc>
          <w:tcPr>
            <w:tcW w:w="3401" w:type="dxa"/>
          </w:tcPr>
          <w:p w14:paraId="4D2739F5" w14:textId="0460DD96" w:rsidR="009E2CB0" w:rsidRPr="00241C77" w:rsidRDefault="009E2CB0" w:rsidP="009E2CB0">
            <w:r w:rsidRPr="006E538E">
              <w:t>M14</w:t>
            </w:r>
            <w:r w:rsidRPr="006E538E">
              <w:rPr>
                <w:rFonts w:hint="eastAsia"/>
              </w:rPr>
              <w:t>A</w:t>
            </w:r>
            <w:r w:rsidRPr="006E538E">
              <w:t xml:space="preserve"> </w:t>
            </w:r>
            <w:r w:rsidRPr="006E538E">
              <w:rPr>
                <w:rFonts w:hint="eastAsia"/>
              </w:rPr>
              <w:t>写入，</w:t>
            </w:r>
            <w:r w:rsidRPr="006E538E">
              <w:rPr>
                <w:rFonts w:hint="eastAsia"/>
              </w:rPr>
              <w:t>FH</w:t>
            </w:r>
            <w:r w:rsidRPr="006E538E">
              <w:t xml:space="preserve">3X </w:t>
            </w:r>
            <w:r w:rsidRPr="006E538E">
              <w:rPr>
                <w:rFonts w:hint="eastAsia"/>
              </w:rPr>
              <w:t>采集棒可读</w:t>
            </w:r>
          </w:p>
        </w:tc>
      </w:tr>
      <w:tr w:rsidR="009E2CB0" w:rsidRPr="00AA699A" w14:paraId="2A4F24C8" w14:textId="77777777" w:rsidTr="009A15B6">
        <w:tc>
          <w:tcPr>
            <w:tcW w:w="1129" w:type="dxa"/>
          </w:tcPr>
          <w:p w14:paraId="4C508816" w14:textId="5C22D538" w:rsidR="009E2CB0" w:rsidRDefault="009E2CB0" w:rsidP="009E2CB0">
            <w:r>
              <w:rPr>
                <w:rFonts w:hint="eastAsia"/>
              </w:rPr>
              <w:t>0</w:t>
            </w:r>
            <w:r>
              <w:t>x1E30</w:t>
            </w:r>
          </w:p>
        </w:tc>
        <w:tc>
          <w:tcPr>
            <w:tcW w:w="3828" w:type="dxa"/>
          </w:tcPr>
          <w:p w14:paraId="4881A403" w14:textId="5150F7A3" w:rsidR="009E2CB0" w:rsidRDefault="009E2CB0" w:rsidP="009E2CB0">
            <w:r>
              <w:t xml:space="preserve">LinkMate </w:t>
            </w:r>
            <w:r>
              <w:rPr>
                <w:rFonts w:hint="eastAsia"/>
              </w:rPr>
              <w:t>信号强度</w:t>
            </w:r>
          </w:p>
        </w:tc>
        <w:tc>
          <w:tcPr>
            <w:tcW w:w="992" w:type="dxa"/>
          </w:tcPr>
          <w:p w14:paraId="307DCFC6" w14:textId="7742E857" w:rsidR="009E2CB0" w:rsidRPr="00241C77" w:rsidRDefault="009E2CB0" w:rsidP="009E2CB0"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3401" w:type="dxa"/>
          </w:tcPr>
          <w:p w14:paraId="659899BF" w14:textId="13217E17" w:rsidR="009E2CB0" w:rsidRDefault="009E2CB0" w:rsidP="009E2CB0">
            <w:r w:rsidRPr="006E538E">
              <w:t>M14</w:t>
            </w:r>
            <w:r w:rsidRPr="006E538E">
              <w:rPr>
                <w:rFonts w:hint="eastAsia"/>
              </w:rPr>
              <w:t>A</w:t>
            </w:r>
            <w:r w:rsidRPr="006E538E">
              <w:t xml:space="preserve"> </w:t>
            </w:r>
            <w:r w:rsidRPr="006E538E">
              <w:rPr>
                <w:rFonts w:hint="eastAsia"/>
              </w:rPr>
              <w:t>写入，</w:t>
            </w:r>
            <w:r w:rsidRPr="006E538E">
              <w:rPr>
                <w:rFonts w:hint="eastAsia"/>
              </w:rPr>
              <w:t>FH</w:t>
            </w:r>
            <w:r w:rsidRPr="006E538E">
              <w:t xml:space="preserve">3X </w:t>
            </w:r>
            <w:r w:rsidRPr="006E538E">
              <w:rPr>
                <w:rFonts w:hint="eastAsia"/>
              </w:rPr>
              <w:t>采集棒可读</w:t>
            </w:r>
          </w:p>
        </w:tc>
      </w:tr>
      <w:tr w:rsidR="009E2CB0" w:rsidRPr="00AA699A" w14:paraId="3289801B" w14:textId="77777777" w:rsidTr="009A15B6">
        <w:tc>
          <w:tcPr>
            <w:tcW w:w="1129" w:type="dxa"/>
          </w:tcPr>
          <w:p w14:paraId="4C661E71" w14:textId="77777777" w:rsidR="009E2CB0" w:rsidRDefault="009E2CB0" w:rsidP="009E2CB0">
            <w:r>
              <w:rPr>
                <w:rFonts w:hint="eastAsia"/>
              </w:rPr>
              <w:t>0</w:t>
            </w:r>
            <w:r>
              <w:t>x1E31~</w:t>
            </w:r>
          </w:p>
          <w:p w14:paraId="74A0A19F" w14:textId="2A04E31D" w:rsidR="009E2CB0" w:rsidRDefault="009E2CB0" w:rsidP="009E2CB0">
            <w:r>
              <w:t>0x1E32</w:t>
            </w:r>
          </w:p>
        </w:tc>
        <w:tc>
          <w:tcPr>
            <w:tcW w:w="3828" w:type="dxa"/>
          </w:tcPr>
          <w:p w14:paraId="5165560F" w14:textId="187FF14F" w:rsidR="009E2CB0" w:rsidRDefault="009E2CB0" w:rsidP="009E2CB0">
            <w:r>
              <w:t xml:space="preserve">LinkMate 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992" w:type="dxa"/>
          </w:tcPr>
          <w:p w14:paraId="37A35CAF" w14:textId="67860056" w:rsidR="009E2CB0" w:rsidRPr="00241C77" w:rsidRDefault="009E2CB0" w:rsidP="009E2CB0">
            <w:r>
              <w:t>U32</w:t>
            </w:r>
          </w:p>
        </w:tc>
        <w:tc>
          <w:tcPr>
            <w:tcW w:w="3401" w:type="dxa"/>
          </w:tcPr>
          <w:p w14:paraId="11277A3F" w14:textId="06EEED7C" w:rsidR="009E2CB0" w:rsidRDefault="009E2CB0" w:rsidP="009E2CB0">
            <w:r w:rsidRPr="006E538E">
              <w:t>M14</w:t>
            </w:r>
            <w:r w:rsidRPr="006E538E">
              <w:rPr>
                <w:rFonts w:hint="eastAsia"/>
              </w:rPr>
              <w:t>A</w:t>
            </w:r>
            <w:r w:rsidRPr="006E538E">
              <w:t xml:space="preserve"> </w:t>
            </w:r>
            <w:r w:rsidRPr="006E538E">
              <w:rPr>
                <w:rFonts w:hint="eastAsia"/>
              </w:rPr>
              <w:t>写入，</w:t>
            </w:r>
            <w:r w:rsidRPr="006E538E">
              <w:rPr>
                <w:rFonts w:hint="eastAsia"/>
              </w:rPr>
              <w:t>FH</w:t>
            </w:r>
            <w:r w:rsidRPr="006E538E">
              <w:t xml:space="preserve">3X </w:t>
            </w:r>
            <w:r w:rsidRPr="006E538E">
              <w:rPr>
                <w:rFonts w:hint="eastAsia"/>
              </w:rPr>
              <w:t>采集棒可读</w:t>
            </w:r>
          </w:p>
        </w:tc>
      </w:tr>
      <w:tr w:rsidR="009E2CB0" w:rsidRPr="00AA699A" w14:paraId="39BCB78C" w14:textId="77777777" w:rsidTr="009A15B6">
        <w:tc>
          <w:tcPr>
            <w:tcW w:w="1129" w:type="dxa"/>
          </w:tcPr>
          <w:p w14:paraId="4D3D2059" w14:textId="77777777" w:rsidR="009E2CB0" w:rsidRDefault="009E2CB0" w:rsidP="009E2CB0">
            <w:r>
              <w:rPr>
                <w:rFonts w:hint="eastAsia"/>
              </w:rPr>
              <w:t>0</w:t>
            </w:r>
            <w:r>
              <w:t>x1E33~</w:t>
            </w:r>
          </w:p>
          <w:p w14:paraId="59935062" w14:textId="14049733" w:rsidR="009E2CB0" w:rsidRDefault="009E2CB0" w:rsidP="009E2CB0">
            <w:r>
              <w:t>0x1E3C</w:t>
            </w:r>
          </w:p>
        </w:tc>
        <w:tc>
          <w:tcPr>
            <w:tcW w:w="3828" w:type="dxa"/>
          </w:tcPr>
          <w:p w14:paraId="037FB2D8" w14:textId="02EFDDF9" w:rsidR="009E2CB0" w:rsidRDefault="009E2CB0" w:rsidP="009E2CB0">
            <w:r>
              <w:rPr>
                <w:rFonts w:hint="eastAsia"/>
              </w:rPr>
              <w:t>充电桩型号</w:t>
            </w:r>
          </w:p>
        </w:tc>
        <w:tc>
          <w:tcPr>
            <w:tcW w:w="992" w:type="dxa"/>
          </w:tcPr>
          <w:p w14:paraId="54FCC9E1" w14:textId="16AE6E35" w:rsidR="009E2CB0" w:rsidRPr="00241C77" w:rsidRDefault="009E2CB0" w:rsidP="009E2CB0">
            <w:r>
              <w:t>Char[20]</w:t>
            </w:r>
          </w:p>
        </w:tc>
        <w:tc>
          <w:tcPr>
            <w:tcW w:w="3401" w:type="dxa"/>
          </w:tcPr>
          <w:p w14:paraId="00D9AC89" w14:textId="564C7523" w:rsidR="009E2CB0" w:rsidRPr="00241C77" w:rsidRDefault="009E2CB0" w:rsidP="009E2CB0">
            <w:r w:rsidRPr="006E538E">
              <w:t>M14</w:t>
            </w:r>
            <w:r w:rsidRPr="006E538E">
              <w:rPr>
                <w:rFonts w:hint="eastAsia"/>
              </w:rPr>
              <w:t>A</w:t>
            </w:r>
            <w:r w:rsidRPr="006E538E">
              <w:t xml:space="preserve"> </w:t>
            </w:r>
            <w:r w:rsidRPr="006E538E">
              <w:rPr>
                <w:rFonts w:hint="eastAsia"/>
              </w:rPr>
              <w:t>写入，</w:t>
            </w:r>
            <w:r w:rsidRPr="006E538E">
              <w:rPr>
                <w:rFonts w:hint="eastAsia"/>
              </w:rPr>
              <w:t>FH</w:t>
            </w:r>
            <w:r w:rsidRPr="006E538E">
              <w:t xml:space="preserve">3X </w:t>
            </w:r>
            <w:r w:rsidRPr="006E538E">
              <w:rPr>
                <w:rFonts w:hint="eastAsia"/>
              </w:rPr>
              <w:t>采集棒可读</w:t>
            </w:r>
          </w:p>
        </w:tc>
      </w:tr>
      <w:tr w:rsidR="009E2CB0" w:rsidRPr="00AA699A" w14:paraId="17F2BAAB" w14:textId="77777777" w:rsidTr="009A15B6">
        <w:tc>
          <w:tcPr>
            <w:tcW w:w="1129" w:type="dxa"/>
          </w:tcPr>
          <w:p w14:paraId="41F8C618" w14:textId="77777777" w:rsidR="009E2CB0" w:rsidRDefault="009E2CB0" w:rsidP="009E2CB0">
            <w:r>
              <w:rPr>
                <w:rFonts w:hint="eastAsia"/>
              </w:rPr>
              <w:t>0</w:t>
            </w:r>
            <w:r>
              <w:t>x1E3D~</w:t>
            </w:r>
          </w:p>
          <w:p w14:paraId="32A3AC36" w14:textId="748E3E17" w:rsidR="009E2CB0" w:rsidRDefault="009E2CB0" w:rsidP="009E2CB0">
            <w:r>
              <w:t>0x1E4C</w:t>
            </w:r>
          </w:p>
        </w:tc>
        <w:tc>
          <w:tcPr>
            <w:tcW w:w="3828" w:type="dxa"/>
          </w:tcPr>
          <w:p w14:paraId="4C125734" w14:textId="0EDBEF3F" w:rsidR="009E2CB0" w:rsidRDefault="009E2CB0" w:rsidP="009E2CB0">
            <w:r>
              <w:rPr>
                <w:rFonts w:hint="eastAsia"/>
              </w:rPr>
              <w:t>充电桩</w:t>
            </w:r>
            <w:r>
              <w:rPr>
                <w:rFonts w:hint="eastAsia"/>
              </w:rPr>
              <w:t>SN</w:t>
            </w:r>
          </w:p>
        </w:tc>
        <w:tc>
          <w:tcPr>
            <w:tcW w:w="992" w:type="dxa"/>
          </w:tcPr>
          <w:p w14:paraId="76A83995" w14:textId="0229097F" w:rsidR="009E2CB0" w:rsidRPr="00241C77" w:rsidRDefault="009E2CB0" w:rsidP="009E2CB0">
            <w:r>
              <w:t>Char[32]</w:t>
            </w:r>
          </w:p>
        </w:tc>
        <w:tc>
          <w:tcPr>
            <w:tcW w:w="3401" w:type="dxa"/>
          </w:tcPr>
          <w:p w14:paraId="2EB60536" w14:textId="265EDA56" w:rsidR="009E2CB0" w:rsidRPr="00241C77" w:rsidRDefault="009E2CB0" w:rsidP="009E2CB0">
            <w:r w:rsidRPr="006E538E">
              <w:t>M14</w:t>
            </w:r>
            <w:r w:rsidRPr="006E538E">
              <w:rPr>
                <w:rFonts w:hint="eastAsia"/>
              </w:rPr>
              <w:t>A</w:t>
            </w:r>
            <w:r w:rsidRPr="006E538E">
              <w:t xml:space="preserve"> </w:t>
            </w:r>
            <w:r w:rsidRPr="006E538E">
              <w:rPr>
                <w:rFonts w:hint="eastAsia"/>
              </w:rPr>
              <w:t>写入，</w:t>
            </w:r>
            <w:r w:rsidRPr="006E538E">
              <w:rPr>
                <w:rFonts w:hint="eastAsia"/>
              </w:rPr>
              <w:t>FH</w:t>
            </w:r>
            <w:r w:rsidRPr="006E538E">
              <w:t xml:space="preserve">3X </w:t>
            </w:r>
            <w:r w:rsidRPr="006E538E">
              <w:rPr>
                <w:rFonts w:hint="eastAsia"/>
              </w:rPr>
              <w:t>采集棒可读</w:t>
            </w:r>
          </w:p>
        </w:tc>
      </w:tr>
      <w:tr w:rsidR="009E2CB0" w:rsidRPr="00AA699A" w14:paraId="720BE0B4" w14:textId="77777777" w:rsidTr="009A15B6">
        <w:tc>
          <w:tcPr>
            <w:tcW w:w="1129" w:type="dxa"/>
          </w:tcPr>
          <w:p w14:paraId="0E6C2D52" w14:textId="77777777" w:rsidR="009E2CB0" w:rsidRDefault="009E2CB0" w:rsidP="009E2CB0">
            <w:r>
              <w:rPr>
                <w:rFonts w:hint="eastAsia"/>
              </w:rPr>
              <w:t>0</w:t>
            </w:r>
            <w:r>
              <w:t>x1E4D~</w:t>
            </w:r>
          </w:p>
          <w:p w14:paraId="5C5CE6A2" w14:textId="1B4A3EAA" w:rsidR="009E2CB0" w:rsidRDefault="009E2CB0" w:rsidP="009E2CB0">
            <w:r>
              <w:t>0x1E4E</w:t>
            </w:r>
          </w:p>
        </w:tc>
        <w:tc>
          <w:tcPr>
            <w:tcW w:w="3828" w:type="dxa"/>
          </w:tcPr>
          <w:p w14:paraId="7308C1DF" w14:textId="4F1359C5" w:rsidR="009E2CB0" w:rsidRDefault="009E2CB0" w:rsidP="009E2CB0">
            <w:r>
              <w:rPr>
                <w:rFonts w:hint="eastAsia"/>
              </w:rPr>
              <w:t>充电桩软件版本号</w:t>
            </w:r>
          </w:p>
        </w:tc>
        <w:tc>
          <w:tcPr>
            <w:tcW w:w="992" w:type="dxa"/>
          </w:tcPr>
          <w:p w14:paraId="32026CDE" w14:textId="789FC66D" w:rsidR="009E2CB0" w:rsidRPr="00241C77" w:rsidRDefault="009E2CB0" w:rsidP="009E2CB0">
            <w:r>
              <w:t>U32</w:t>
            </w:r>
          </w:p>
        </w:tc>
        <w:tc>
          <w:tcPr>
            <w:tcW w:w="3401" w:type="dxa"/>
          </w:tcPr>
          <w:p w14:paraId="22174702" w14:textId="2F83E523" w:rsidR="009E2CB0" w:rsidRPr="00241C77" w:rsidRDefault="009E2CB0" w:rsidP="009E2CB0">
            <w:r w:rsidRPr="006E538E">
              <w:t>M14</w:t>
            </w:r>
            <w:r w:rsidRPr="006E538E">
              <w:rPr>
                <w:rFonts w:hint="eastAsia"/>
              </w:rPr>
              <w:t>A</w:t>
            </w:r>
            <w:r w:rsidRPr="006E538E">
              <w:t xml:space="preserve"> </w:t>
            </w:r>
            <w:r w:rsidRPr="006E538E">
              <w:rPr>
                <w:rFonts w:hint="eastAsia"/>
              </w:rPr>
              <w:t>写入，</w:t>
            </w:r>
            <w:r w:rsidRPr="006E538E">
              <w:rPr>
                <w:rFonts w:hint="eastAsia"/>
              </w:rPr>
              <w:t>FH</w:t>
            </w:r>
            <w:r w:rsidRPr="006E538E">
              <w:t xml:space="preserve">3X </w:t>
            </w:r>
            <w:r w:rsidRPr="006E538E">
              <w:rPr>
                <w:rFonts w:hint="eastAsia"/>
              </w:rPr>
              <w:t>采集棒可读</w:t>
            </w:r>
          </w:p>
        </w:tc>
      </w:tr>
      <w:tr w:rsidR="009E2CB0" w:rsidRPr="00AA699A" w14:paraId="573638B3" w14:textId="77777777" w:rsidTr="009A15B6">
        <w:tc>
          <w:tcPr>
            <w:tcW w:w="1129" w:type="dxa"/>
          </w:tcPr>
          <w:p w14:paraId="05AA5AB4" w14:textId="3F8D1012" w:rsidR="009E2CB0" w:rsidRDefault="009E2CB0" w:rsidP="009E2CB0">
            <w:r>
              <w:rPr>
                <w:rFonts w:hint="eastAsia"/>
              </w:rPr>
              <w:t>0</w:t>
            </w:r>
            <w:r>
              <w:t>x1E4F</w:t>
            </w:r>
          </w:p>
        </w:tc>
        <w:tc>
          <w:tcPr>
            <w:tcW w:w="3828" w:type="dxa"/>
          </w:tcPr>
          <w:p w14:paraId="73665A11" w14:textId="603CEC3D" w:rsidR="009E2CB0" w:rsidRDefault="009E2CB0" w:rsidP="009E2CB0">
            <w:r>
              <w:rPr>
                <w:rFonts w:hint="eastAsia"/>
              </w:rPr>
              <w:t>充电桩</w:t>
            </w:r>
            <w:r>
              <w:t xml:space="preserve"> </w:t>
            </w:r>
            <w:r>
              <w:rPr>
                <w:rFonts w:hint="eastAsia"/>
              </w:rPr>
              <w:t>信号强度</w:t>
            </w:r>
          </w:p>
        </w:tc>
        <w:tc>
          <w:tcPr>
            <w:tcW w:w="992" w:type="dxa"/>
          </w:tcPr>
          <w:p w14:paraId="389A4499" w14:textId="65C8DBEF" w:rsidR="009E2CB0" w:rsidRPr="00241C77" w:rsidRDefault="009E2CB0" w:rsidP="009E2CB0">
            <w:r>
              <w:t>S16</w:t>
            </w:r>
          </w:p>
        </w:tc>
        <w:tc>
          <w:tcPr>
            <w:tcW w:w="3401" w:type="dxa"/>
          </w:tcPr>
          <w:p w14:paraId="11467654" w14:textId="71FA37CB" w:rsidR="009E2CB0" w:rsidRPr="00241C77" w:rsidRDefault="009E2CB0" w:rsidP="009E2CB0">
            <w:r w:rsidRPr="006E538E">
              <w:t>M14</w:t>
            </w:r>
            <w:r w:rsidRPr="006E538E">
              <w:rPr>
                <w:rFonts w:hint="eastAsia"/>
              </w:rPr>
              <w:t>A</w:t>
            </w:r>
            <w:r w:rsidRPr="006E538E">
              <w:t xml:space="preserve"> </w:t>
            </w:r>
            <w:r w:rsidRPr="006E538E">
              <w:rPr>
                <w:rFonts w:hint="eastAsia"/>
              </w:rPr>
              <w:t>写入，</w:t>
            </w:r>
            <w:r w:rsidRPr="006E538E">
              <w:rPr>
                <w:rFonts w:hint="eastAsia"/>
              </w:rPr>
              <w:t>FH</w:t>
            </w:r>
            <w:r w:rsidRPr="006E538E">
              <w:t xml:space="preserve">3X </w:t>
            </w:r>
            <w:r w:rsidRPr="006E538E">
              <w:rPr>
                <w:rFonts w:hint="eastAsia"/>
              </w:rPr>
              <w:t>采集棒可读</w:t>
            </w:r>
          </w:p>
        </w:tc>
      </w:tr>
      <w:tr w:rsidR="009E2CB0" w:rsidRPr="00AA699A" w14:paraId="7158733C" w14:textId="77777777" w:rsidTr="009A15B6">
        <w:tc>
          <w:tcPr>
            <w:tcW w:w="1129" w:type="dxa"/>
          </w:tcPr>
          <w:p w14:paraId="22DEC87F" w14:textId="77777777" w:rsidR="009E2CB0" w:rsidRDefault="009E2CB0" w:rsidP="009E2CB0">
            <w:r>
              <w:rPr>
                <w:rFonts w:hint="eastAsia"/>
              </w:rPr>
              <w:t>0</w:t>
            </w:r>
            <w:r>
              <w:t>x1E50~</w:t>
            </w:r>
          </w:p>
          <w:p w14:paraId="3FC705DF" w14:textId="3EC88029" w:rsidR="009E2CB0" w:rsidRDefault="009E2CB0" w:rsidP="009E2CB0">
            <w:r>
              <w:t>0x1E51</w:t>
            </w:r>
          </w:p>
        </w:tc>
        <w:tc>
          <w:tcPr>
            <w:tcW w:w="3828" w:type="dxa"/>
          </w:tcPr>
          <w:p w14:paraId="51392583" w14:textId="1FA72F2C" w:rsidR="009E2CB0" w:rsidRDefault="009E2CB0" w:rsidP="009E2CB0">
            <w:r>
              <w:rPr>
                <w:rFonts w:hint="eastAsia"/>
              </w:rPr>
              <w:t>充电桩</w:t>
            </w:r>
            <w:r>
              <w:t xml:space="preserve"> 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992" w:type="dxa"/>
          </w:tcPr>
          <w:p w14:paraId="1860E2D7" w14:textId="0E4BC1C1" w:rsidR="009E2CB0" w:rsidRPr="00241C77" w:rsidRDefault="009E2CB0" w:rsidP="009E2CB0">
            <w:r>
              <w:t>U32</w:t>
            </w:r>
          </w:p>
        </w:tc>
        <w:tc>
          <w:tcPr>
            <w:tcW w:w="3401" w:type="dxa"/>
          </w:tcPr>
          <w:p w14:paraId="57EB1A2F" w14:textId="273B5CE9" w:rsidR="009E2CB0" w:rsidRPr="00241C77" w:rsidRDefault="009E2CB0" w:rsidP="009E2CB0">
            <w:r w:rsidRPr="006E538E">
              <w:t>M14</w:t>
            </w:r>
            <w:r w:rsidRPr="006E538E">
              <w:rPr>
                <w:rFonts w:hint="eastAsia"/>
              </w:rPr>
              <w:t>A</w:t>
            </w:r>
            <w:r w:rsidRPr="006E538E">
              <w:t xml:space="preserve"> </w:t>
            </w:r>
            <w:r w:rsidRPr="006E538E">
              <w:rPr>
                <w:rFonts w:hint="eastAsia"/>
              </w:rPr>
              <w:t>写入，</w:t>
            </w:r>
            <w:r w:rsidRPr="006E538E">
              <w:rPr>
                <w:rFonts w:hint="eastAsia"/>
              </w:rPr>
              <w:t>FH</w:t>
            </w:r>
            <w:r w:rsidRPr="006E538E">
              <w:t xml:space="preserve">3X </w:t>
            </w:r>
            <w:r w:rsidRPr="006E538E">
              <w:rPr>
                <w:rFonts w:hint="eastAsia"/>
              </w:rPr>
              <w:t>采集棒可读</w:t>
            </w:r>
          </w:p>
        </w:tc>
      </w:tr>
      <w:tr w:rsidR="009E2CB0" w:rsidRPr="00AA699A" w14:paraId="15079E1B" w14:textId="77777777" w:rsidTr="009A15B6">
        <w:tc>
          <w:tcPr>
            <w:tcW w:w="1129" w:type="dxa"/>
          </w:tcPr>
          <w:p w14:paraId="6B18189D" w14:textId="08605D93" w:rsidR="009E2CB0" w:rsidRDefault="009E2CB0" w:rsidP="009E2CB0">
            <w:r>
              <w:rPr>
                <w:rFonts w:hint="eastAsia"/>
              </w:rPr>
              <w:t>0</w:t>
            </w:r>
            <w:r>
              <w:t>x1E52~</w:t>
            </w:r>
          </w:p>
          <w:p w14:paraId="4889B0C2" w14:textId="368E7DEB" w:rsidR="009E2CB0" w:rsidRDefault="009E2CB0" w:rsidP="009E2CB0">
            <w:r>
              <w:t>0x1E53</w:t>
            </w:r>
          </w:p>
        </w:tc>
        <w:tc>
          <w:tcPr>
            <w:tcW w:w="3828" w:type="dxa"/>
          </w:tcPr>
          <w:p w14:paraId="654ECF5A" w14:textId="111E16D3" w:rsidR="009E2CB0" w:rsidRDefault="009E2CB0" w:rsidP="009E2CB0">
            <w:r>
              <w:rPr>
                <w:rFonts w:hint="eastAsia"/>
              </w:rPr>
              <w:t>充电桩累计充电量</w:t>
            </w:r>
          </w:p>
        </w:tc>
        <w:tc>
          <w:tcPr>
            <w:tcW w:w="992" w:type="dxa"/>
          </w:tcPr>
          <w:p w14:paraId="1B759779" w14:textId="6A2E9B29" w:rsidR="009E2CB0" w:rsidRDefault="009E2CB0" w:rsidP="009E2CB0">
            <w:r>
              <w:rPr>
                <w:rFonts w:hint="eastAsia"/>
              </w:rPr>
              <w:t>U</w:t>
            </w:r>
            <w:r>
              <w:t>32</w:t>
            </w:r>
          </w:p>
        </w:tc>
        <w:tc>
          <w:tcPr>
            <w:tcW w:w="3401" w:type="dxa"/>
          </w:tcPr>
          <w:p w14:paraId="0940C664" w14:textId="2B0FEA7F" w:rsidR="009E2CB0" w:rsidRPr="006E538E" w:rsidRDefault="009E2CB0" w:rsidP="009E2CB0">
            <w:r>
              <w:rPr>
                <w:rFonts w:hint="eastAsia"/>
              </w:rPr>
              <w:t>M</w:t>
            </w:r>
            <w:r>
              <w:t xml:space="preserve">14A </w:t>
            </w:r>
            <w:r>
              <w:rPr>
                <w:rFonts w:hint="eastAsia"/>
              </w:rPr>
              <w:t>写入，非</w:t>
            </w:r>
            <w:r>
              <w:rPr>
                <w:rFonts w:hint="eastAsia"/>
              </w:rPr>
              <w:t>FH</w:t>
            </w:r>
            <w:r>
              <w:t xml:space="preserve">3X </w:t>
            </w:r>
            <w:r>
              <w:rPr>
                <w:rFonts w:hint="eastAsia"/>
              </w:rPr>
              <w:t>采集棒读取使用</w:t>
            </w:r>
          </w:p>
        </w:tc>
      </w:tr>
      <w:tr w:rsidR="003F2C87" w:rsidRPr="00AA699A" w14:paraId="28395D54" w14:textId="77777777" w:rsidTr="009A15B6">
        <w:trPr>
          <w:ins w:id="431" w:author="Pylon" w:date="2026-05-18T11:07:00Z"/>
        </w:trPr>
        <w:tc>
          <w:tcPr>
            <w:tcW w:w="1129" w:type="dxa"/>
          </w:tcPr>
          <w:p w14:paraId="281F1A68" w14:textId="6912C311" w:rsidR="003F2C87" w:rsidRDefault="003F2C87" w:rsidP="003F2C87">
            <w:pPr>
              <w:rPr>
                <w:ins w:id="432" w:author="Pylon" w:date="2026-05-18T11:07:00Z"/>
              </w:rPr>
            </w:pPr>
            <w:ins w:id="433" w:author="Pylon" w:date="2026-05-18T11:07:00Z">
              <w:r>
                <w:rPr>
                  <w:rFonts w:hint="eastAsia"/>
                </w:rPr>
                <w:t>0x</w:t>
              </w:r>
              <w:r>
                <w:t>1E54</w:t>
              </w:r>
            </w:ins>
          </w:p>
        </w:tc>
        <w:tc>
          <w:tcPr>
            <w:tcW w:w="3828" w:type="dxa"/>
          </w:tcPr>
          <w:p w14:paraId="4C44E238" w14:textId="534A3560" w:rsidR="003F2C87" w:rsidRDefault="003F2C87" w:rsidP="003F2C87">
            <w:pPr>
              <w:rPr>
                <w:ins w:id="434" w:author="Pylon" w:date="2026-05-18T11:07:00Z"/>
              </w:rPr>
            </w:pPr>
            <w:ins w:id="435" w:author="Pylon" w:date="2026-05-18T11:08:00Z">
              <w:r>
                <w:rPr>
                  <w:rFonts w:hint="eastAsia"/>
                  <w:highlight w:val="yellow"/>
                </w:rPr>
                <w:t>M</w:t>
              </w:r>
              <w:r>
                <w:rPr>
                  <w:highlight w:val="yellow"/>
                </w:rPr>
                <w:t>14</w:t>
              </w:r>
              <w:r>
                <w:rPr>
                  <w:rFonts w:hint="eastAsia"/>
                  <w:highlight w:val="yellow"/>
                </w:rPr>
                <w:t>A</w:t>
              </w:r>
              <w:r>
                <w:rPr>
                  <w:highlight w:val="yellow"/>
                </w:rPr>
                <w:t xml:space="preserve"> </w:t>
              </w:r>
              <w:r>
                <w:rPr>
                  <w:rFonts w:hint="eastAsia"/>
                  <w:highlight w:val="yellow"/>
                </w:rPr>
                <w:t>RCR</w:t>
              </w:r>
              <w:r>
                <w:rPr>
                  <w:rFonts w:hint="eastAsia"/>
                  <w:highlight w:val="yellow"/>
                </w:rPr>
                <w:t>总使能</w:t>
              </w:r>
            </w:ins>
          </w:p>
        </w:tc>
        <w:tc>
          <w:tcPr>
            <w:tcW w:w="992" w:type="dxa"/>
          </w:tcPr>
          <w:p w14:paraId="09A76167" w14:textId="60EE855B" w:rsidR="003F2C87" w:rsidRDefault="003F2C87" w:rsidP="003F2C87">
            <w:pPr>
              <w:rPr>
                <w:ins w:id="436" w:author="Pylon" w:date="2026-05-18T11:07:00Z"/>
              </w:rPr>
            </w:pPr>
            <w:ins w:id="437" w:author="Pylon" w:date="2026-05-18T11:08:00Z">
              <w:r>
                <w:rPr>
                  <w:rFonts w:hint="eastAsia"/>
                  <w:highlight w:val="yellow"/>
                </w:rPr>
                <w:t>RW</w:t>
              </w:r>
            </w:ins>
          </w:p>
        </w:tc>
        <w:tc>
          <w:tcPr>
            <w:tcW w:w="3401" w:type="dxa"/>
          </w:tcPr>
          <w:p w14:paraId="50B02B78" w14:textId="21AB7A75" w:rsidR="003F2C87" w:rsidRDefault="003F2C87" w:rsidP="003F2C87">
            <w:pPr>
              <w:rPr>
                <w:ins w:id="438" w:author="Pylon" w:date="2026-05-18T11:17:00Z"/>
                <w:highlight w:val="yellow"/>
              </w:rPr>
            </w:pPr>
            <w:ins w:id="439" w:author="Pylon" w:date="2026-05-18T11:17:00Z">
              <w:r>
                <w:rPr>
                  <w:rFonts w:hint="eastAsia"/>
                  <w:highlight w:val="yellow"/>
                </w:rPr>
                <w:t>【此点位</w:t>
              </w:r>
              <w:r>
                <w:rPr>
                  <w:rFonts w:hint="eastAsia"/>
                  <w:highlight w:val="yellow"/>
                </w:rPr>
                <w:t>3X</w:t>
              </w:r>
              <w:r>
                <w:rPr>
                  <w:rFonts w:hint="eastAsia"/>
                  <w:highlight w:val="yellow"/>
                </w:rPr>
                <w:t>采集棒</w:t>
              </w:r>
            </w:ins>
            <w:ins w:id="440" w:author="Pylon" w:date="2026-05-18T11:18:00Z">
              <w:r>
                <w:rPr>
                  <w:rFonts w:hint="eastAsia"/>
                  <w:highlight w:val="yellow"/>
                </w:rPr>
                <w:t>只能读</w:t>
              </w:r>
            </w:ins>
            <w:ins w:id="441" w:author="Pylon" w:date="2026-05-18T11:17:00Z">
              <w:r>
                <w:rPr>
                  <w:rFonts w:hint="eastAsia"/>
                  <w:highlight w:val="yellow"/>
                </w:rPr>
                <w:t>】</w:t>
              </w:r>
            </w:ins>
          </w:p>
          <w:p w14:paraId="397ED9F6" w14:textId="304B3800" w:rsidR="003F2C87" w:rsidRDefault="003F2C87" w:rsidP="003F2C87">
            <w:pPr>
              <w:rPr>
                <w:ins w:id="442" w:author="Pylon" w:date="2026-05-18T11:08:00Z"/>
                <w:highlight w:val="yellow"/>
              </w:rPr>
            </w:pPr>
            <w:ins w:id="443" w:author="Pylon" w:date="2026-05-18T11:08:00Z">
              <w:r>
                <w:rPr>
                  <w:rFonts w:hint="eastAsia"/>
                  <w:highlight w:val="yellow"/>
                </w:rPr>
                <w:t>此点位仅为</w:t>
              </w:r>
              <w:r>
                <w:rPr>
                  <w:rFonts w:hint="eastAsia"/>
                  <w:highlight w:val="yellow"/>
                </w:rPr>
                <w:t>3X</w:t>
              </w:r>
              <w:r>
                <w:rPr>
                  <w:rFonts w:hint="eastAsia"/>
                  <w:highlight w:val="yellow"/>
                </w:rPr>
                <w:t>设备搭配</w:t>
              </w:r>
              <w:r>
                <w:rPr>
                  <w:rFonts w:hint="eastAsia"/>
                  <w:highlight w:val="yellow"/>
                </w:rPr>
                <w:t>M</w:t>
              </w:r>
              <w:r>
                <w:rPr>
                  <w:highlight w:val="yellow"/>
                </w:rPr>
                <w:t>14A EMS</w:t>
              </w:r>
              <w:r>
                <w:rPr>
                  <w:rFonts w:hint="eastAsia"/>
                  <w:highlight w:val="yellow"/>
                </w:rPr>
                <w:t>时判断</w:t>
              </w:r>
              <w:r>
                <w:rPr>
                  <w:highlight w:val="yellow"/>
                </w:rPr>
                <w:t>3</w:t>
              </w:r>
              <w:r>
                <w:rPr>
                  <w:rFonts w:hint="eastAsia"/>
                  <w:highlight w:val="yellow"/>
                </w:rPr>
                <w:t>X</w:t>
              </w:r>
              <w:r>
                <w:rPr>
                  <w:rFonts w:hint="eastAsia"/>
                  <w:highlight w:val="yellow"/>
                </w:rPr>
                <w:t>取电网功率限制是否允许修改使用</w:t>
              </w:r>
            </w:ins>
          </w:p>
          <w:p w14:paraId="527C8D67" w14:textId="77777777" w:rsidR="003F2C87" w:rsidRDefault="003F2C87" w:rsidP="003F2C87">
            <w:pPr>
              <w:rPr>
                <w:ins w:id="444" w:author="Pylon" w:date="2026-05-18T11:08:00Z"/>
                <w:highlight w:val="yellow"/>
              </w:rPr>
            </w:pPr>
            <w:ins w:id="445" w:author="Pylon" w:date="2026-05-18T11:08:00Z">
              <w:r>
                <w:rPr>
                  <w:rFonts w:hint="eastAsia"/>
                  <w:highlight w:val="yellow"/>
                </w:rPr>
                <w:t>0x</w:t>
              </w:r>
              <w:r>
                <w:rPr>
                  <w:highlight w:val="yellow"/>
                </w:rPr>
                <w:t>01:</w:t>
              </w:r>
              <w:r>
                <w:rPr>
                  <w:rFonts w:hint="eastAsia"/>
                  <w:highlight w:val="yellow"/>
                </w:rPr>
                <w:t>使能打开，不允许修改</w:t>
              </w:r>
            </w:ins>
          </w:p>
          <w:p w14:paraId="755064D6" w14:textId="0F499CDC" w:rsidR="003F2C87" w:rsidRDefault="003F2C87" w:rsidP="003F2C87">
            <w:pPr>
              <w:rPr>
                <w:ins w:id="446" w:author="Pylon" w:date="2026-05-18T11:07:00Z"/>
              </w:rPr>
            </w:pPr>
            <w:ins w:id="447" w:author="Pylon" w:date="2026-05-18T11:08:00Z">
              <w:r>
                <w:rPr>
                  <w:rFonts w:hint="eastAsia"/>
                  <w:highlight w:val="yellow"/>
                </w:rPr>
                <w:t>0x</w:t>
              </w:r>
              <w:r>
                <w:rPr>
                  <w:highlight w:val="yellow"/>
                </w:rPr>
                <w:t>00:</w:t>
              </w:r>
              <w:r>
                <w:rPr>
                  <w:rFonts w:hint="eastAsia"/>
                  <w:highlight w:val="yellow"/>
                </w:rPr>
                <w:t>使能关闭（默认），允许修改</w:t>
              </w:r>
            </w:ins>
          </w:p>
        </w:tc>
      </w:tr>
      <w:tr w:rsidR="009E2CB0" w:rsidRPr="00AA699A" w14:paraId="47909428" w14:textId="77777777" w:rsidTr="009A15B6">
        <w:tc>
          <w:tcPr>
            <w:tcW w:w="1129" w:type="dxa"/>
          </w:tcPr>
          <w:p w14:paraId="0DA70A96" w14:textId="44BCC6A0" w:rsidR="009E2CB0" w:rsidRPr="00241C77" w:rsidRDefault="009E2CB0" w:rsidP="009E2CB0">
            <w:r>
              <w:t>0x1E5</w:t>
            </w:r>
            <w:ins w:id="448" w:author="Pylon" w:date="2026-05-18T11:07:00Z">
              <w:r w:rsidR="00626014">
                <w:t>5</w:t>
              </w:r>
            </w:ins>
            <w:del w:id="449" w:author="Pylon" w:date="2026-05-18T11:07:00Z">
              <w:r w:rsidDel="00626014">
                <w:delText>4</w:delText>
              </w:r>
            </w:del>
            <w:r w:rsidRPr="00241C77">
              <w:t>~</w:t>
            </w:r>
          </w:p>
          <w:p w14:paraId="27D681B9" w14:textId="57213F80" w:rsidR="009E2CB0" w:rsidRDefault="009E2CB0" w:rsidP="009E2CB0">
            <w:r w:rsidRPr="00241C77">
              <w:t>0x</w:t>
            </w:r>
            <w:r>
              <w:t>1E6</w:t>
            </w:r>
            <w:r w:rsidRPr="00241C77">
              <w:t>F</w:t>
            </w:r>
          </w:p>
        </w:tc>
        <w:tc>
          <w:tcPr>
            <w:tcW w:w="3828" w:type="dxa"/>
          </w:tcPr>
          <w:p w14:paraId="6B3B6E9F" w14:textId="336369E9" w:rsidR="009E2CB0" w:rsidRDefault="009E2CB0" w:rsidP="009E2CB0">
            <w:r>
              <w:rPr>
                <w:rFonts w:hint="eastAsia"/>
              </w:rPr>
              <w:t>预留</w:t>
            </w:r>
          </w:p>
        </w:tc>
        <w:tc>
          <w:tcPr>
            <w:tcW w:w="992" w:type="dxa"/>
          </w:tcPr>
          <w:p w14:paraId="620FC77D" w14:textId="77777777" w:rsidR="009E2CB0" w:rsidRPr="00241C77" w:rsidRDefault="009E2CB0" w:rsidP="009E2CB0"/>
        </w:tc>
        <w:tc>
          <w:tcPr>
            <w:tcW w:w="3401" w:type="dxa"/>
          </w:tcPr>
          <w:p w14:paraId="1264FED3" w14:textId="77777777" w:rsidR="009E2CB0" w:rsidRPr="00241C77" w:rsidRDefault="009E2CB0" w:rsidP="009E2CB0"/>
        </w:tc>
      </w:tr>
      <w:tr w:rsidR="009E2CB0" w:rsidRPr="00AA699A" w14:paraId="72E3DFF6" w14:textId="77777777" w:rsidTr="001A08CE">
        <w:tc>
          <w:tcPr>
            <w:tcW w:w="9350" w:type="dxa"/>
            <w:gridSpan w:val="4"/>
          </w:tcPr>
          <w:p w14:paraId="25BA3083" w14:textId="28E710D4" w:rsidR="009E2CB0" w:rsidRPr="00241C77" w:rsidRDefault="009E2CB0" w:rsidP="009E2CB0">
            <w:r>
              <w:rPr>
                <w:rFonts w:hint="eastAsia"/>
              </w:rPr>
              <w:lastRenderedPageBreak/>
              <w:t>下方开始放置四个卡片，每个卡片</w:t>
            </w:r>
            <w:r>
              <w:t>6</w:t>
            </w:r>
            <w:r>
              <w:rPr>
                <w:rFonts w:hint="eastAsia"/>
              </w:rPr>
              <w:t>个寄存器</w:t>
            </w:r>
          </w:p>
        </w:tc>
      </w:tr>
      <w:tr w:rsidR="009E2CB0" w:rsidRPr="00AA699A" w14:paraId="10F7FD3B" w14:textId="77777777" w:rsidTr="009A15B6">
        <w:tc>
          <w:tcPr>
            <w:tcW w:w="1129" w:type="dxa"/>
          </w:tcPr>
          <w:p w14:paraId="5CC717EA" w14:textId="571DC96D" w:rsidR="009E2CB0" w:rsidRDefault="009E2CB0" w:rsidP="009E2CB0">
            <w:r>
              <w:rPr>
                <w:rFonts w:hint="eastAsia"/>
              </w:rPr>
              <w:t>0x</w:t>
            </w:r>
            <w:r>
              <w:t>1E70</w:t>
            </w:r>
          </w:p>
        </w:tc>
        <w:tc>
          <w:tcPr>
            <w:tcW w:w="3828" w:type="dxa"/>
          </w:tcPr>
          <w:p w14:paraId="5CED5056" w14:textId="5C7F2C48" w:rsidR="009E2CB0" w:rsidRDefault="009E2CB0" w:rsidP="009E2CB0"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卡片使能</w:t>
            </w:r>
          </w:p>
        </w:tc>
        <w:tc>
          <w:tcPr>
            <w:tcW w:w="992" w:type="dxa"/>
          </w:tcPr>
          <w:p w14:paraId="172FD567" w14:textId="572D6FA6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211A81F3" w14:textId="411A6F45" w:rsidR="009E2CB0" w:rsidRPr="00241C77" w:rsidRDefault="009E2CB0" w:rsidP="009E2CB0">
            <w:r>
              <w:rPr>
                <w:rFonts w:hint="eastAsia"/>
              </w:rPr>
              <w:t>0</w:t>
            </w:r>
            <w:r>
              <w:t>x01:</w:t>
            </w:r>
            <w:r>
              <w:rPr>
                <w:rFonts w:hint="eastAsia"/>
              </w:rPr>
              <w:t>使能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00:</w:t>
            </w:r>
            <w:r>
              <w:rPr>
                <w:rFonts w:hint="eastAsia"/>
              </w:rPr>
              <w:t>失能</w:t>
            </w:r>
          </w:p>
        </w:tc>
      </w:tr>
      <w:tr w:rsidR="009E2CB0" w:rsidRPr="00AA699A" w14:paraId="00D5402B" w14:textId="77777777" w:rsidTr="009A15B6">
        <w:tc>
          <w:tcPr>
            <w:tcW w:w="1129" w:type="dxa"/>
          </w:tcPr>
          <w:p w14:paraId="0D8C3E1C" w14:textId="5FE1109F" w:rsidR="009E2CB0" w:rsidRDefault="009E2CB0" w:rsidP="009E2CB0">
            <w:r>
              <w:rPr>
                <w:rFonts w:hint="eastAsia"/>
              </w:rPr>
              <w:t>0x</w:t>
            </w:r>
            <w:r>
              <w:t>1E71</w:t>
            </w:r>
          </w:p>
        </w:tc>
        <w:tc>
          <w:tcPr>
            <w:tcW w:w="3828" w:type="dxa"/>
          </w:tcPr>
          <w:p w14:paraId="5837698C" w14:textId="7EE989F8" w:rsidR="009E2CB0" w:rsidRDefault="009E2CB0" w:rsidP="009E2CB0"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开始时间</w:t>
            </w:r>
          </w:p>
        </w:tc>
        <w:tc>
          <w:tcPr>
            <w:tcW w:w="992" w:type="dxa"/>
          </w:tcPr>
          <w:p w14:paraId="60D91499" w14:textId="074F0805" w:rsidR="009E2CB0" w:rsidRPr="00241C77" w:rsidRDefault="009E2CB0" w:rsidP="009E2CB0">
            <w:r>
              <w:rPr>
                <w:rFonts w:hint="eastAsia"/>
              </w:rPr>
              <w:t>U1</w:t>
            </w:r>
            <w:r>
              <w:t>6</w:t>
            </w:r>
          </w:p>
        </w:tc>
        <w:tc>
          <w:tcPr>
            <w:tcW w:w="3401" w:type="dxa"/>
          </w:tcPr>
          <w:p w14:paraId="02F80B46" w14:textId="6913DBE1" w:rsidR="009E2CB0" w:rsidRPr="00241C77" w:rsidRDefault="009E2CB0" w:rsidP="009E2CB0"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</w:tc>
      </w:tr>
      <w:tr w:rsidR="009E2CB0" w:rsidRPr="00AA699A" w14:paraId="74AFF460" w14:textId="77777777" w:rsidTr="009A15B6">
        <w:tc>
          <w:tcPr>
            <w:tcW w:w="1129" w:type="dxa"/>
          </w:tcPr>
          <w:p w14:paraId="0C49568D" w14:textId="590AF084" w:rsidR="009E2CB0" w:rsidRDefault="009E2CB0" w:rsidP="009E2CB0">
            <w:r>
              <w:rPr>
                <w:rFonts w:hint="eastAsia"/>
              </w:rPr>
              <w:t>0x</w:t>
            </w:r>
            <w:r>
              <w:t>1E72</w:t>
            </w:r>
          </w:p>
        </w:tc>
        <w:tc>
          <w:tcPr>
            <w:tcW w:w="3828" w:type="dxa"/>
          </w:tcPr>
          <w:p w14:paraId="748A080E" w14:textId="1CB4CD1B" w:rsidR="009E2CB0" w:rsidRDefault="009E2CB0" w:rsidP="009E2CB0"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结束时间</w:t>
            </w:r>
          </w:p>
        </w:tc>
        <w:tc>
          <w:tcPr>
            <w:tcW w:w="992" w:type="dxa"/>
          </w:tcPr>
          <w:p w14:paraId="6E640110" w14:textId="4B861A87" w:rsidR="009E2CB0" w:rsidRPr="00241C77" w:rsidRDefault="009E2CB0" w:rsidP="009E2CB0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0D89A5F2" w14:textId="56A5B109" w:rsidR="009E2CB0" w:rsidRPr="00241C77" w:rsidRDefault="009E2CB0" w:rsidP="009E2CB0"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</w:tc>
      </w:tr>
      <w:tr w:rsidR="009E2CB0" w:rsidRPr="00AA699A" w14:paraId="57839A04" w14:textId="77777777" w:rsidTr="009A15B6">
        <w:tc>
          <w:tcPr>
            <w:tcW w:w="1129" w:type="dxa"/>
          </w:tcPr>
          <w:p w14:paraId="5E19ED11" w14:textId="78CA577A" w:rsidR="009E2CB0" w:rsidRDefault="009E2CB0" w:rsidP="009E2CB0">
            <w:r>
              <w:rPr>
                <w:rFonts w:hint="eastAsia"/>
              </w:rPr>
              <w:t>0</w:t>
            </w:r>
            <w:r>
              <w:t>x1E73</w:t>
            </w:r>
          </w:p>
        </w:tc>
        <w:tc>
          <w:tcPr>
            <w:tcW w:w="3828" w:type="dxa"/>
          </w:tcPr>
          <w:p w14:paraId="23A89DD0" w14:textId="49B5F30F" w:rsidR="009E2CB0" w:rsidRDefault="009E2CB0" w:rsidP="009E2CB0"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容量限制</w:t>
            </w:r>
          </w:p>
        </w:tc>
        <w:tc>
          <w:tcPr>
            <w:tcW w:w="992" w:type="dxa"/>
          </w:tcPr>
          <w:p w14:paraId="16BAF8FA" w14:textId="2C50213A" w:rsidR="009E2CB0" w:rsidRPr="00241C77" w:rsidRDefault="009E2CB0" w:rsidP="009E2CB0">
            <w:r>
              <w:t>U16</w:t>
            </w:r>
          </w:p>
        </w:tc>
        <w:tc>
          <w:tcPr>
            <w:tcW w:w="3401" w:type="dxa"/>
          </w:tcPr>
          <w:p w14:paraId="1DEE3C14" w14:textId="7BD4C8B9" w:rsidR="009E2CB0" w:rsidRPr="00241C77" w:rsidRDefault="009E2CB0" w:rsidP="009E2CB0">
            <w:r>
              <w:t>Kw</w:t>
            </w:r>
          </w:p>
        </w:tc>
      </w:tr>
      <w:tr w:rsidR="009E2CB0" w:rsidRPr="00AA699A" w14:paraId="604A0CB3" w14:textId="77777777" w:rsidTr="009A15B6">
        <w:tc>
          <w:tcPr>
            <w:tcW w:w="1129" w:type="dxa"/>
          </w:tcPr>
          <w:p w14:paraId="3DCD7E03" w14:textId="784A4929" w:rsidR="009E2CB0" w:rsidRDefault="009E2CB0" w:rsidP="009E2CB0">
            <w:r>
              <w:rPr>
                <w:rFonts w:hint="eastAsia"/>
              </w:rPr>
              <w:t>0</w:t>
            </w:r>
            <w:r>
              <w:t>x1E74</w:t>
            </w:r>
          </w:p>
        </w:tc>
        <w:tc>
          <w:tcPr>
            <w:tcW w:w="3828" w:type="dxa"/>
          </w:tcPr>
          <w:p w14:paraId="0F6819C0" w14:textId="24C74509" w:rsidR="009E2CB0" w:rsidRDefault="009E2CB0" w:rsidP="009E2CB0"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安全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</w:tcPr>
          <w:p w14:paraId="27B09A5E" w14:textId="2626B573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3D1EC3CB" w14:textId="0341DEB6" w:rsidR="009E2CB0" w:rsidRPr="00241C77" w:rsidRDefault="009E2CB0" w:rsidP="009E2CB0">
            <w:r>
              <w:rPr>
                <w:rFonts w:hint="eastAsia"/>
              </w:rPr>
              <w:t>1</w:t>
            </w:r>
            <w:r>
              <w:t>%</w:t>
            </w:r>
          </w:p>
        </w:tc>
      </w:tr>
      <w:tr w:rsidR="009E2CB0" w:rsidRPr="00AA699A" w14:paraId="0FC8A4B5" w14:textId="77777777" w:rsidTr="009A15B6">
        <w:tc>
          <w:tcPr>
            <w:tcW w:w="1129" w:type="dxa"/>
          </w:tcPr>
          <w:p w14:paraId="6078FDD8" w14:textId="219B9328" w:rsidR="009E2CB0" w:rsidRDefault="009E2CB0" w:rsidP="009E2CB0">
            <w:r>
              <w:rPr>
                <w:rFonts w:hint="eastAsia"/>
              </w:rPr>
              <w:t>0x</w:t>
            </w:r>
            <w:r>
              <w:t>1E75</w:t>
            </w:r>
          </w:p>
        </w:tc>
        <w:tc>
          <w:tcPr>
            <w:tcW w:w="3828" w:type="dxa"/>
          </w:tcPr>
          <w:p w14:paraId="1CAF2B20" w14:textId="39ED6D24" w:rsidR="009E2CB0" w:rsidRDefault="009E2CB0" w:rsidP="009E2CB0">
            <w:r>
              <w:rPr>
                <w:rFonts w:hint="eastAsia"/>
              </w:rPr>
              <w:t>卡片</w:t>
            </w: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周循环</w:t>
            </w:r>
          </w:p>
        </w:tc>
        <w:tc>
          <w:tcPr>
            <w:tcW w:w="992" w:type="dxa"/>
          </w:tcPr>
          <w:p w14:paraId="0716346F" w14:textId="218C5CD4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79E63693" w14:textId="7C700F7F" w:rsidR="009E2CB0" w:rsidRPr="00241C77" w:rsidRDefault="009E2CB0" w:rsidP="009E2CB0">
            <w:r>
              <w:t>B</w:t>
            </w:r>
            <w:r>
              <w:rPr>
                <w:rFonts w:hint="eastAsia"/>
              </w:rPr>
              <w:t>it</w:t>
            </w:r>
            <w:r>
              <w:t xml:space="preserve"> 0</w:t>
            </w:r>
            <w:r>
              <w:rPr>
                <w:rFonts w:hint="eastAsia"/>
              </w:rPr>
              <w:t>表示周日，</w:t>
            </w:r>
            <w:r>
              <w:rPr>
                <w:rFonts w:hint="eastAsia"/>
              </w:rPr>
              <w:t>bit</w:t>
            </w:r>
            <w:r>
              <w:t xml:space="preserve">1 </w:t>
            </w:r>
            <w:r>
              <w:rPr>
                <w:rFonts w:hint="eastAsia"/>
              </w:rPr>
              <w:t>表示周一，下同</w:t>
            </w:r>
          </w:p>
        </w:tc>
      </w:tr>
      <w:tr w:rsidR="009E2CB0" w:rsidRPr="00AA699A" w14:paraId="33C0984C" w14:textId="77777777" w:rsidTr="009A15B6">
        <w:tc>
          <w:tcPr>
            <w:tcW w:w="1129" w:type="dxa"/>
          </w:tcPr>
          <w:p w14:paraId="2A97CC29" w14:textId="7769834F" w:rsidR="009E2CB0" w:rsidRDefault="009E2CB0" w:rsidP="009E2CB0">
            <w:r>
              <w:rPr>
                <w:rFonts w:hint="eastAsia"/>
              </w:rPr>
              <w:t>0x</w:t>
            </w:r>
            <w:r>
              <w:t>1E76</w:t>
            </w:r>
          </w:p>
        </w:tc>
        <w:tc>
          <w:tcPr>
            <w:tcW w:w="3828" w:type="dxa"/>
          </w:tcPr>
          <w:p w14:paraId="1C8005AE" w14:textId="3E563430" w:rsidR="009E2CB0" w:rsidRDefault="009E2CB0" w:rsidP="009E2CB0">
            <w:r>
              <w:rPr>
                <w:rFonts w:hint="eastAsia"/>
              </w:rPr>
              <w:t>卡片</w:t>
            </w:r>
            <w:r>
              <w:t>2-</w:t>
            </w:r>
            <w:r>
              <w:rPr>
                <w:rFonts w:hint="eastAsia"/>
              </w:rPr>
              <w:t>卡片使能</w:t>
            </w:r>
          </w:p>
        </w:tc>
        <w:tc>
          <w:tcPr>
            <w:tcW w:w="992" w:type="dxa"/>
          </w:tcPr>
          <w:p w14:paraId="7666B44E" w14:textId="53000D78" w:rsidR="009E2CB0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5D201B35" w14:textId="44118C56" w:rsidR="009E2CB0" w:rsidRPr="00241C77" w:rsidRDefault="009E2CB0" w:rsidP="009E2CB0">
            <w:r>
              <w:rPr>
                <w:rFonts w:hint="eastAsia"/>
              </w:rPr>
              <w:t>0</w:t>
            </w:r>
            <w:r>
              <w:t>x01:</w:t>
            </w:r>
            <w:r>
              <w:rPr>
                <w:rFonts w:hint="eastAsia"/>
              </w:rPr>
              <w:t>使能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00:</w:t>
            </w:r>
            <w:r>
              <w:rPr>
                <w:rFonts w:hint="eastAsia"/>
              </w:rPr>
              <w:t>失能</w:t>
            </w:r>
          </w:p>
        </w:tc>
      </w:tr>
      <w:tr w:rsidR="009E2CB0" w:rsidRPr="00AA699A" w14:paraId="67A221A9" w14:textId="77777777" w:rsidTr="009A15B6">
        <w:tc>
          <w:tcPr>
            <w:tcW w:w="1129" w:type="dxa"/>
          </w:tcPr>
          <w:p w14:paraId="4CACD570" w14:textId="49897501" w:rsidR="009E2CB0" w:rsidRDefault="009E2CB0" w:rsidP="009E2CB0">
            <w:r>
              <w:rPr>
                <w:rFonts w:hint="eastAsia"/>
              </w:rPr>
              <w:t>0x</w:t>
            </w:r>
            <w:r>
              <w:t>1E77</w:t>
            </w:r>
          </w:p>
        </w:tc>
        <w:tc>
          <w:tcPr>
            <w:tcW w:w="3828" w:type="dxa"/>
          </w:tcPr>
          <w:p w14:paraId="1D8519DC" w14:textId="3EDE7E5E" w:rsidR="009E2CB0" w:rsidRDefault="009E2CB0" w:rsidP="009E2CB0">
            <w:r>
              <w:rPr>
                <w:rFonts w:hint="eastAsia"/>
              </w:rPr>
              <w:t>卡片</w:t>
            </w:r>
            <w:r>
              <w:t>2-</w:t>
            </w:r>
            <w:r>
              <w:rPr>
                <w:rFonts w:hint="eastAsia"/>
              </w:rPr>
              <w:t>开始时间</w:t>
            </w:r>
          </w:p>
        </w:tc>
        <w:tc>
          <w:tcPr>
            <w:tcW w:w="992" w:type="dxa"/>
          </w:tcPr>
          <w:p w14:paraId="163DBD2E" w14:textId="1EEFF62B" w:rsidR="009E2CB0" w:rsidRPr="00241C77" w:rsidRDefault="009E2CB0" w:rsidP="009E2CB0">
            <w:r>
              <w:rPr>
                <w:rFonts w:hint="eastAsia"/>
              </w:rPr>
              <w:t>U1</w:t>
            </w:r>
            <w:r>
              <w:t>6</w:t>
            </w:r>
          </w:p>
        </w:tc>
        <w:tc>
          <w:tcPr>
            <w:tcW w:w="3401" w:type="dxa"/>
          </w:tcPr>
          <w:p w14:paraId="598F4049" w14:textId="76C391DB" w:rsidR="009E2CB0" w:rsidRPr="00241C77" w:rsidRDefault="009E2CB0" w:rsidP="009E2CB0"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</w:tc>
      </w:tr>
      <w:tr w:rsidR="009E2CB0" w:rsidRPr="00AA699A" w14:paraId="60B2468E" w14:textId="77777777" w:rsidTr="009A15B6">
        <w:tc>
          <w:tcPr>
            <w:tcW w:w="1129" w:type="dxa"/>
          </w:tcPr>
          <w:p w14:paraId="2BCF77D7" w14:textId="7D748FAF" w:rsidR="009E2CB0" w:rsidRDefault="009E2CB0" w:rsidP="009E2CB0">
            <w:r>
              <w:rPr>
                <w:rFonts w:hint="eastAsia"/>
              </w:rPr>
              <w:t>0x</w:t>
            </w:r>
            <w:r>
              <w:t>1E78</w:t>
            </w:r>
          </w:p>
        </w:tc>
        <w:tc>
          <w:tcPr>
            <w:tcW w:w="3828" w:type="dxa"/>
          </w:tcPr>
          <w:p w14:paraId="51352D40" w14:textId="175FF1E4" w:rsidR="009E2CB0" w:rsidRDefault="009E2CB0" w:rsidP="009E2CB0">
            <w:r>
              <w:rPr>
                <w:rFonts w:hint="eastAsia"/>
              </w:rPr>
              <w:t>卡片</w:t>
            </w:r>
            <w:r>
              <w:t>2-</w:t>
            </w:r>
            <w:r>
              <w:rPr>
                <w:rFonts w:hint="eastAsia"/>
              </w:rPr>
              <w:t>结束时间</w:t>
            </w:r>
          </w:p>
        </w:tc>
        <w:tc>
          <w:tcPr>
            <w:tcW w:w="992" w:type="dxa"/>
          </w:tcPr>
          <w:p w14:paraId="0015C84C" w14:textId="29C1EAE8" w:rsidR="009E2CB0" w:rsidRPr="00241C77" w:rsidRDefault="009E2CB0" w:rsidP="009E2CB0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5EB1A921" w14:textId="0F5D8AB2" w:rsidR="009E2CB0" w:rsidRPr="00241C77" w:rsidRDefault="009E2CB0" w:rsidP="009E2CB0"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</w:tc>
      </w:tr>
      <w:tr w:rsidR="009E2CB0" w:rsidRPr="00AA699A" w14:paraId="09F74773" w14:textId="77777777" w:rsidTr="009A15B6">
        <w:tc>
          <w:tcPr>
            <w:tcW w:w="1129" w:type="dxa"/>
          </w:tcPr>
          <w:p w14:paraId="137A4C75" w14:textId="7C38415B" w:rsidR="009E2CB0" w:rsidRDefault="009E2CB0" w:rsidP="009E2CB0">
            <w:r>
              <w:rPr>
                <w:rFonts w:hint="eastAsia"/>
              </w:rPr>
              <w:t>0</w:t>
            </w:r>
            <w:r>
              <w:t>x1E79</w:t>
            </w:r>
          </w:p>
        </w:tc>
        <w:tc>
          <w:tcPr>
            <w:tcW w:w="3828" w:type="dxa"/>
          </w:tcPr>
          <w:p w14:paraId="55D3D67B" w14:textId="280744EE" w:rsidR="009E2CB0" w:rsidRDefault="009E2CB0" w:rsidP="009E2CB0">
            <w:r>
              <w:rPr>
                <w:rFonts w:hint="eastAsia"/>
              </w:rPr>
              <w:t>卡片</w:t>
            </w:r>
            <w:r>
              <w:t>2-</w:t>
            </w:r>
            <w:r>
              <w:rPr>
                <w:rFonts w:hint="eastAsia"/>
              </w:rPr>
              <w:t>容量限制</w:t>
            </w:r>
          </w:p>
        </w:tc>
        <w:tc>
          <w:tcPr>
            <w:tcW w:w="992" w:type="dxa"/>
          </w:tcPr>
          <w:p w14:paraId="3AD80C71" w14:textId="0664FA38" w:rsidR="009E2CB0" w:rsidRPr="00241C77" w:rsidRDefault="009E2CB0" w:rsidP="009E2CB0">
            <w:r>
              <w:t>U16</w:t>
            </w:r>
          </w:p>
        </w:tc>
        <w:tc>
          <w:tcPr>
            <w:tcW w:w="3401" w:type="dxa"/>
          </w:tcPr>
          <w:p w14:paraId="0D622A23" w14:textId="6ADFE579" w:rsidR="009E2CB0" w:rsidRPr="00241C77" w:rsidRDefault="009E2CB0" w:rsidP="009E2CB0">
            <w:r>
              <w:t>Kw</w:t>
            </w:r>
          </w:p>
        </w:tc>
      </w:tr>
      <w:tr w:rsidR="009E2CB0" w:rsidRPr="00AA699A" w14:paraId="60985FA4" w14:textId="77777777" w:rsidTr="009A15B6">
        <w:tc>
          <w:tcPr>
            <w:tcW w:w="1129" w:type="dxa"/>
          </w:tcPr>
          <w:p w14:paraId="4EFA22F5" w14:textId="1813F1E1" w:rsidR="009E2CB0" w:rsidRDefault="009E2CB0" w:rsidP="009E2CB0">
            <w:r>
              <w:rPr>
                <w:rFonts w:hint="eastAsia"/>
              </w:rPr>
              <w:t>0</w:t>
            </w:r>
            <w:r>
              <w:t>x1E7A</w:t>
            </w:r>
          </w:p>
        </w:tc>
        <w:tc>
          <w:tcPr>
            <w:tcW w:w="3828" w:type="dxa"/>
          </w:tcPr>
          <w:p w14:paraId="6D1BFBC6" w14:textId="5ECCDE23" w:rsidR="009E2CB0" w:rsidRDefault="009E2CB0" w:rsidP="009E2CB0">
            <w:r>
              <w:rPr>
                <w:rFonts w:hint="eastAsia"/>
              </w:rPr>
              <w:t>卡片</w:t>
            </w:r>
            <w:r>
              <w:t>2-</w:t>
            </w:r>
            <w:r>
              <w:rPr>
                <w:rFonts w:hint="eastAsia"/>
              </w:rPr>
              <w:t>安全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</w:tcPr>
          <w:p w14:paraId="6596D4E9" w14:textId="2C04B0F1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6672E3C1" w14:textId="4B04E5BE" w:rsidR="009E2CB0" w:rsidRPr="00241C77" w:rsidRDefault="009E2CB0" w:rsidP="009E2CB0">
            <w:r>
              <w:rPr>
                <w:rFonts w:hint="eastAsia"/>
              </w:rPr>
              <w:t>1</w:t>
            </w:r>
            <w:r>
              <w:t>%</w:t>
            </w:r>
          </w:p>
        </w:tc>
      </w:tr>
      <w:tr w:rsidR="009E2CB0" w:rsidRPr="00AA699A" w14:paraId="748B2159" w14:textId="77777777" w:rsidTr="009A15B6">
        <w:tc>
          <w:tcPr>
            <w:tcW w:w="1129" w:type="dxa"/>
          </w:tcPr>
          <w:p w14:paraId="5ECD0819" w14:textId="3EF7270D" w:rsidR="009E2CB0" w:rsidRDefault="009E2CB0" w:rsidP="009E2CB0">
            <w:r>
              <w:rPr>
                <w:rFonts w:hint="eastAsia"/>
              </w:rPr>
              <w:t>0x</w:t>
            </w:r>
            <w:r>
              <w:t>1E7B</w:t>
            </w:r>
          </w:p>
        </w:tc>
        <w:tc>
          <w:tcPr>
            <w:tcW w:w="3828" w:type="dxa"/>
          </w:tcPr>
          <w:p w14:paraId="7ABC9320" w14:textId="16470B9D" w:rsidR="009E2CB0" w:rsidRDefault="009E2CB0" w:rsidP="009E2CB0">
            <w:r>
              <w:rPr>
                <w:rFonts w:hint="eastAsia"/>
              </w:rPr>
              <w:t>卡片</w:t>
            </w:r>
            <w:r>
              <w:t>2-</w:t>
            </w:r>
            <w:r>
              <w:rPr>
                <w:rFonts w:hint="eastAsia"/>
              </w:rPr>
              <w:t>周循环</w:t>
            </w:r>
          </w:p>
        </w:tc>
        <w:tc>
          <w:tcPr>
            <w:tcW w:w="992" w:type="dxa"/>
          </w:tcPr>
          <w:p w14:paraId="2F652FFB" w14:textId="40E8FC18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57EE85AD" w14:textId="77777777" w:rsidR="009E2CB0" w:rsidRPr="00241C77" w:rsidRDefault="009E2CB0" w:rsidP="009E2CB0"/>
        </w:tc>
      </w:tr>
      <w:tr w:rsidR="009E2CB0" w:rsidRPr="00AA699A" w14:paraId="7B9B1F3D" w14:textId="77777777" w:rsidTr="009A15B6">
        <w:tc>
          <w:tcPr>
            <w:tcW w:w="1129" w:type="dxa"/>
          </w:tcPr>
          <w:p w14:paraId="40F103C4" w14:textId="5AA5FEB4" w:rsidR="009E2CB0" w:rsidRDefault="009E2CB0" w:rsidP="009E2CB0">
            <w:r>
              <w:rPr>
                <w:rFonts w:hint="eastAsia"/>
              </w:rPr>
              <w:t>0x</w:t>
            </w:r>
            <w:r>
              <w:t>1E7C</w:t>
            </w:r>
          </w:p>
        </w:tc>
        <w:tc>
          <w:tcPr>
            <w:tcW w:w="3828" w:type="dxa"/>
          </w:tcPr>
          <w:p w14:paraId="792A544F" w14:textId="0CDCAECA" w:rsidR="009E2CB0" w:rsidRDefault="009E2CB0" w:rsidP="009E2CB0">
            <w:r>
              <w:rPr>
                <w:rFonts w:hint="eastAsia"/>
              </w:rPr>
              <w:t>卡片</w:t>
            </w:r>
            <w:r>
              <w:t>3-</w:t>
            </w:r>
            <w:r>
              <w:rPr>
                <w:rFonts w:hint="eastAsia"/>
              </w:rPr>
              <w:t>卡片使能</w:t>
            </w:r>
          </w:p>
        </w:tc>
        <w:tc>
          <w:tcPr>
            <w:tcW w:w="992" w:type="dxa"/>
          </w:tcPr>
          <w:p w14:paraId="67F1604B" w14:textId="4588B61B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3208185B" w14:textId="28BEF82F" w:rsidR="009E2CB0" w:rsidRPr="00241C77" w:rsidRDefault="009E2CB0" w:rsidP="009E2CB0">
            <w:r>
              <w:rPr>
                <w:rFonts w:hint="eastAsia"/>
              </w:rPr>
              <w:t>0</w:t>
            </w:r>
            <w:r>
              <w:t>x01:</w:t>
            </w:r>
            <w:r>
              <w:rPr>
                <w:rFonts w:hint="eastAsia"/>
              </w:rPr>
              <w:t>使能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00:</w:t>
            </w:r>
            <w:r>
              <w:rPr>
                <w:rFonts w:hint="eastAsia"/>
              </w:rPr>
              <w:t>失能</w:t>
            </w:r>
          </w:p>
        </w:tc>
      </w:tr>
      <w:tr w:rsidR="009E2CB0" w:rsidRPr="00AA699A" w14:paraId="3011D4B7" w14:textId="77777777" w:rsidTr="009A15B6">
        <w:tc>
          <w:tcPr>
            <w:tcW w:w="1129" w:type="dxa"/>
          </w:tcPr>
          <w:p w14:paraId="1A7E3D05" w14:textId="14E0A1F2" w:rsidR="009E2CB0" w:rsidRDefault="009E2CB0" w:rsidP="009E2CB0">
            <w:r>
              <w:rPr>
                <w:rFonts w:hint="eastAsia"/>
              </w:rPr>
              <w:t>0x</w:t>
            </w:r>
            <w:r>
              <w:t>1E7D</w:t>
            </w:r>
          </w:p>
        </w:tc>
        <w:tc>
          <w:tcPr>
            <w:tcW w:w="3828" w:type="dxa"/>
          </w:tcPr>
          <w:p w14:paraId="77F797CB" w14:textId="5B758E57" w:rsidR="009E2CB0" w:rsidRDefault="009E2CB0" w:rsidP="009E2CB0">
            <w:r>
              <w:rPr>
                <w:rFonts w:hint="eastAsia"/>
              </w:rPr>
              <w:t>卡片</w:t>
            </w:r>
            <w:r>
              <w:t>3-</w:t>
            </w:r>
            <w:r>
              <w:rPr>
                <w:rFonts w:hint="eastAsia"/>
              </w:rPr>
              <w:t>开始时间</w:t>
            </w:r>
          </w:p>
        </w:tc>
        <w:tc>
          <w:tcPr>
            <w:tcW w:w="992" w:type="dxa"/>
          </w:tcPr>
          <w:p w14:paraId="708742AD" w14:textId="2DF80ED2" w:rsidR="009E2CB0" w:rsidRPr="00241C77" w:rsidRDefault="009E2CB0" w:rsidP="009E2CB0">
            <w:r>
              <w:rPr>
                <w:rFonts w:hint="eastAsia"/>
              </w:rPr>
              <w:t>U1</w:t>
            </w:r>
            <w:r>
              <w:t>6</w:t>
            </w:r>
          </w:p>
        </w:tc>
        <w:tc>
          <w:tcPr>
            <w:tcW w:w="3401" w:type="dxa"/>
          </w:tcPr>
          <w:p w14:paraId="1015D179" w14:textId="205D5BC4" w:rsidR="009E2CB0" w:rsidRPr="00241C77" w:rsidRDefault="009E2CB0" w:rsidP="009E2CB0"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</w:tc>
      </w:tr>
      <w:tr w:rsidR="009E2CB0" w:rsidRPr="00AA699A" w14:paraId="08E9C299" w14:textId="77777777" w:rsidTr="009A15B6">
        <w:tc>
          <w:tcPr>
            <w:tcW w:w="1129" w:type="dxa"/>
          </w:tcPr>
          <w:p w14:paraId="426206C4" w14:textId="1AD5D167" w:rsidR="009E2CB0" w:rsidRDefault="009E2CB0" w:rsidP="009E2CB0">
            <w:r>
              <w:rPr>
                <w:rFonts w:hint="eastAsia"/>
              </w:rPr>
              <w:t>0x</w:t>
            </w:r>
            <w:r>
              <w:t>1E7E</w:t>
            </w:r>
          </w:p>
        </w:tc>
        <w:tc>
          <w:tcPr>
            <w:tcW w:w="3828" w:type="dxa"/>
          </w:tcPr>
          <w:p w14:paraId="45AA714F" w14:textId="1FDB2AAC" w:rsidR="009E2CB0" w:rsidRDefault="009E2CB0" w:rsidP="009E2CB0">
            <w:r>
              <w:rPr>
                <w:rFonts w:hint="eastAsia"/>
              </w:rPr>
              <w:t>卡片</w:t>
            </w:r>
            <w:r>
              <w:t>3-</w:t>
            </w:r>
            <w:r>
              <w:rPr>
                <w:rFonts w:hint="eastAsia"/>
              </w:rPr>
              <w:t>结束时间</w:t>
            </w:r>
          </w:p>
        </w:tc>
        <w:tc>
          <w:tcPr>
            <w:tcW w:w="992" w:type="dxa"/>
          </w:tcPr>
          <w:p w14:paraId="36C9B0F4" w14:textId="305D5ACA" w:rsidR="009E2CB0" w:rsidRPr="00241C77" w:rsidRDefault="009E2CB0" w:rsidP="009E2CB0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72963E87" w14:textId="0870C8D5" w:rsidR="009E2CB0" w:rsidRPr="00241C77" w:rsidRDefault="009E2CB0" w:rsidP="009E2CB0"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</w:tc>
      </w:tr>
      <w:tr w:rsidR="009E2CB0" w:rsidRPr="00AA699A" w14:paraId="66983E56" w14:textId="77777777" w:rsidTr="009A15B6">
        <w:tc>
          <w:tcPr>
            <w:tcW w:w="1129" w:type="dxa"/>
          </w:tcPr>
          <w:p w14:paraId="3FA3343B" w14:textId="42E0FBED" w:rsidR="009E2CB0" w:rsidRDefault="009E2CB0" w:rsidP="009E2CB0">
            <w:r>
              <w:rPr>
                <w:rFonts w:hint="eastAsia"/>
              </w:rPr>
              <w:t>0</w:t>
            </w:r>
            <w:r>
              <w:t>x1E7F</w:t>
            </w:r>
          </w:p>
        </w:tc>
        <w:tc>
          <w:tcPr>
            <w:tcW w:w="3828" w:type="dxa"/>
          </w:tcPr>
          <w:p w14:paraId="7317A441" w14:textId="19A0AF72" w:rsidR="009E2CB0" w:rsidRDefault="009E2CB0" w:rsidP="009E2CB0">
            <w:r>
              <w:rPr>
                <w:rFonts w:hint="eastAsia"/>
              </w:rPr>
              <w:t>卡片</w:t>
            </w:r>
            <w:r>
              <w:t>3-</w:t>
            </w:r>
            <w:r>
              <w:rPr>
                <w:rFonts w:hint="eastAsia"/>
              </w:rPr>
              <w:t>容量限制</w:t>
            </w:r>
          </w:p>
        </w:tc>
        <w:tc>
          <w:tcPr>
            <w:tcW w:w="992" w:type="dxa"/>
          </w:tcPr>
          <w:p w14:paraId="6D05563C" w14:textId="506DC301" w:rsidR="009E2CB0" w:rsidRPr="00241C77" w:rsidRDefault="009E2CB0" w:rsidP="009E2CB0">
            <w:r>
              <w:t>U16</w:t>
            </w:r>
          </w:p>
        </w:tc>
        <w:tc>
          <w:tcPr>
            <w:tcW w:w="3401" w:type="dxa"/>
          </w:tcPr>
          <w:p w14:paraId="00CA291F" w14:textId="1DDED3E8" w:rsidR="009E2CB0" w:rsidRPr="00241C77" w:rsidRDefault="009E2CB0" w:rsidP="009E2CB0">
            <w:r>
              <w:t>Kw</w:t>
            </w:r>
          </w:p>
        </w:tc>
      </w:tr>
      <w:tr w:rsidR="009E2CB0" w:rsidRPr="00AA699A" w14:paraId="15D5385E" w14:textId="77777777" w:rsidTr="009A15B6">
        <w:tc>
          <w:tcPr>
            <w:tcW w:w="1129" w:type="dxa"/>
          </w:tcPr>
          <w:p w14:paraId="092580AA" w14:textId="2381097A" w:rsidR="009E2CB0" w:rsidRDefault="009E2CB0" w:rsidP="009E2CB0">
            <w:r>
              <w:rPr>
                <w:rFonts w:hint="eastAsia"/>
              </w:rPr>
              <w:t>0</w:t>
            </w:r>
            <w:r>
              <w:t>x1E80</w:t>
            </w:r>
          </w:p>
        </w:tc>
        <w:tc>
          <w:tcPr>
            <w:tcW w:w="3828" w:type="dxa"/>
          </w:tcPr>
          <w:p w14:paraId="7EC5A187" w14:textId="5C3F40D9" w:rsidR="009E2CB0" w:rsidRDefault="009E2CB0" w:rsidP="009E2CB0">
            <w:r>
              <w:rPr>
                <w:rFonts w:hint="eastAsia"/>
              </w:rPr>
              <w:t>卡片</w:t>
            </w:r>
            <w:r>
              <w:t>3-</w:t>
            </w:r>
            <w:r>
              <w:rPr>
                <w:rFonts w:hint="eastAsia"/>
              </w:rPr>
              <w:t>安全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</w:tcPr>
          <w:p w14:paraId="7ED2B2A9" w14:textId="426646B2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741CF44E" w14:textId="68B2E7EA" w:rsidR="009E2CB0" w:rsidRPr="00241C77" w:rsidRDefault="009E2CB0" w:rsidP="009E2CB0">
            <w:r>
              <w:rPr>
                <w:rFonts w:hint="eastAsia"/>
              </w:rPr>
              <w:t>1</w:t>
            </w:r>
            <w:r>
              <w:t>%</w:t>
            </w:r>
          </w:p>
        </w:tc>
      </w:tr>
      <w:tr w:rsidR="009E2CB0" w:rsidRPr="00AA699A" w14:paraId="69571607" w14:textId="77777777" w:rsidTr="009A15B6">
        <w:tc>
          <w:tcPr>
            <w:tcW w:w="1129" w:type="dxa"/>
          </w:tcPr>
          <w:p w14:paraId="3E461FE2" w14:textId="2486E25B" w:rsidR="009E2CB0" w:rsidRDefault="009E2CB0" w:rsidP="009E2CB0">
            <w:r>
              <w:rPr>
                <w:rFonts w:hint="eastAsia"/>
              </w:rPr>
              <w:t>0x</w:t>
            </w:r>
            <w:r>
              <w:t>1E81</w:t>
            </w:r>
          </w:p>
        </w:tc>
        <w:tc>
          <w:tcPr>
            <w:tcW w:w="3828" w:type="dxa"/>
          </w:tcPr>
          <w:p w14:paraId="2341F373" w14:textId="3B4CDD4D" w:rsidR="009E2CB0" w:rsidRDefault="009E2CB0" w:rsidP="009E2CB0">
            <w:r>
              <w:rPr>
                <w:rFonts w:hint="eastAsia"/>
              </w:rPr>
              <w:t>卡片</w:t>
            </w:r>
            <w:r>
              <w:t>3-</w:t>
            </w:r>
            <w:r>
              <w:rPr>
                <w:rFonts w:hint="eastAsia"/>
              </w:rPr>
              <w:t>周循环</w:t>
            </w:r>
          </w:p>
        </w:tc>
        <w:tc>
          <w:tcPr>
            <w:tcW w:w="992" w:type="dxa"/>
          </w:tcPr>
          <w:p w14:paraId="34254E28" w14:textId="18EF280F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16342408" w14:textId="77777777" w:rsidR="009E2CB0" w:rsidRPr="00241C77" w:rsidRDefault="009E2CB0" w:rsidP="009E2CB0"/>
        </w:tc>
      </w:tr>
      <w:tr w:rsidR="009E2CB0" w:rsidRPr="00AA699A" w14:paraId="6E5D532C" w14:textId="77777777" w:rsidTr="009A15B6">
        <w:tc>
          <w:tcPr>
            <w:tcW w:w="1129" w:type="dxa"/>
          </w:tcPr>
          <w:p w14:paraId="228B018A" w14:textId="5E1A5CD7" w:rsidR="009E2CB0" w:rsidRDefault="009E2CB0" w:rsidP="009E2CB0">
            <w:r>
              <w:rPr>
                <w:rFonts w:hint="eastAsia"/>
              </w:rPr>
              <w:t>0x</w:t>
            </w:r>
            <w:r>
              <w:t>1E82</w:t>
            </w:r>
          </w:p>
        </w:tc>
        <w:tc>
          <w:tcPr>
            <w:tcW w:w="3828" w:type="dxa"/>
          </w:tcPr>
          <w:p w14:paraId="49C6D5B0" w14:textId="4BB9FCE4" w:rsidR="009E2CB0" w:rsidRDefault="009E2CB0" w:rsidP="009E2CB0">
            <w:r>
              <w:rPr>
                <w:rFonts w:hint="eastAsia"/>
              </w:rPr>
              <w:t>卡片</w:t>
            </w:r>
            <w:r>
              <w:t>4-</w:t>
            </w:r>
            <w:r>
              <w:rPr>
                <w:rFonts w:hint="eastAsia"/>
              </w:rPr>
              <w:t>卡片使能</w:t>
            </w:r>
          </w:p>
        </w:tc>
        <w:tc>
          <w:tcPr>
            <w:tcW w:w="992" w:type="dxa"/>
          </w:tcPr>
          <w:p w14:paraId="6C009082" w14:textId="15B000C4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6CB4C7AE" w14:textId="1C1A2291" w:rsidR="009E2CB0" w:rsidRPr="00241C77" w:rsidRDefault="009E2CB0" w:rsidP="009E2CB0">
            <w:r>
              <w:rPr>
                <w:rFonts w:hint="eastAsia"/>
              </w:rPr>
              <w:t>0</w:t>
            </w:r>
            <w:r>
              <w:t>x01:</w:t>
            </w:r>
            <w:r>
              <w:rPr>
                <w:rFonts w:hint="eastAsia"/>
              </w:rPr>
              <w:t>使能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00:</w:t>
            </w:r>
            <w:r>
              <w:rPr>
                <w:rFonts w:hint="eastAsia"/>
              </w:rPr>
              <w:t>失能</w:t>
            </w:r>
          </w:p>
        </w:tc>
      </w:tr>
      <w:tr w:rsidR="009E2CB0" w:rsidRPr="00AA699A" w14:paraId="5D7D1979" w14:textId="77777777" w:rsidTr="009A15B6">
        <w:tc>
          <w:tcPr>
            <w:tcW w:w="1129" w:type="dxa"/>
          </w:tcPr>
          <w:p w14:paraId="72F5DB45" w14:textId="25B0FD7F" w:rsidR="009E2CB0" w:rsidRDefault="009E2CB0" w:rsidP="009E2CB0">
            <w:r>
              <w:rPr>
                <w:rFonts w:hint="eastAsia"/>
              </w:rPr>
              <w:t>0x</w:t>
            </w:r>
            <w:r>
              <w:t>1E83</w:t>
            </w:r>
          </w:p>
        </w:tc>
        <w:tc>
          <w:tcPr>
            <w:tcW w:w="3828" w:type="dxa"/>
          </w:tcPr>
          <w:p w14:paraId="5CE9C9B8" w14:textId="11FABFA0" w:rsidR="009E2CB0" w:rsidRDefault="009E2CB0" w:rsidP="009E2CB0">
            <w:r>
              <w:rPr>
                <w:rFonts w:hint="eastAsia"/>
              </w:rPr>
              <w:t>卡片</w:t>
            </w:r>
            <w:r>
              <w:t>4-</w:t>
            </w:r>
            <w:r>
              <w:rPr>
                <w:rFonts w:hint="eastAsia"/>
              </w:rPr>
              <w:t>开始时间</w:t>
            </w:r>
          </w:p>
        </w:tc>
        <w:tc>
          <w:tcPr>
            <w:tcW w:w="992" w:type="dxa"/>
          </w:tcPr>
          <w:p w14:paraId="0FEC882A" w14:textId="09E3F3FD" w:rsidR="009E2CB0" w:rsidRPr="00241C77" w:rsidRDefault="009E2CB0" w:rsidP="009E2CB0">
            <w:r>
              <w:rPr>
                <w:rFonts w:hint="eastAsia"/>
              </w:rPr>
              <w:t>U1</w:t>
            </w:r>
            <w:r>
              <w:t>6</w:t>
            </w:r>
          </w:p>
        </w:tc>
        <w:tc>
          <w:tcPr>
            <w:tcW w:w="3401" w:type="dxa"/>
          </w:tcPr>
          <w:p w14:paraId="00307174" w14:textId="0913EAFC" w:rsidR="009E2CB0" w:rsidRPr="00241C77" w:rsidRDefault="009E2CB0" w:rsidP="009E2CB0"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</w:tc>
      </w:tr>
      <w:tr w:rsidR="009E2CB0" w:rsidRPr="00AA699A" w14:paraId="471B43D9" w14:textId="77777777" w:rsidTr="009A15B6">
        <w:tc>
          <w:tcPr>
            <w:tcW w:w="1129" w:type="dxa"/>
          </w:tcPr>
          <w:p w14:paraId="45A24CB9" w14:textId="40D4B2E2" w:rsidR="009E2CB0" w:rsidRDefault="009E2CB0" w:rsidP="009E2CB0">
            <w:r>
              <w:rPr>
                <w:rFonts w:hint="eastAsia"/>
              </w:rPr>
              <w:t>0x</w:t>
            </w:r>
            <w:r>
              <w:t>1E84</w:t>
            </w:r>
          </w:p>
        </w:tc>
        <w:tc>
          <w:tcPr>
            <w:tcW w:w="3828" w:type="dxa"/>
          </w:tcPr>
          <w:p w14:paraId="7E662813" w14:textId="0165E615" w:rsidR="009E2CB0" w:rsidRDefault="009E2CB0" w:rsidP="009E2CB0">
            <w:r>
              <w:rPr>
                <w:rFonts w:hint="eastAsia"/>
              </w:rPr>
              <w:t>卡片</w:t>
            </w:r>
            <w:r>
              <w:t>4-</w:t>
            </w:r>
            <w:r>
              <w:rPr>
                <w:rFonts w:hint="eastAsia"/>
              </w:rPr>
              <w:t>结束时间</w:t>
            </w:r>
          </w:p>
        </w:tc>
        <w:tc>
          <w:tcPr>
            <w:tcW w:w="992" w:type="dxa"/>
          </w:tcPr>
          <w:p w14:paraId="301C5D0F" w14:textId="11D29B61" w:rsidR="009E2CB0" w:rsidRPr="00241C77" w:rsidRDefault="009E2CB0" w:rsidP="009E2CB0">
            <w:r>
              <w:rPr>
                <w:rFonts w:hint="eastAsia"/>
              </w:rPr>
              <w:t>U16</w:t>
            </w:r>
          </w:p>
        </w:tc>
        <w:tc>
          <w:tcPr>
            <w:tcW w:w="3401" w:type="dxa"/>
          </w:tcPr>
          <w:p w14:paraId="4B2AE18A" w14:textId="579FA0FE" w:rsidR="009E2CB0" w:rsidRPr="00241C77" w:rsidRDefault="009E2CB0" w:rsidP="009E2CB0"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</w:tc>
      </w:tr>
      <w:tr w:rsidR="009E2CB0" w:rsidRPr="00AA699A" w14:paraId="21C41D78" w14:textId="77777777" w:rsidTr="009A15B6">
        <w:tc>
          <w:tcPr>
            <w:tcW w:w="1129" w:type="dxa"/>
          </w:tcPr>
          <w:p w14:paraId="0C35CE76" w14:textId="5A564E59" w:rsidR="009E2CB0" w:rsidRDefault="009E2CB0" w:rsidP="009E2CB0">
            <w:r>
              <w:rPr>
                <w:rFonts w:hint="eastAsia"/>
              </w:rPr>
              <w:t>0</w:t>
            </w:r>
            <w:r>
              <w:t>x1E85</w:t>
            </w:r>
          </w:p>
        </w:tc>
        <w:tc>
          <w:tcPr>
            <w:tcW w:w="3828" w:type="dxa"/>
          </w:tcPr>
          <w:p w14:paraId="073E2F81" w14:textId="7041AE63" w:rsidR="009E2CB0" w:rsidRDefault="009E2CB0" w:rsidP="009E2CB0">
            <w:r>
              <w:rPr>
                <w:rFonts w:hint="eastAsia"/>
              </w:rPr>
              <w:t>卡片</w:t>
            </w:r>
            <w:r>
              <w:t>4-</w:t>
            </w:r>
            <w:r>
              <w:rPr>
                <w:rFonts w:hint="eastAsia"/>
              </w:rPr>
              <w:t>容量限制</w:t>
            </w:r>
          </w:p>
        </w:tc>
        <w:tc>
          <w:tcPr>
            <w:tcW w:w="992" w:type="dxa"/>
          </w:tcPr>
          <w:p w14:paraId="77B128E6" w14:textId="15EFE7C3" w:rsidR="009E2CB0" w:rsidRPr="00241C77" w:rsidRDefault="009E2CB0" w:rsidP="009E2CB0">
            <w:r>
              <w:t>U16</w:t>
            </w:r>
          </w:p>
        </w:tc>
        <w:tc>
          <w:tcPr>
            <w:tcW w:w="3401" w:type="dxa"/>
          </w:tcPr>
          <w:p w14:paraId="627AF2DE" w14:textId="2F9AECE5" w:rsidR="009E2CB0" w:rsidRPr="00241C77" w:rsidRDefault="009E2CB0" w:rsidP="009E2CB0">
            <w:r>
              <w:t>Kw</w:t>
            </w:r>
          </w:p>
        </w:tc>
      </w:tr>
      <w:tr w:rsidR="009E2CB0" w:rsidRPr="00AA699A" w14:paraId="10B80925" w14:textId="77777777" w:rsidTr="009A15B6">
        <w:tc>
          <w:tcPr>
            <w:tcW w:w="1129" w:type="dxa"/>
          </w:tcPr>
          <w:p w14:paraId="6F6E1454" w14:textId="3D5F2A01" w:rsidR="009E2CB0" w:rsidRDefault="009E2CB0" w:rsidP="009E2CB0">
            <w:r>
              <w:rPr>
                <w:rFonts w:hint="eastAsia"/>
              </w:rPr>
              <w:t>0</w:t>
            </w:r>
            <w:r>
              <w:t>x1E86</w:t>
            </w:r>
          </w:p>
        </w:tc>
        <w:tc>
          <w:tcPr>
            <w:tcW w:w="3828" w:type="dxa"/>
          </w:tcPr>
          <w:p w14:paraId="6D0ED073" w14:textId="2877D44D" w:rsidR="009E2CB0" w:rsidRDefault="009E2CB0" w:rsidP="009E2CB0">
            <w:r>
              <w:rPr>
                <w:rFonts w:hint="eastAsia"/>
              </w:rPr>
              <w:t>卡片</w:t>
            </w:r>
            <w:r>
              <w:t>4-</w:t>
            </w:r>
            <w:r>
              <w:rPr>
                <w:rFonts w:hint="eastAsia"/>
              </w:rPr>
              <w:t>安全</w:t>
            </w:r>
            <w:r>
              <w:rPr>
                <w:rFonts w:hint="eastAsia"/>
              </w:rPr>
              <w:t>soc</w:t>
            </w:r>
          </w:p>
        </w:tc>
        <w:tc>
          <w:tcPr>
            <w:tcW w:w="992" w:type="dxa"/>
          </w:tcPr>
          <w:p w14:paraId="6C5FC861" w14:textId="3607F294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31973424" w14:textId="69F1F918" w:rsidR="009E2CB0" w:rsidRPr="00241C77" w:rsidRDefault="009E2CB0" w:rsidP="009E2CB0">
            <w:r>
              <w:rPr>
                <w:rFonts w:hint="eastAsia"/>
              </w:rPr>
              <w:t>1</w:t>
            </w:r>
            <w:r>
              <w:t>%</w:t>
            </w:r>
          </w:p>
        </w:tc>
      </w:tr>
      <w:tr w:rsidR="009E2CB0" w:rsidRPr="00AA699A" w14:paraId="5D22A9ED" w14:textId="77777777" w:rsidTr="009A15B6">
        <w:tc>
          <w:tcPr>
            <w:tcW w:w="1129" w:type="dxa"/>
          </w:tcPr>
          <w:p w14:paraId="5AACE2D8" w14:textId="594B4C49" w:rsidR="009E2CB0" w:rsidRDefault="009E2CB0" w:rsidP="009E2CB0">
            <w:r>
              <w:rPr>
                <w:rFonts w:hint="eastAsia"/>
              </w:rPr>
              <w:t>0x</w:t>
            </w:r>
            <w:r>
              <w:t>1E87</w:t>
            </w:r>
          </w:p>
        </w:tc>
        <w:tc>
          <w:tcPr>
            <w:tcW w:w="3828" w:type="dxa"/>
          </w:tcPr>
          <w:p w14:paraId="3587621E" w14:textId="6910ED9F" w:rsidR="009E2CB0" w:rsidRDefault="009E2CB0" w:rsidP="009E2CB0">
            <w:r>
              <w:rPr>
                <w:rFonts w:hint="eastAsia"/>
              </w:rPr>
              <w:t>卡片</w:t>
            </w:r>
            <w:r>
              <w:t>4-</w:t>
            </w:r>
            <w:r>
              <w:rPr>
                <w:rFonts w:hint="eastAsia"/>
              </w:rPr>
              <w:t>周循环</w:t>
            </w:r>
          </w:p>
        </w:tc>
        <w:tc>
          <w:tcPr>
            <w:tcW w:w="992" w:type="dxa"/>
          </w:tcPr>
          <w:p w14:paraId="25CBF716" w14:textId="1D385FE9" w:rsidR="009E2CB0" w:rsidRPr="00241C77" w:rsidRDefault="009E2CB0" w:rsidP="009E2CB0">
            <w:r>
              <w:rPr>
                <w:rFonts w:hint="eastAsia"/>
              </w:rPr>
              <w:t>U</w:t>
            </w:r>
            <w:r>
              <w:t>16</w:t>
            </w:r>
          </w:p>
        </w:tc>
        <w:tc>
          <w:tcPr>
            <w:tcW w:w="3401" w:type="dxa"/>
          </w:tcPr>
          <w:p w14:paraId="1CD2C6D5" w14:textId="77777777" w:rsidR="009E2CB0" w:rsidRPr="00241C77" w:rsidRDefault="009E2CB0" w:rsidP="009E2CB0"/>
        </w:tc>
      </w:tr>
      <w:tr w:rsidR="003C061D" w:rsidRPr="00AA699A" w14:paraId="4BF9382F" w14:textId="77777777" w:rsidTr="009A15B6">
        <w:trPr>
          <w:ins w:id="450" w:author="Pylon" w:date="2026-07-27T13:56:00Z"/>
        </w:trPr>
        <w:tc>
          <w:tcPr>
            <w:tcW w:w="1129" w:type="dxa"/>
          </w:tcPr>
          <w:p w14:paraId="348C36FE" w14:textId="12BA6A8F" w:rsidR="003C061D" w:rsidRDefault="003C061D" w:rsidP="009E2CB0">
            <w:pPr>
              <w:rPr>
                <w:ins w:id="451" w:author="Pylon" w:date="2026-07-27T13:56:00Z"/>
              </w:rPr>
            </w:pPr>
            <w:ins w:id="452" w:author="Pylon" w:date="2026-07-27T13:56:00Z">
              <w:r>
                <w:rPr>
                  <w:rFonts w:hint="eastAsia"/>
                </w:rPr>
                <w:t>0</w:t>
              </w:r>
              <w:r>
                <w:t>x1E88</w:t>
              </w:r>
            </w:ins>
          </w:p>
        </w:tc>
        <w:tc>
          <w:tcPr>
            <w:tcW w:w="3828" w:type="dxa"/>
          </w:tcPr>
          <w:p w14:paraId="0226783B" w14:textId="4DFB6DF9" w:rsidR="003C061D" w:rsidRDefault="003C061D" w:rsidP="009E2CB0">
            <w:pPr>
              <w:rPr>
                <w:ins w:id="453" w:author="Pylon" w:date="2026-07-27T13:56:00Z"/>
              </w:rPr>
            </w:pPr>
            <w:ins w:id="454" w:author="Pylon" w:date="2026-07-27T13:57:00Z">
              <w:r>
                <w:rPr>
                  <w:rFonts w:hint="eastAsia"/>
                </w:rPr>
                <w:t>目标</w:t>
              </w:r>
              <w:r>
                <w:rPr>
                  <w:rFonts w:hint="eastAsia"/>
                </w:rPr>
                <w:t>soc</w:t>
              </w:r>
              <w:r>
                <w:rPr>
                  <w:rFonts w:hint="eastAsia"/>
                </w:rPr>
                <w:t>使能</w:t>
              </w:r>
            </w:ins>
            <w:ins w:id="455" w:author="Pylon" w:date="2026-07-28T09:32:00Z">
              <w:r w:rsidR="007726A1">
                <w:rPr>
                  <w:rFonts w:hint="eastAsia"/>
                </w:rPr>
                <w:t>读取</w:t>
              </w:r>
            </w:ins>
          </w:p>
        </w:tc>
        <w:tc>
          <w:tcPr>
            <w:tcW w:w="992" w:type="dxa"/>
          </w:tcPr>
          <w:p w14:paraId="18DF2DA0" w14:textId="3A2A62A9" w:rsidR="003C061D" w:rsidRDefault="003C061D" w:rsidP="009E2CB0">
            <w:pPr>
              <w:rPr>
                <w:ins w:id="456" w:author="Pylon" w:date="2026-07-27T13:56:00Z"/>
              </w:rPr>
            </w:pPr>
            <w:ins w:id="457" w:author="Pylon" w:date="2026-07-27T13:58:00Z">
              <w:r>
                <w:rPr>
                  <w:rFonts w:hint="eastAsia"/>
                </w:rPr>
                <w:t>U</w:t>
              </w:r>
              <w:r>
                <w:t>16</w:t>
              </w:r>
            </w:ins>
          </w:p>
        </w:tc>
        <w:tc>
          <w:tcPr>
            <w:tcW w:w="3401" w:type="dxa"/>
          </w:tcPr>
          <w:p w14:paraId="44E623D3" w14:textId="382B19ED" w:rsidR="003C061D" w:rsidRPr="00241C77" w:rsidRDefault="003C061D" w:rsidP="009E2CB0">
            <w:pPr>
              <w:rPr>
                <w:ins w:id="458" w:author="Pylon" w:date="2026-07-27T13:56:00Z"/>
              </w:rPr>
            </w:pPr>
            <w:ins w:id="459" w:author="Pylon" w:date="2026-07-27T13:58:00Z">
              <w:r>
                <w:rPr>
                  <w:rFonts w:hint="eastAsia"/>
                </w:rPr>
                <w:t>0</w:t>
              </w:r>
              <w:r>
                <w:t>x0001</w:t>
              </w:r>
              <w:r>
                <w:rPr>
                  <w:rFonts w:hint="eastAsia"/>
                </w:rPr>
                <w:t>：打开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，</w:t>
              </w:r>
              <w:r>
                <w:rPr>
                  <w:rFonts w:hint="eastAsia"/>
                </w:rPr>
                <w:t>0x</w:t>
              </w:r>
              <w:r>
                <w:t xml:space="preserve">0000 </w:t>
              </w:r>
              <w:r>
                <w:rPr>
                  <w:rFonts w:hint="eastAsia"/>
                </w:rPr>
                <w:t>关闭</w:t>
              </w:r>
            </w:ins>
          </w:p>
        </w:tc>
      </w:tr>
      <w:tr w:rsidR="003C061D" w:rsidRPr="00AA699A" w14:paraId="44D41A48" w14:textId="77777777" w:rsidTr="009A15B6">
        <w:trPr>
          <w:ins w:id="460" w:author="Pylon" w:date="2026-07-27T13:56:00Z"/>
        </w:trPr>
        <w:tc>
          <w:tcPr>
            <w:tcW w:w="1129" w:type="dxa"/>
          </w:tcPr>
          <w:p w14:paraId="456AB744" w14:textId="43E529BE" w:rsidR="003C061D" w:rsidRDefault="003C061D">
            <w:pPr>
              <w:rPr>
                <w:ins w:id="461" w:author="Pylon" w:date="2026-07-27T13:56:00Z"/>
              </w:rPr>
            </w:pPr>
            <w:ins w:id="462" w:author="Pylon" w:date="2026-07-27T13:56:00Z">
              <w:r>
                <w:rPr>
                  <w:rFonts w:hint="eastAsia"/>
                </w:rPr>
                <w:t>0</w:t>
              </w:r>
              <w:r>
                <w:t>x1E</w:t>
              </w:r>
            </w:ins>
            <w:ins w:id="463" w:author="Pylon" w:date="2026-07-27T13:57:00Z">
              <w:r>
                <w:t>8</w:t>
              </w:r>
            </w:ins>
            <w:ins w:id="464" w:author="Pylon" w:date="2026-07-27T13:59:00Z">
              <w:r>
                <w:t>9</w:t>
              </w:r>
            </w:ins>
          </w:p>
        </w:tc>
        <w:tc>
          <w:tcPr>
            <w:tcW w:w="3828" w:type="dxa"/>
          </w:tcPr>
          <w:p w14:paraId="2A058F82" w14:textId="14AD56D7" w:rsidR="003C061D" w:rsidRDefault="003C061D" w:rsidP="009E2CB0">
            <w:pPr>
              <w:rPr>
                <w:ins w:id="465" w:author="Pylon" w:date="2026-07-27T13:56:00Z"/>
              </w:rPr>
            </w:pPr>
            <w:ins w:id="466" w:author="Pylon" w:date="2026-07-27T13:57:00Z">
              <w:r>
                <w:rPr>
                  <w:rFonts w:hint="eastAsia"/>
                </w:rPr>
                <w:t>目标</w:t>
              </w:r>
              <w:r>
                <w:rPr>
                  <w:rFonts w:hint="eastAsia"/>
                </w:rPr>
                <w:t>soc</w:t>
              </w:r>
            </w:ins>
            <w:ins w:id="467" w:author="Pylon" w:date="2026-07-27T14:00:00Z">
              <w:r>
                <w:rPr>
                  <w:rFonts w:hint="eastAsia"/>
                </w:rPr>
                <w:t>到达时间</w:t>
              </w:r>
            </w:ins>
            <w:ins w:id="468" w:author="Pylon" w:date="2026-07-28T09:32:00Z">
              <w:r w:rsidR="007726A1">
                <w:rPr>
                  <w:rFonts w:hint="eastAsia"/>
                </w:rPr>
                <w:t>读取</w:t>
              </w:r>
            </w:ins>
          </w:p>
        </w:tc>
        <w:tc>
          <w:tcPr>
            <w:tcW w:w="992" w:type="dxa"/>
          </w:tcPr>
          <w:p w14:paraId="325F45F8" w14:textId="549E3808" w:rsidR="003C061D" w:rsidRDefault="003C061D" w:rsidP="009E2CB0">
            <w:pPr>
              <w:rPr>
                <w:ins w:id="469" w:author="Pylon" w:date="2026-07-27T13:56:00Z"/>
              </w:rPr>
            </w:pPr>
            <w:ins w:id="470" w:author="Pylon" w:date="2026-07-27T13:58:00Z">
              <w:r>
                <w:rPr>
                  <w:rFonts w:hint="eastAsia"/>
                </w:rPr>
                <w:t>U</w:t>
              </w:r>
              <w:r>
                <w:t>16</w:t>
              </w:r>
            </w:ins>
          </w:p>
        </w:tc>
        <w:tc>
          <w:tcPr>
            <w:tcW w:w="3401" w:type="dxa"/>
          </w:tcPr>
          <w:p w14:paraId="0C0C0979" w14:textId="55F720FA" w:rsidR="003C061D" w:rsidRPr="00241C77" w:rsidRDefault="003C061D" w:rsidP="009E2CB0">
            <w:pPr>
              <w:rPr>
                <w:ins w:id="471" w:author="Pylon" w:date="2026-07-27T13:56:00Z"/>
              </w:rPr>
            </w:pPr>
            <w:ins w:id="472" w:author="Pylon" w:date="2026-07-27T13:59:00Z">
              <w:r>
                <w:rPr>
                  <w:rFonts w:hint="eastAsia"/>
                </w:rPr>
                <w:t>1</w:t>
              </w:r>
              <w:r>
                <w:t>-</w:t>
              </w:r>
            </w:ins>
            <w:ins w:id="473" w:author="Pylon" w:date="2026-07-27T14:00:00Z">
              <w:r>
                <w:t>720</w:t>
              </w:r>
              <w:r w:rsidR="006C4E34">
                <w:rPr>
                  <w:rFonts w:hint="eastAsia"/>
                </w:rPr>
                <w:t>，单位</w:t>
              </w:r>
              <w:r>
                <w:rPr>
                  <w:rFonts w:hint="eastAsia"/>
                </w:rPr>
                <w:t>分钟</w:t>
              </w:r>
            </w:ins>
          </w:p>
        </w:tc>
      </w:tr>
      <w:tr w:rsidR="009E2CB0" w:rsidRPr="00AA699A" w14:paraId="54137E96" w14:textId="77777777" w:rsidTr="009A15B6">
        <w:tc>
          <w:tcPr>
            <w:tcW w:w="1129" w:type="dxa"/>
          </w:tcPr>
          <w:p w14:paraId="284734EC" w14:textId="65BFB213" w:rsidR="009E2CB0" w:rsidRDefault="009E2CB0" w:rsidP="009E2CB0">
            <w:del w:id="474" w:author="Pylon" w:date="2026-07-27T13:57:00Z">
              <w:r w:rsidDel="003C061D">
                <w:rPr>
                  <w:rFonts w:hint="eastAsia"/>
                </w:rPr>
                <w:delText>0</w:delText>
              </w:r>
              <w:r w:rsidDel="003C061D">
                <w:delText>x1E88</w:delText>
              </w:r>
            </w:del>
            <w:ins w:id="475" w:author="Pylon" w:date="2026-07-27T13:57:00Z">
              <w:r w:rsidR="003C061D">
                <w:rPr>
                  <w:rFonts w:hint="eastAsia"/>
                </w:rPr>
                <w:t>0</w:t>
              </w:r>
              <w:r w:rsidR="003C061D">
                <w:t>x1E8</w:t>
              </w:r>
            </w:ins>
            <w:ins w:id="476" w:author="Pylon" w:date="2026-07-27T13:59:00Z">
              <w:r w:rsidR="003C061D">
                <w:t>A</w:t>
              </w:r>
            </w:ins>
            <w:r>
              <w:t>~</w:t>
            </w:r>
          </w:p>
          <w:p w14:paraId="7FCB73FC" w14:textId="36020555" w:rsidR="009E2CB0" w:rsidRDefault="009E2CB0" w:rsidP="009E2CB0">
            <w:r>
              <w:t>0x1EFF</w:t>
            </w:r>
          </w:p>
        </w:tc>
        <w:tc>
          <w:tcPr>
            <w:tcW w:w="3828" w:type="dxa"/>
          </w:tcPr>
          <w:p w14:paraId="3B2D7698" w14:textId="62D3C278" w:rsidR="009E2CB0" w:rsidRDefault="009E2CB0" w:rsidP="009E2CB0">
            <w:r>
              <w:rPr>
                <w:rFonts w:hint="eastAsia"/>
              </w:rPr>
              <w:t>预留</w:t>
            </w:r>
          </w:p>
        </w:tc>
        <w:tc>
          <w:tcPr>
            <w:tcW w:w="992" w:type="dxa"/>
          </w:tcPr>
          <w:p w14:paraId="5A2B7C5C" w14:textId="77777777" w:rsidR="009E2CB0" w:rsidRPr="00241C77" w:rsidRDefault="009E2CB0" w:rsidP="009E2CB0"/>
        </w:tc>
        <w:tc>
          <w:tcPr>
            <w:tcW w:w="3401" w:type="dxa"/>
          </w:tcPr>
          <w:p w14:paraId="514EB8C7" w14:textId="77777777" w:rsidR="009E2CB0" w:rsidRPr="00241C77" w:rsidRDefault="009E2CB0" w:rsidP="009E2CB0"/>
        </w:tc>
      </w:tr>
    </w:tbl>
    <w:p w14:paraId="628DC382" w14:textId="77777777" w:rsidR="009A15B6" w:rsidRPr="00764E6C" w:rsidRDefault="009A15B6" w:rsidP="00764E6C">
      <w:pPr>
        <w:rPr>
          <w:rFonts w:asciiTheme="majorEastAsia" w:eastAsiaTheme="majorEastAsia" w:hAnsiTheme="majorEastAsia"/>
        </w:rPr>
      </w:pPr>
    </w:p>
    <w:p w14:paraId="4ADAC8F3" w14:textId="01B51E2C" w:rsidR="00E21090" w:rsidRPr="00AA699A" w:rsidRDefault="00E21090" w:rsidP="00DE2D9B">
      <w:pPr>
        <w:pStyle w:val="3"/>
        <w:numPr>
          <w:ilvl w:val="1"/>
          <w:numId w:val="20"/>
        </w:numPr>
      </w:pPr>
      <w:r w:rsidRPr="00AA699A">
        <w:rPr>
          <w:rFonts w:hint="eastAsia"/>
          <w:sz w:val="22"/>
        </w:rPr>
        <w:t>采集器状态</w:t>
      </w:r>
      <w:r w:rsidR="00AE48C2" w:rsidRPr="00AA699A">
        <w:rPr>
          <w:rFonts w:hint="eastAsia"/>
          <w:sz w:val="22"/>
        </w:rPr>
        <w:t>、</w:t>
      </w:r>
      <w:r w:rsidRPr="00AA699A">
        <w:rPr>
          <w:rFonts w:hint="eastAsia"/>
          <w:sz w:val="22"/>
        </w:rPr>
        <w:t>配网信息</w:t>
      </w:r>
      <w:r w:rsidR="00AE48C2" w:rsidRPr="00AA699A">
        <w:rPr>
          <w:rFonts w:hint="eastAsia"/>
          <w:sz w:val="22"/>
        </w:rPr>
        <w:t>、时间控制参数</w:t>
      </w:r>
      <w:bookmarkEnd w:id="405"/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239"/>
        <w:gridCol w:w="4139"/>
      </w:tblGrid>
      <w:tr w:rsidR="00E21090" w:rsidRPr="00AA699A" w14:paraId="6506DA5E" w14:textId="77777777" w:rsidTr="00DE2D9B"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465BF183" w14:textId="77777777" w:rsidR="00E21090" w:rsidRPr="00AA699A" w:rsidRDefault="00E21090" w:rsidP="003745EA">
            <w:pPr>
              <w:jc w:val="center"/>
            </w:pPr>
            <w:r w:rsidRPr="00AA699A">
              <w:t xml:space="preserve">Register </w:t>
            </w:r>
          </w:p>
          <w:p w14:paraId="504D0342" w14:textId="77777777" w:rsidR="00E21090" w:rsidRPr="00AA699A" w:rsidRDefault="00E21090" w:rsidP="003745EA">
            <w:pPr>
              <w:jc w:val="center"/>
            </w:pPr>
            <w:r w:rsidRPr="00AA699A">
              <w:rPr>
                <w:rFonts w:hint="eastAsia"/>
              </w:rPr>
              <w:t>寄存器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3582DE8F" w14:textId="77777777" w:rsidR="00E21090" w:rsidRPr="00AA699A" w:rsidRDefault="00E21090" w:rsidP="003745EA">
            <w:pPr>
              <w:jc w:val="center"/>
            </w:pPr>
            <w:r w:rsidRPr="00AA699A">
              <w:t xml:space="preserve">Content </w:t>
            </w:r>
            <w:r w:rsidRPr="00AA699A">
              <w:rPr>
                <w:rFonts w:hint="eastAsia"/>
              </w:rPr>
              <w:t>内容</w:t>
            </w:r>
          </w:p>
        </w:tc>
        <w:tc>
          <w:tcPr>
            <w:tcW w:w="2239" w:type="dxa"/>
            <w:shd w:val="clear" w:color="auto" w:fill="BFBFBF" w:themeFill="background1" w:themeFillShade="BF"/>
            <w:vAlign w:val="center"/>
          </w:tcPr>
          <w:p w14:paraId="78A0D6C8" w14:textId="77777777" w:rsidR="00E21090" w:rsidRPr="00AA699A" w:rsidRDefault="00E21090" w:rsidP="003745EA">
            <w:pPr>
              <w:jc w:val="center"/>
            </w:pPr>
            <w:r w:rsidRPr="00AA699A">
              <w:t xml:space="preserve">Detail </w:t>
            </w:r>
          </w:p>
          <w:p w14:paraId="4D5CB7C2" w14:textId="77777777" w:rsidR="00E21090" w:rsidRPr="00AA699A" w:rsidRDefault="00E21090" w:rsidP="003745EA">
            <w:pPr>
              <w:jc w:val="center"/>
            </w:pPr>
            <w:r w:rsidRPr="00AA699A">
              <w:rPr>
                <w:rFonts w:hint="eastAsia"/>
              </w:rPr>
              <w:t>说明</w:t>
            </w:r>
          </w:p>
        </w:tc>
        <w:tc>
          <w:tcPr>
            <w:tcW w:w="4139" w:type="dxa"/>
            <w:shd w:val="clear" w:color="auto" w:fill="BFBFBF" w:themeFill="background1" w:themeFillShade="BF"/>
            <w:vAlign w:val="center"/>
          </w:tcPr>
          <w:p w14:paraId="7902661D" w14:textId="77777777" w:rsidR="00E21090" w:rsidRPr="00AA699A" w:rsidRDefault="00E21090" w:rsidP="003745EA">
            <w:pPr>
              <w:jc w:val="center"/>
            </w:pPr>
            <w:r w:rsidRPr="00AA699A">
              <w:t>Remark</w:t>
            </w:r>
          </w:p>
          <w:p w14:paraId="6C14622A" w14:textId="77777777" w:rsidR="00E21090" w:rsidRPr="00AA699A" w:rsidRDefault="00E21090" w:rsidP="003745EA">
            <w:pPr>
              <w:jc w:val="center"/>
            </w:pPr>
            <w:r w:rsidRPr="00AA699A">
              <w:rPr>
                <w:rFonts w:hint="eastAsia"/>
              </w:rPr>
              <w:t>备注</w:t>
            </w:r>
          </w:p>
        </w:tc>
      </w:tr>
      <w:tr w:rsidR="00852D55" w:rsidRPr="00AA699A" w14:paraId="4882597E" w14:textId="77777777" w:rsidTr="005A302C">
        <w:tc>
          <w:tcPr>
            <w:tcW w:w="1696" w:type="dxa"/>
          </w:tcPr>
          <w:p w14:paraId="2D00BB31" w14:textId="457B93D9" w:rsidR="00852D55" w:rsidRPr="009A15B6" w:rsidRDefault="00852D55" w:rsidP="00852D55">
            <w:r w:rsidRPr="009A15B6">
              <w:t>0x0E00</w:t>
            </w:r>
          </w:p>
        </w:tc>
        <w:tc>
          <w:tcPr>
            <w:tcW w:w="1560" w:type="dxa"/>
          </w:tcPr>
          <w:p w14:paraId="101A12DB" w14:textId="2E513673" w:rsidR="00852D55" w:rsidRPr="009A15B6" w:rsidRDefault="00852D55" w:rsidP="00852D55">
            <w:r w:rsidRPr="009A15B6">
              <w:rPr>
                <w:rFonts w:hint="eastAsia"/>
              </w:rPr>
              <w:t>采集棒服务器选择</w:t>
            </w:r>
          </w:p>
        </w:tc>
        <w:tc>
          <w:tcPr>
            <w:tcW w:w="2239" w:type="dxa"/>
          </w:tcPr>
          <w:p w14:paraId="53521D0C" w14:textId="7CA2B749" w:rsidR="00852D55" w:rsidRPr="009A15B6" w:rsidRDefault="00852D55" w:rsidP="00852D55">
            <w:r w:rsidRPr="009A15B6">
              <w:t>RW</w:t>
            </w:r>
          </w:p>
        </w:tc>
        <w:tc>
          <w:tcPr>
            <w:tcW w:w="4139" w:type="dxa"/>
          </w:tcPr>
          <w:p w14:paraId="095E5FBD" w14:textId="77777777" w:rsidR="00852D55" w:rsidRPr="009A15B6" w:rsidRDefault="00852D55" w:rsidP="00852D55">
            <w:r w:rsidRPr="009A15B6">
              <w:t>1</w:t>
            </w:r>
            <w:r w:rsidRPr="009A15B6">
              <w:rPr>
                <w:rFonts w:hint="eastAsia"/>
              </w:rPr>
              <w:t>：欧洲</w:t>
            </w:r>
          </w:p>
          <w:p w14:paraId="048B7EA6" w14:textId="77777777" w:rsidR="00852D55" w:rsidRPr="009A15B6" w:rsidRDefault="00852D55" w:rsidP="00852D55">
            <w:r w:rsidRPr="009A15B6">
              <w:t>2</w:t>
            </w:r>
            <w:r w:rsidRPr="009A15B6">
              <w:rPr>
                <w:rFonts w:hint="eastAsia"/>
              </w:rPr>
              <w:t>：澳洲</w:t>
            </w:r>
          </w:p>
          <w:p w14:paraId="103125C3" w14:textId="7686677D" w:rsidR="00852D55" w:rsidRPr="009A15B6" w:rsidRDefault="00852D55" w:rsidP="00852D55">
            <w:r w:rsidRPr="009A15B6">
              <w:t>Other</w:t>
            </w:r>
            <w:r w:rsidRPr="009A15B6">
              <w:rPr>
                <w:rFonts w:hint="eastAsia"/>
              </w:rPr>
              <w:t>：无效</w:t>
            </w:r>
          </w:p>
        </w:tc>
      </w:tr>
      <w:tr w:rsidR="00852D55" w:rsidRPr="00AA699A" w14:paraId="1163C22A" w14:textId="77777777" w:rsidTr="005A302C">
        <w:tc>
          <w:tcPr>
            <w:tcW w:w="1696" w:type="dxa"/>
          </w:tcPr>
          <w:p w14:paraId="2A500369" w14:textId="1670AC1E" w:rsidR="00852D55" w:rsidRPr="009A15B6" w:rsidRDefault="00852D55" w:rsidP="00852D55">
            <w:r w:rsidRPr="009A15B6">
              <w:t>0x0E01~0x0E20</w:t>
            </w:r>
          </w:p>
        </w:tc>
        <w:tc>
          <w:tcPr>
            <w:tcW w:w="1560" w:type="dxa"/>
          </w:tcPr>
          <w:p w14:paraId="5A9FA33E" w14:textId="4E2764F9" w:rsidR="00852D55" w:rsidRPr="009A15B6" w:rsidRDefault="00852D55" w:rsidP="00852D55">
            <w:r w:rsidRPr="009A15B6">
              <w:rPr>
                <w:rFonts w:hint="eastAsia"/>
              </w:rPr>
              <w:t>采集棒服务器对应</w:t>
            </w:r>
            <w:r w:rsidRPr="009A15B6">
              <w:t>URL</w:t>
            </w:r>
          </w:p>
        </w:tc>
        <w:tc>
          <w:tcPr>
            <w:tcW w:w="2239" w:type="dxa"/>
          </w:tcPr>
          <w:p w14:paraId="39466208" w14:textId="5859717B" w:rsidR="00852D55" w:rsidRPr="009A15B6" w:rsidRDefault="00852D55" w:rsidP="00852D55">
            <w:r w:rsidRPr="009A15B6">
              <w:t>RO</w:t>
            </w:r>
          </w:p>
        </w:tc>
        <w:tc>
          <w:tcPr>
            <w:tcW w:w="4139" w:type="dxa"/>
          </w:tcPr>
          <w:p w14:paraId="5C2BA4F2" w14:textId="305666A6" w:rsidR="00852D55" w:rsidRPr="009A15B6" w:rsidRDefault="00852D55" w:rsidP="00852D55">
            <w:r w:rsidRPr="009A15B6">
              <w:rPr>
                <w:rFonts w:hint="eastAsia"/>
              </w:rPr>
              <w:t>与</w:t>
            </w:r>
            <w:r w:rsidRPr="009A15B6">
              <w:t>0x0E00</w:t>
            </w:r>
            <w:r w:rsidRPr="009A15B6">
              <w:rPr>
                <w:rFonts w:hint="eastAsia"/>
              </w:rPr>
              <w:t>枚举值对应的</w:t>
            </w:r>
            <w:r w:rsidRPr="009A15B6">
              <w:t>URL</w:t>
            </w:r>
            <w:r w:rsidRPr="009A15B6">
              <w:rPr>
                <w:rFonts w:hint="eastAsia"/>
              </w:rPr>
              <w:t>，</w:t>
            </w:r>
            <w:r w:rsidRPr="009A15B6">
              <w:t>64bytes</w:t>
            </w:r>
          </w:p>
        </w:tc>
      </w:tr>
      <w:tr w:rsidR="00D77525" w:rsidRPr="00AA699A" w14:paraId="260D7BB7" w14:textId="77777777" w:rsidTr="00DE2D9B">
        <w:tc>
          <w:tcPr>
            <w:tcW w:w="1696" w:type="dxa"/>
            <w:vAlign w:val="center"/>
          </w:tcPr>
          <w:p w14:paraId="5C7A2DC5" w14:textId="0C4AB154" w:rsidR="00D77525" w:rsidRPr="009A15B6" w:rsidRDefault="00D77525" w:rsidP="00D77525">
            <w:r w:rsidRPr="009A15B6">
              <w:lastRenderedPageBreak/>
              <w:t>0x0E21~0x0E30</w:t>
            </w:r>
          </w:p>
        </w:tc>
        <w:tc>
          <w:tcPr>
            <w:tcW w:w="1560" w:type="dxa"/>
          </w:tcPr>
          <w:p w14:paraId="563ABAA7" w14:textId="2F0A4CAC" w:rsidR="00D77525" w:rsidRPr="009A15B6" w:rsidRDefault="00D77525" w:rsidP="00D77525">
            <w:r w:rsidRPr="009A15B6">
              <w:t>S3 access key</w:t>
            </w:r>
          </w:p>
        </w:tc>
        <w:tc>
          <w:tcPr>
            <w:tcW w:w="2239" w:type="dxa"/>
          </w:tcPr>
          <w:p w14:paraId="26177B93" w14:textId="6F3BA308" w:rsidR="00D77525" w:rsidRPr="009A15B6" w:rsidRDefault="00D77525" w:rsidP="00D77525">
            <w:r w:rsidRPr="009A15B6">
              <w:t>RO</w:t>
            </w:r>
          </w:p>
        </w:tc>
        <w:tc>
          <w:tcPr>
            <w:tcW w:w="4139" w:type="dxa"/>
          </w:tcPr>
          <w:p w14:paraId="6DEC873F" w14:textId="145FC014" w:rsidR="00D77525" w:rsidRPr="009A15B6" w:rsidRDefault="00D77525" w:rsidP="00D77525">
            <w:r w:rsidRPr="009A15B6">
              <w:rPr>
                <w:rFonts w:hint="eastAsia"/>
              </w:rPr>
              <w:t>与</w:t>
            </w:r>
            <w:r w:rsidRPr="009A15B6">
              <w:t>0x0E00</w:t>
            </w:r>
            <w:r w:rsidRPr="009A15B6">
              <w:rPr>
                <w:rFonts w:hint="eastAsia"/>
              </w:rPr>
              <w:t>枚举值对应的</w:t>
            </w:r>
            <w:r w:rsidRPr="009A15B6">
              <w:t>access key</w:t>
            </w:r>
            <w:r w:rsidRPr="009A15B6">
              <w:rPr>
                <w:rFonts w:hint="eastAsia"/>
              </w:rPr>
              <w:t>，</w:t>
            </w:r>
            <w:r w:rsidRPr="009A15B6">
              <w:t>32bytes</w:t>
            </w:r>
          </w:p>
        </w:tc>
      </w:tr>
      <w:tr w:rsidR="00D77525" w:rsidRPr="00AA699A" w14:paraId="7095B1E3" w14:textId="77777777" w:rsidTr="00DE2D9B">
        <w:tc>
          <w:tcPr>
            <w:tcW w:w="1696" w:type="dxa"/>
            <w:vAlign w:val="center"/>
          </w:tcPr>
          <w:p w14:paraId="4DD09AA7" w14:textId="281CD0A0" w:rsidR="00D77525" w:rsidRPr="009A15B6" w:rsidRDefault="00D77525" w:rsidP="00D77525">
            <w:r w:rsidRPr="009A15B6">
              <w:t>0x0E31~0x0E50</w:t>
            </w:r>
          </w:p>
        </w:tc>
        <w:tc>
          <w:tcPr>
            <w:tcW w:w="1560" w:type="dxa"/>
          </w:tcPr>
          <w:p w14:paraId="56C9DC06" w14:textId="5539BDB9" w:rsidR="00D77525" w:rsidRPr="009A15B6" w:rsidRDefault="00D77525" w:rsidP="00D77525">
            <w:r w:rsidRPr="009A15B6">
              <w:t>S3 access secret</w:t>
            </w:r>
          </w:p>
        </w:tc>
        <w:tc>
          <w:tcPr>
            <w:tcW w:w="2239" w:type="dxa"/>
          </w:tcPr>
          <w:p w14:paraId="190AA67A" w14:textId="0F900699" w:rsidR="00D77525" w:rsidRPr="009A15B6" w:rsidRDefault="00D77525" w:rsidP="00D77525">
            <w:r w:rsidRPr="009A15B6">
              <w:t>RO</w:t>
            </w:r>
          </w:p>
        </w:tc>
        <w:tc>
          <w:tcPr>
            <w:tcW w:w="4139" w:type="dxa"/>
          </w:tcPr>
          <w:p w14:paraId="48A1570F" w14:textId="3B00930B" w:rsidR="00D77525" w:rsidRPr="009A15B6" w:rsidRDefault="00D77525" w:rsidP="00D77525">
            <w:r w:rsidRPr="009A15B6">
              <w:rPr>
                <w:rFonts w:hint="eastAsia"/>
              </w:rPr>
              <w:t>与</w:t>
            </w:r>
            <w:r w:rsidRPr="009A15B6">
              <w:t>0x0E00</w:t>
            </w:r>
            <w:r w:rsidRPr="009A15B6">
              <w:rPr>
                <w:rFonts w:hint="eastAsia"/>
              </w:rPr>
              <w:t>枚举值对应的</w:t>
            </w:r>
            <w:r w:rsidRPr="009A15B6">
              <w:t>access secret</w:t>
            </w:r>
            <w:r w:rsidRPr="009A15B6">
              <w:rPr>
                <w:rFonts w:hint="eastAsia"/>
              </w:rPr>
              <w:t>，</w:t>
            </w:r>
            <w:r w:rsidRPr="009A15B6">
              <w:t>64bytes</w:t>
            </w:r>
          </w:p>
        </w:tc>
      </w:tr>
      <w:tr w:rsidR="00D77525" w:rsidRPr="00AA699A" w14:paraId="29BD8515" w14:textId="77777777" w:rsidTr="00DE2D9B">
        <w:tc>
          <w:tcPr>
            <w:tcW w:w="1696" w:type="dxa"/>
            <w:vAlign w:val="center"/>
          </w:tcPr>
          <w:p w14:paraId="62B51DE2" w14:textId="23F8E3F6" w:rsidR="00D77525" w:rsidRPr="009A15B6" w:rsidRDefault="001D2215" w:rsidP="00D77525">
            <w:r w:rsidRPr="009A15B6">
              <w:t>0x0E51</w:t>
            </w:r>
            <w:r w:rsidR="00D77525" w:rsidRPr="009A15B6">
              <w:t>~0x0E82</w:t>
            </w:r>
          </w:p>
        </w:tc>
        <w:tc>
          <w:tcPr>
            <w:tcW w:w="1560" w:type="dxa"/>
          </w:tcPr>
          <w:p w14:paraId="594845A9" w14:textId="3D15AD50" w:rsidR="00D77525" w:rsidRPr="009A15B6" w:rsidRDefault="00D77525" w:rsidP="00D77525">
            <w:r w:rsidRPr="009A15B6">
              <w:t>S3</w:t>
            </w:r>
            <w:r w:rsidRPr="009A15B6">
              <w:rPr>
                <w:rFonts w:hint="eastAsia"/>
              </w:rPr>
              <w:t>域名</w:t>
            </w:r>
          </w:p>
        </w:tc>
        <w:tc>
          <w:tcPr>
            <w:tcW w:w="2239" w:type="dxa"/>
          </w:tcPr>
          <w:p w14:paraId="44A54713" w14:textId="03A6A6FD" w:rsidR="00D77525" w:rsidRPr="009A15B6" w:rsidRDefault="00D77525" w:rsidP="00D77525">
            <w:r w:rsidRPr="009A15B6">
              <w:t>RO</w:t>
            </w:r>
          </w:p>
        </w:tc>
        <w:tc>
          <w:tcPr>
            <w:tcW w:w="4139" w:type="dxa"/>
          </w:tcPr>
          <w:p w14:paraId="13A48636" w14:textId="7524AC75" w:rsidR="00D77525" w:rsidRPr="009A15B6" w:rsidRDefault="00D77525" w:rsidP="00D77525">
            <w:r w:rsidRPr="009A15B6">
              <w:rPr>
                <w:rFonts w:hint="eastAsia"/>
              </w:rPr>
              <w:t>与</w:t>
            </w:r>
            <w:r w:rsidRPr="009A15B6">
              <w:t>0x0E00</w:t>
            </w:r>
            <w:r w:rsidRPr="009A15B6">
              <w:rPr>
                <w:rFonts w:hint="eastAsia"/>
              </w:rPr>
              <w:t>枚举值对应的</w:t>
            </w:r>
            <w:r w:rsidRPr="009A15B6">
              <w:t>URL</w:t>
            </w:r>
            <w:r w:rsidRPr="009A15B6">
              <w:rPr>
                <w:rFonts w:hint="eastAsia"/>
              </w:rPr>
              <w:t>，</w:t>
            </w:r>
            <w:r w:rsidR="009953BE" w:rsidRPr="009A15B6">
              <w:t>100 bytes</w:t>
            </w:r>
          </w:p>
        </w:tc>
      </w:tr>
      <w:tr w:rsidR="00D77525" w:rsidRPr="00AA699A" w14:paraId="71622F8C" w14:textId="77777777" w:rsidTr="00DE2D9B">
        <w:tc>
          <w:tcPr>
            <w:tcW w:w="1696" w:type="dxa"/>
            <w:vAlign w:val="center"/>
          </w:tcPr>
          <w:p w14:paraId="32DAA5B0" w14:textId="5B24B48C" w:rsidR="00D77525" w:rsidRPr="00B81AA9" w:rsidRDefault="00D77525" w:rsidP="00D77525">
            <w:r w:rsidRPr="009A15B6">
              <w:t>0x0E83~0x0E</w:t>
            </w:r>
            <w:r w:rsidR="00C0159A" w:rsidRPr="009A15B6">
              <w:t>84</w:t>
            </w:r>
          </w:p>
        </w:tc>
        <w:tc>
          <w:tcPr>
            <w:tcW w:w="1560" w:type="dxa"/>
          </w:tcPr>
          <w:p w14:paraId="0913271C" w14:textId="610F27CB" w:rsidR="00D77525" w:rsidRPr="00B81AA9" w:rsidRDefault="00C0159A" w:rsidP="00D77525">
            <w:r w:rsidRPr="009A15B6">
              <w:rPr>
                <w:rFonts w:hint="eastAsia"/>
              </w:rPr>
              <w:t>采集棒</w:t>
            </w:r>
            <w:r w:rsidRPr="009A15B6">
              <w:t>V</w:t>
            </w:r>
            <w:r w:rsidRPr="009A15B6">
              <w:rPr>
                <w:rFonts w:hint="eastAsia"/>
              </w:rPr>
              <w:t>版本号</w:t>
            </w:r>
          </w:p>
        </w:tc>
        <w:tc>
          <w:tcPr>
            <w:tcW w:w="2239" w:type="dxa"/>
          </w:tcPr>
          <w:p w14:paraId="3ED00C4D" w14:textId="11EBB79F" w:rsidR="00D77525" w:rsidRPr="00B81AA9" w:rsidRDefault="00C0159A" w:rsidP="00D77525">
            <w:r w:rsidRPr="00B81AA9">
              <w:t>RW</w:t>
            </w:r>
          </w:p>
        </w:tc>
        <w:tc>
          <w:tcPr>
            <w:tcW w:w="4139" w:type="dxa"/>
          </w:tcPr>
          <w:p w14:paraId="18D7277E" w14:textId="77777777" w:rsidR="00D77525" w:rsidRPr="009A15B6" w:rsidRDefault="00C0159A" w:rsidP="00D77525">
            <w:r w:rsidRPr="009A15B6">
              <w:rPr>
                <w:rFonts w:hint="eastAsia"/>
              </w:rPr>
              <w:t>上电写入；</w:t>
            </w:r>
          </w:p>
          <w:p w14:paraId="47F87603" w14:textId="08ECFEA7" w:rsidR="00C0159A" w:rsidRPr="009A15B6" w:rsidRDefault="00C0159A" w:rsidP="00D77525">
            <w:r w:rsidRPr="009A15B6">
              <w:t>e.g. V1.1.5</w:t>
            </w:r>
          </w:p>
          <w:p w14:paraId="4E74C97A" w14:textId="17E54442" w:rsidR="00C0159A" w:rsidRPr="009A15B6" w:rsidRDefault="00C0159A" w:rsidP="00D77525">
            <w:r w:rsidRPr="009A15B6">
              <w:t>-&gt; 01 01 05 00</w:t>
            </w:r>
          </w:p>
        </w:tc>
      </w:tr>
      <w:tr w:rsidR="004C5A62" w:rsidRPr="00AA699A" w14:paraId="19E4EB53" w14:textId="77777777" w:rsidTr="00DE2D9B">
        <w:tc>
          <w:tcPr>
            <w:tcW w:w="1696" w:type="dxa"/>
            <w:vAlign w:val="center"/>
          </w:tcPr>
          <w:p w14:paraId="2CE7CA84" w14:textId="75E9E2A3" w:rsidR="004C5A62" w:rsidRPr="00B81AA9" w:rsidRDefault="00C0159A" w:rsidP="004C5A62">
            <w:r w:rsidRPr="009A15B6">
              <w:t>0x0E85~0x0E8</w:t>
            </w:r>
            <w:r w:rsidR="005A302C" w:rsidRPr="009A15B6">
              <w:t>6</w:t>
            </w:r>
          </w:p>
        </w:tc>
        <w:tc>
          <w:tcPr>
            <w:tcW w:w="1560" w:type="dxa"/>
          </w:tcPr>
          <w:p w14:paraId="5350E213" w14:textId="558B9E8A" w:rsidR="004C5A62" w:rsidRPr="009A15B6" w:rsidRDefault="00C0159A" w:rsidP="004C5A62">
            <w:r w:rsidRPr="009A15B6">
              <w:rPr>
                <w:rFonts w:hint="eastAsia"/>
              </w:rPr>
              <w:t>采集棒</w:t>
            </w:r>
            <w:r w:rsidRPr="009A15B6">
              <w:t>B</w:t>
            </w:r>
            <w:r w:rsidRPr="009A15B6">
              <w:rPr>
                <w:rFonts w:hint="eastAsia"/>
              </w:rPr>
              <w:t>版本</w:t>
            </w:r>
          </w:p>
        </w:tc>
        <w:tc>
          <w:tcPr>
            <w:tcW w:w="2239" w:type="dxa"/>
          </w:tcPr>
          <w:p w14:paraId="60FDCE9D" w14:textId="76DB3928" w:rsidR="004C5A62" w:rsidRPr="009A15B6" w:rsidRDefault="00C0159A" w:rsidP="004C5A62">
            <w:r w:rsidRPr="009A15B6">
              <w:t>RW</w:t>
            </w:r>
          </w:p>
        </w:tc>
        <w:tc>
          <w:tcPr>
            <w:tcW w:w="4139" w:type="dxa"/>
          </w:tcPr>
          <w:p w14:paraId="7CABB160" w14:textId="77777777" w:rsidR="004C5A62" w:rsidRPr="009A15B6" w:rsidRDefault="00C0159A" w:rsidP="004C5A62">
            <w:r w:rsidRPr="009A15B6">
              <w:rPr>
                <w:rFonts w:hint="eastAsia"/>
              </w:rPr>
              <w:t>上电写入；</w:t>
            </w:r>
          </w:p>
          <w:p w14:paraId="7BA52E83" w14:textId="77777777" w:rsidR="00C0159A" w:rsidRPr="009A15B6" w:rsidRDefault="00C0159A" w:rsidP="004C5A62">
            <w:r w:rsidRPr="009A15B6">
              <w:t>e.g. B10</w:t>
            </w:r>
          </w:p>
          <w:p w14:paraId="33978004" w14:textId="77777777" w:rsidR="005A302C" w:rsidRPr="009A15B6" w:rsidRDefault="005A302C" w:rsidP="004C5A62">
            <w:r w:rsidRPr="009A15B6">
              <w:t>-&gt; 0A 00 00 00</w:t>
            </w:r>
          </w:p>
          <w:p w14:paraId="60C8E01A" w14:textId="77777777" w:rsidR="005A302C" w:rsidRPr="009A15B6" w:rsidRDefault="005A302C" w:rsidP="004C5A62">
            <w:r w:rsidRPr="009A15B6">
              <w:rPr>
                <w:rFonts w:hint="eastAsia"/>
              </w:rPr>
              <w:t>或者正式版本</w:t>
            </w:r>
          </w:p>
          <w:p w14:paraId="03EC4377" w14:textId="6C46892C" w:rsidR="005A302C" w:rsidRPr="009A15B6" w:rsidRDefault="005A302C" w:rsidP="004C5A62">
            <w:r w:rsidRPr="009A15B6">
              <w:t>-&gt;00 00 00 00</w:t>
            </w:r>
          </w:p>
        </w:tc>
      </w:tr>
      <w:tr w:rsidR="001D2215" w:rsidRPr="00AA699A" w14:paraId="1955F7EC" w14:textId="77777777" w:rsidTr="00DE2D9B">
        <w:tc>
          <w:tcPr>
            <w:tcW w:w="1696" w:type="dxa"/>
            <w:vAlign w:val="center"/>
          </w:tcPr>
          <w:p w14:paraId="44CE0DDF" w14:textId="3511D6DF" w:rsidR="001D2215" w:rsidRPr="009A15B6" w:rsidRDefault="001D2215" w:rsidP="00D77525">
            <w:r w:rsidRPr="009A15B6">
              <w:t>0xE87</w:t>
            </w:r>
          </w:p>
        </w:tc>
        <w:tc>
          <w:tcPr>
            <w:tcW w:w="1560" w:type="dxa"/>
          </w:tcPr>
          <w:p w14:paraId="2FF6F4A3" w14:textId="172F33DD" w:rsidR="001D2215" w:rsidRPr="009A15B6" w:rsidRDefault="001D2215" w:rsidP="00D77525">
            <w:r w:rsidRPr="009A15B6">
              <w:t>LAN</w:t>
            </w:r>
            <w:r w:rsidRPr="009A15B6">
              <w:rPr>
                <w:rFonts w:hint="eastAsia"/>
              </w:rPr>
              <w:t>口是否已连接</w:t>
            </w:r>
          </w:p>
        </w:tc>
        <w:tc>
          <w:tcPr>
            <w:tcW w:w="2239" w:type="dxa"/>
          </w:tcPr>
          <w:p w14:paraId="3013D5C7" w14:textId="30769B3A" w:rsidR="001D2215" w:rsidRPr="00B81AA9" w:rsidRDefault="001D2215" w:rsidP="00D77525">
            <w:r w:rsidRPr="00B81AA9">
              <w:t>RW</w:t>
            </w:r>
          </w:p>
        </w:tc>
        <w:tc>
          <w:tcPr>
            <w:tcW w:w="4139" w:type="dxa"/>
          </w:tcPr>
          <w:p w14:paraId="212D055D" w14:textId="7F37D9BB" w:rsidR="001D2215" w:rsidRPr="009A15B6" w:rsidRDefault="001D2215" w:rsidP="00D77525">
            <w:r w:rsidRPr="009A15B6">
              <w:t>0</w:t>
            </w:r>
            <w:r w:rsidR="009953BE" w:rsidRPr="009A15B6">
              <w:t>1</w:t>
            </w:r>
            <w:r w:rsidRPr="009A15B6">
              <w:rPr>
                <w:rFonts w:hint="eastAsia"/>
              </w:rPr>
              <w:t>：未连接</w:t>
            </w:r>
          </w:p>
          <w:p w14:paraId="437AD4E7" w14:textId="0096AA60" w:rsidR="001D2215" w:rsidRPr="009A15B6" w:rsidRDefault="001D2215" w:rsidP="00D77525">
            <w:r w:rsidRPr="009A15B6">
              <w:t>0</w:t>
            </w:r>
            <w:r w:rsidR="009953BE" w:rsidRPr="009A15B6">
              <w:t>2</w:t>
            </w:r>
            <w:r w:rsidRPr="009A15B6">
              <w:rPr>
                <w:rFonts w:hint="eastAsia"/>
              </w:rPr>
              <w:t>：已连接</w:t>
            </w:r>
          </w:p>
          <w:p w14:paraId="03FCEE7E" w14:textId="3DFBBF93" w:rsidR="001D2215" w:rsidRPr="009A15B6" w:rsidRDefault="001D2215" w:rsidP="00D77525">
            <w:r w:rsidRPr="009A15B6">
              <w:t>Others</w:t>
            </w:r>
            <w:r w:rsidRPr="009A15B6">
              <w:rPr>
                <w:rFonts w:hint="eastAsia"/>
              </w:rPr>
              <w:t>：无效</w:t>
            </w:r>
          </w:p>
        </w:tc>
      </w:tr>
      <w:tr w:rsidR="00C0159A" w:rsidRPr="00AA699A" w14:paraId="70EAB96D" w14:textId="77777777" w:rsidTr="00DE2D9B">
        <w:tc>
          <w:tcPr>
            <w:tcW w:w="1696" w:type="dxa"/>
            <w:vAlign w:val="center"/>
          </w:tcPr>
          <w:p w14:paraId="459EBF53" w14:textId="29F5CF07" w:rsidR="00C0159A" w:rsidRPr="00B81AA9" w:rsidRDefault="001D2215" w:rsidP="00D77525">
            <w:r w:rsidRPr="009A15B6">
              <w:t>0x0E88</w:t>
            </w:r>
            <w:r w:rsidR="00C0159A" w:rsidRPr="009A15B6">
              <w:t>~0x0EFF</w:t>
            </w:r>
          </w:p>
        </w:tc>
        <w:tc>
          <w:tcPr>
            <w:tcW w:w="1560" w:type="dxa"/>
          </w:tcPr>
          <w:p w14:paraId="761EB7B4" w14:textId="28F84399" w:rsidR="00C0159A" w:rsidRPr="00B81AA9" w:rsidRDefault="00C0159A" w:rsidP="00D77525">
            <w:r w:rsidRPr="009A15B6">
              <w:t xml:space="preserve">Reserve </w:t>
            </w:r>
            <w:r w:rsidRPr="009A15B6">
              <w:rPr>
                <w:rFonts w:hint="eastAsia"/>
              </w:rPr>
              <w:t>保留</w:t>
            </w:r>
          </w:p>
        </w:tc>
        <w:tc>
          <w:tcPr>
            <w:tcW w:w="2239" w:type="dxa"/>
          </w:tcPr>
          <w:p w14:paraId="137A6B74" w14:textId="77777777" w:rsidR="00C0159A" w:rsidRPr="00B81AA9" w:rsidRDefault="00C0159A" w:rsidP="00D77525"/>
        </w:tc>
        <w:tc>
          <w:tcPr>
            <w:tcW w:w="4139" w:type="dxa"/>
          </w:tcPr>
          <w:p w14:paraId="5A790CBE" w14:textId="77777777" w:rsidR="00C0159A" w:rsidRPr="009A15B6" w:rsidRDefault="00C0159A" w:rsidP="00D77525"/>
        </w:tc>
      </w:tr>
      <w:tr w:rsidR="00D77525" w:rsidRPr="00AA699A" w14:paraId="7EA181D2" w14:textId="77777777" w:rsidTr="00DE2D9B">
        <w:tc>
          <w:tcPr>
            <w:tcW w:w="1696" w:type="dxa"/>
            <w:vAlign w:val="center"/>
          </w:tcPr>
          <w:p w14:paraId="52F444C1" w14:textId="3368E54C" w:rsidR="00D77525" w:rsidRPr="00AA699A" w:rsidRDefault="00D77525" w:rsidP="00D77525">
            <w:r w:rsidRPr="00AA699A">
              <w:t>0x0</w:t>
            </w:r>
            <w:r w:rsidRPr="00AA699A">
              <w:rPr>
                <w:rFonts w:hint="eastAsia"/>
              </w:rPr>
              <w:t>F</w:t>
            </w:r>
            <w:r w:rsidRPr="00AA699A">
              <w:t>00</w:t>
            </w:r>
          </w:p>
        </w:tc>
        <w:tc>
          <w:tcPr>
            <w:tcW w:w="1560" w:type="dxa"/>
          </w:tcPr>
          <w:p w14:paraId="7FFE7C92" w14:textId="77777777" w:rsidR="00D77525" w:rsidRPr="00AA699A" w:rsidRDefault="00D77525" w:rsidP="00D77525">
            <w:r w:rsidRPr="00AA699A">
              <w:rPr>
                <w:rFonts w:hint="eastAsia"/>
              </w:rPr>
              <w:t>蓝牙状态</w:t>
            </w:r>
          </w:p>
        </w:tc>
        <w:tc>
          <w:tcPr>
            <w:tcW w:w="2239" w:type="dxa"/>
          </w:tcPr>
          <w:p w14:paraId="60FDF2C9" w14:textId="77777777" w:rsidR="00D77525" w:rsidRPr="00AA699A" w:rsidRDefault="00D77525" w:rsidP="00D77525">
            <w:r w:rsidRPr="00AA699A">
              <w:rPr>
                <w:rFonts w:hint="eastAsia"/>
              </w:rPr>
              <w:t>下发采集棒的蓝牙状态</w:t>
            </w:r>
          </w:p>
        </w:tc>
        <w:tc>
          <w:tcPr>
            <w:tcW w:w="4139" w:type="dxa"/>
          </w:tcPr>
          <w:p w14:paraId="0957EBB4" w14:textId="77777777" w:rsidR="00D77525" w:rsidRPr="00AA699A" w:rsidRDefault="00D77525" w:rsidP="00D77525">
            <w:r w:rsidRPr="00AA699A">
              <w:t>0x01</w:t>
            </w:r>
            <w:r w:rsidRPr="00AA699A">
              <w:rPr>
                <w:rFonts w:hint="eastAsia"/>
              </w:rPr>
              <w:t>：连接</w:t>
            </w:r>
          </w:p>
          <w:p w14:paraId="0CFA1456" w14:textId="77777777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02</w:t>
            </w:r>
            <w:r w:rsidRPr="00AA699A">
              <w:rPr>
                <w:rFonts w:hint="eastAsia"/>
              </w:rPr>
              <w:t>：未连接</w:t>
            </w:r>
          </w:p>
          <w:p w14:paraId="70EAE6B4" w14:textId="77777777" w:rsidR="00D77525" w:rsidRPr="00AA699A" w:rsidRDefault="00D77525" w:rsidP="00D77525">
            <w:r w:rsidRPr="00AA699A">
              <w:t>others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D77525" w:rsidRPr="00AA699A" w14:paraId="0EF2C91C" w14:textId="77777777" w:rsidTr="00DE2D9B">
        <w:tc>
          <w:tcPr>
            <w:tcW w:w="1696" w:type="dxa"/>
          </w:tcPr>
          <w:p w14:paraId="14FE4E00" w14:textId="4C974939" w:rsidR="00D77525" w:rsidRPr="00AA699A" w:rsidRDefault="00D77525" w:rsidP="00D77525">
            <w:r w:rsidRPr="00AA699A">
              <w:t>0x0F01</w:t>
            </w:r>
          </w:p>
        </w:tc>
        <w:tc>
          <w:tcPr>
            <w:tcW w:w="1560" w:type="dxa"/>
          </w:tcPr>
          <w:p w14:paraId="7B032173" w14:textId="77777777" w:rsidR="00D77525" w:rsidRPr="00AA699A" w:rsidRDefault="00D77525" w:rsidP="00D77525">
            <w:r w:rsidRPr="00AA699A">
              <w:rPr>
                <w:rFonts w:hint="eastAsia"/>
              </w:rPr>
              <w:t>互联网状态</w:t>
            </w:r>
          </w:p>
        </w:tc>
        <w:tc>
          <w:tcPr>
            <w:tcW w:w="2239" w:type="dxa"/>
          </w:tcPr>
          <w:p w14:paraId="4227359C" w14:textId="77777777" w:rsidR="00D77525" w:rsidRPr="00AA699A" w:rsidRDefault="00D77525" w:rsidP="00D77525">
            <w:r w:rsidRPr="00AA699A">
              <w:rPr>
                <w:rFonts w:hint="eastAsia"/>
              </w:rPr>
              <w:t>下发采集棒的互联网状态</w:t>
            </w:r>
          </w:p>
        </w:tc>
        <w:tc>
          <w:tcPr>
            <w:tcW w:w="4139" w:type="dxa"/>
          </w:tcPr>
          <w:p w14:paraId="75406CD2" w14:textId="77777777" w:rsidR="00D77525" w:rsidRPr="00AA699A" w:rsidRDefault="00D77525" w:rsidP="00D77525">
            <w:r w:rsidRPr="00AA699A">
              <w:t>0x01</w:t>
            </w:r>
            <w:r w:rsidRPr="00AA699A">
              <w:rPr>
                <w:rFonts w:hint="eastAsia"/>
              </w:rPr>
              <w:t>：连接互联网</w:t>
            </w:r>
          </w:p>
          <w:p w14:paraId="439BBB9C" w14:textId="77777777" w:rsidR="00D77525" w:rsidRPr="00AA699A" w:rsidRDefault="00D77525" w:rsidP="00D77525">
            <w:r w:rsidRPr="00AA699A">
              <w:t>0x02</w:t>
            </w:r>
            <w:r w:rsidRPr="00AA699A">
              <w:rPr>
                <w:rFonts w:hint="eastAsia"/>
              </w:rPr>
              <w:t>：丢失网络</w:t>
            </w:r>
          </w:p>
          <w:p w14:paraId="48792B4F" w14:textId="77777777" w:rsidR="00D77525" w:rsidRPr="00AA699A" w:rsidRDefault="00D77525" w:rsidP="00D77525">
            <w:r w:rsidRPr="00AA699A">
              <w:t>0x03</w:t>
            </w:r>
            <w:r w:rsidRPr="00AA699A">
              <w:rPr>
                <w:rFonts w:hint="eastAsia"/>
              </w:rPr>
              <w:t>：未配网</w:t>
            </w:r>
          </w:p>
          <w:p w14:paraId="6B7F5528" w14:textId="77777777" w:rsidR="00D77525" w:rsidRPr="00AA699A" w:rsidRDefault="00D77525" w:rsidP="00D77525">
            <w:r w:rsidRPr="00AA699A">
              <w:t>others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D77525" w:rsidRPr="00AA699A" w14:paraId="7C490FAC" w14:textId="77777777" w:rsidTr="00DE2D9B">
        <w:tc>
          <w:tcPr>
            <w:tcW w:w="1696" w:type="dxa"/>
          </w:tcPr>
          <w:p w14:paraId="1319E81A" w14:textId="5ED1C51F" w:rsidR="00D77525" w:rsidRPr="00AA699A" w:rsidRDefault="00D77525" w:rsidP="00D77525">
            <w:r w:rsidRPr="00AA699A">
              <w:t>0x0F02~0</w:t>
            </w:r>
            <w:r w:rsidRPr="00AA699A">
              <w:rPr>
                <w:rFonts w:hint="eastAsia"/>
              </w:rPr>
              <w:t>x</w:t>
            </w:r>
            <w:r w:rsidRPr="00AA699A">
              <w:t>0F11</w:t>
            </w:r>
          </w:p>
        </w:tc>
        <w:tc>
          <w:tcPr>
            <w:tcW w:w="1560" w:type="dxa"/>
          </w:tcPr>
          <w:p w14:paraId="63E9F85F" w14:textId="28DC0DE9" w:rsidR="00D77525" w:rsidRPr="00AA699A" w:rsidRDefault="00D77525" w:rsidP="00D77525">
            <w:r w:rsidRPr="00AA699A">
              <w:rPr>
                <w:rFonts w:hint="eastAsia"/>
              </w:rPr>
              <w:t>WIFI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SSID</w:t>
            </w:r>
          </w:p>
        </w:tc>
        <w:tc>
          <w:tcPr>
            <w:tcW w:w="2239" w:type="dxa"/>
          </w:tcPr>
          <w:p w14:paraId="21EA46EE" w14:textId="07AE932B" w:rsidR="00D77525" w:rsidRPr="00AA699A" w:rsidRDefault="00D77525" w:rsidP="00D77525">
            <w:r w:rsidRPr="00AA699A">
              <w:rPr>
                <w:rFonts w:hint="eastAsia"/>
              </w:rPr>
              <w:t>WIFI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SSID</w:t>
            </w:r>
            <w:r w:rsidRPr="00AA699A">
              <w:rPr>
                <w:rFonts w:hint="eastAsia"/>
              </w:rPr>
              <w:t>，用于区分不同的无线网络</w:t>
            </w:r>
          </w:p>
        </w:tc>
        <w:tc>
          <w:tcPr>
            <w:tcW w:w="4139" w:type="dxa"/>
          </w:tcPr>
          <w:p w14:paraId="33AFD9F3" w14:textId="0CD6395C" w:rsidR="00D77525" w:rsidRPr="00AA699A" w:rsidRDefault="00D77525" w:rsidP="00D77525">
            <w:r w:rsidRPr="00AA699A">
              <w:rPr>
                <w:rFonts w:hint="eastAsia"/>
              </w:rPr>
              <w:t>3</w:t>
            </w:r>
            <w:r w:rsidRPr="00AA699A">
              <w:t>2</w:t>
            </w:r>
            <w:r w:rsidRPr="00AA699A">
              <w:rPr>
                <w:rFonts w:hint="eastAsia"/>
              </w:rPr>
              <w:t>个</w:t>
            </w:r>
            <w:r w:rsidRPr="00AA699A">
              <w:rPr>
                <w:rFonts w:hint="eastAsia"/>
              </w:rPr>
              <w:t>bytes</w:t>
            </w:r>
          </w:p>
        </w:tc>
      </w:tr>
      <w:tr w:rsidR="00D77525" w:rsidRPr="00AA699A" w14:paraId="298F0F4F" w14:textId="77777777" w:rsidTr="00DE2D9B">
        <w:tc>
          <w:tcPr>
            <w:tcW w:w="1696" w:type="dxa"/>
          </w:tcPr>
          <w:p w14:paraId="19EB35DE" w14:textId="231AC5F3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0F12~0</w:t>
            </w:r>
            <w:r w:rsidRPr="00AA699A">
              <w:rPr>
                <w:rFonts w:hint="eastAsia"/>
              </w:rPr>
              <w:t>x</w:t>
            </w:r>
            <w:r w:rsidRPr="00AA699A">
              <w:t>0F31</w:t>
            </w:r>
          </w:p>
        </w:tc>
        <w:tc>
          <w:tcPr>
            <w:tcW w:w="1560" w:type="dxa"/>
          </w:tcPr>
          <w:p w14:paraId="6F7E4D34" w14:textId="58B5C820" w:rsidR="00D77525" w:rsidRPr="00AA699A" w:rsidRDefault="00D77525" w:rsidP="00D77525">
            <w:r w:rsidRPr="00AA699A">
              <w:rPr>
                <w:rFonts w:hint="eastAsia"/>
              </w:rPr>
              <w:t>WIFI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password</w:t>
            </w:r>
          </w:p>
        </w:tc>
        <w:tc>
          <w:tcPr>
            <w:tcW w:w="2239" w:type="dxa"/>
          </w:tcPr>
          <w:p w14:paraId="5B64AFA3" w14:textId="14601E66" w:rsidR="00D77525" w:rsidRPr="00AA699A" w:rsidRDefault="00D77525" w:rsidP="00D77525">
            <w:r w:rsidRPr="00AA699A">
              <w:rPr>
                <w:rFonts w:hint="eastAsia"/>
              </w:rPr>
              <w:t>WIFI</w:t>
            </w:r>
            <w:r w:rsidRPr="00AA699A">
              <w:rPr>
                <w:rFonts w:hint="eastAsia"/>
              </w:rPr>
              <w:t>密码</w:t>
            </w:r>
          </w:p>
        </w:tc>
        <w:tc>
          <w:tcPr>
            <w:tcW w:w="4139" w:type="dxa"/>
          </w:tcPr>
          <w:p w14:paraId="40B2E1D9" w14:textId="0945005B" w:rsidR="00D77525" w:rsidRPr="00AA699A" w:rsidRDefault="00D77525" w:rsidP="00D77525">
            <w:r w:rsidRPr="00AA699A">
              <w:rPr>
                <w:rFonts w:hint="eastAsia"/>
              </w:rPr>
              <w:t>6</w:t>
            </w:r>
            <w:r w:rsidRPr="00AA699A">
              <w:t>4</w:t>
            </w:r>
            <w:r w:rsidRPr="00AA699A">
              <w:rPr>
                <w:rFonts w:hint="eastAsia"/>
              </w:rPr>
              <w:t>个</w:t>
            </w:r>
            <w:r w:rsidRPr="00AA699A">
              <w:rPr>
                <w:rFonts w:hint="eastAsia"/>
              </w:rPr>
              <w:t>bytes</w:t>
            </w:r>
          </w:p>
        </w:tc>
      </w:tr>
      <w:tr w:rsidR="00D77525" w:rsidRPr="00AA699A" w14:paraId="59814026" w14:textId="77777777" w:rsidTr="00DE2D9B">
        <w:tc>
          <w:tcPr>
            <w:tcW w:w="1696" w:type="dxa"/>
          </w:tcPr>
          <w:p w14:paraId="639B74F1" w14:textId="61B0F6CE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0F32~0</w:t>
            </w:r>
            <w:r w:rsidRPr="00AA699A">
              <w:rPr>
                <w:rFonts w:hint="eastAsia"/>
              </w:rPr>
              <w:t>x</w:t>
            </w:r>
            <w:r w:rsidRPr="00AA699A">
              <w:t>0F</w:t>
            </w:r>
            <w:r w:rsidRPr="00AA699A">
              <w:rPr>
                <w:rFonts w:hint="eastAsia"/>
              </w:rPr>
              <w:t>33</w:t>
            </w:r>
          </w:p>
        </w:tc>
        <w:tc>
          <w:tcPr>
            <w:tcW w:w="1560" w:type="dxa"/>
          </w:tcPr>
          <w:p w14:paraId="5DE22B7F" w14:textId="5EB350CE" w:rsidR="00D77525" w:rsidRPr="00AA699A" w:rsidRDefault="00D77525" w:rsidP="00D77525">
            <w:r w:rsidRPr="00AA699A">
              <w:rPr>
                <w:rFonts w:hint="eastAsia"/>
              </w:rPr>
              <w:t>以太网</w:t>
            </w:r>
            <w:r w:rsidRPr="00AA699A">
              <w:rPr>
                <w:rFonts w:hint="eastAsia"/>
              </w:rPr>
              <w:t xml:space="preserve">IP </w:t>
            </w:r>
            <w:r w:rsidRPr="00AA699A">
              <w:rPr>
                <w:rFonts w:hint="eastAsia"/>
              </w:rPr>
              <w:t>地址</w:t>
            </w:r>
          </w:p>
        </w:tc>
        <w:tc>
          <w:tcPr>
            <w:tcW w:w="2239" w:type="dxa"/>
          </w:tcPr>
          <w:p w14:paraId="0120F01F" w14:textId="02684AB0" w:rsidR="00D77525" w:rsidRPr="00AA699A" w:rsidRDefault="00D77525" w:rsidP="00D77525">
            <w:r w:rsidRPr="00AA699A">
              <w:rPr>
                <w:rFonts w:hint="eastAsia"/>
              </w:rPr>
              <w:t>IP addr</w:t>
            </w:r>
          </w:p>
          <w:p w14:paraId="48ABA132" w14:textId="654CCB1F" w:rsidR="00D77525" w:rsidRPr="00AA699A" w:rsidRDefault="00D77525" w:rsidP="00D77525">
            <w:r w:rsidRPr="00AA699A">
              <w:rPr>
                <w:rFonts w:hint="eastAsia"/>
              </w:rPr>
              <w:t>例如</w:t>
            </w:r>
            <w:r w:rsidRPr="00AA699A">
              <w:rPr>
                <w:rFonts w:hint="eastAsia"/>
              </w:rPr>
              <w:t xml:space="preserve"> 192.168.1.123</w:t>
            </w:r>
          </w:p>
        </w:tc>
        <w:tc>
          <w:tcPr>
            <w:tcW w:w="4139" w:type="dxa"/>
          </w:tcPr>
          <w:p w14:paraId="7B53D0E1" w14:textId="75DA4886" w:rsidR="00D77525" w:rsidRPr="00AA699A" w:rsidRDefault="00D77525" w:rsidP="00D77525"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个</w:t>
            </w:r>
            <w:r w:rsidRPr="00AA699A">
              <w:rPr>
                <w:rFonts w:hint="eastAsia"/>
              </w:rPr>
              <w:t xml:space="preserve">bytes </w:t>
            </w:r>
          </w:p>
        </w:tc>
      </w:tr>
      <w:tr w:rsidR="00D77525" w:rsidRPr="00AA699A" w14:paraId="273323C6" w14:textId="77777777" w:rsidTr="00DE2D9B">
        <w:tc>
          <w:tcPr>
            <w:tcW w:w="1696" w:type="dxa"/>
          </w:tcPr>
          <w:p w14:paraId="39DC85B0" w14:textId="307C6E48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0F3</w:t>
            </w:r>
            <w:r w:rsidRPr="00AA699A">
              <w:rPr>
                <w:rFonts w:hint="eastAsia"/>
              </w:rPr>
              <w:t>4</w:t>
            </w:r>
            <w:r w:rsidRPr="00AA699A">
              <w:t>~0</w:t>
            </w:r>
            <w:r w:rsidRPr="00AA699A">
              <w:rPr>
                <w:rFonts w:hint="eastAsia"/>
              </w:rPr>
              <w:t>x</w:t>
            </w:r>
            <w:r w:rsidRPr="00AA699A">
              <w:t>0F</w:t>
            </w:r>
            <w:r w:rsidRPr="00AA699A">
              <w:rPr>
                <w:rFonts w:hint="eastAsia"/>
              </w:rPr>
              <w:t>35</w:t>
            </w:r>
          </w:p>
        </w:tc>
        <w:tc>
          <w:tcPr>
            <w:tcW w:w="1560" w:type="dxa"/>
          </w:tcPr>
          <w:p w14:paraId="5C017CD7" w14:textId="23C059CC" w:rsidR="00D77525" w:rsidRPr="00AA699A" w:rsidRDefault="00D77525" w:rsidP="00D77525">
            <w:r w:rsidRPr="00AA699A">
              <w:rPr>
                <w:rFonts w:hint="eastAsia"/>
              </w:rPr>
              <w:t>以太网子网掩码</w:t>
            </w:r>
          </w:p>
        </w:tc>
        <w:tc>
          <w:tcPr>
            <w:tcW w:w="2239" w:type="dxa"/>
          </w:tcPr>
          <w:p w14:paraId="4DDB8859" w14:textId="77777777" w:rsidR="00D77525" w:rsidRPr="00AA699A" w:rsidRDefault="00D77525" w:rsidP="00D77525">
            <w:r w:rsidRPr="00AA699A">
              <w:rPr>
                <w:rFonts w:hint="eastAsia"/>
              </w:rPr>
              <w:t>IP netmask</w:t>
            </w:r>
          </w:p>
          <w:p w14:paraId="401F1E05" w14:textId="768CC9A1" w:rsidR="00D77525" w:rsidRPr="00AA699A" w:rsidRDefault="00D77525" w:rsidP="00D77525">
            <w:r w:rsidRPr="00AA699A">
              <w:rPr>
                <w:rFonts w:hint="eastAsia"/>
              </w:rPr>
              <w:t>例如</w:t>
            </w:r>
            <w:r w:rsidRPr="00AA699A">
              <w:rPr>
                <w:rFonts w:hint="eastAsia"/>
              </w:rPr>
              <w:t xml:space="preserve"> 255.255. 255.0</w:t>
            </w:r>
          </w:p>
        </w:tc>
        <w:tc>
          <w:tcPr>
            <w:tcW w:w="4139" w:type="dxa"/>
          </w:tcPr>
          <w:p w14:paraId="04CF7E76" w14:textId="3BF4BC4D" w:rsidR="00D77525" w:rsidRPr="00AA699A" w:rsidRDefault="00D77525" w:rsidP="00D77525"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个</w:t>
            </w:r>
            <w:r w:rsidRPr="00AA699A">
              <w:rPr>
                <w:rFonts w:hint="eastAsia"/>
              </w:rPr>
              <w:t>bytes</w:t>
            </w:r>
          </w:p>
        </w:tc>
      </w:tr>
      <w:tr w:rsidR="00D77525" w:rsidRPr="00AA699A" w14:paraId="1C658A76" w14:textId="77777777" w:rsidTr="00DE2D9B">
        <w:tc>
          <w:tcPr>
            <w:tcW w:w="1696" w:type="dxa"/>
          </w:tcPr>
          <w:p w14:paraId="6BF76A24" w14:textId="2D1E4B96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0F3</w:t>
            </w:r>
            <w:r w:rsidRPr="00AA699A">
              <w:rPr>
                <w:rFonts w:hint="eastAsia"/>
              </w:rPr>
              <w:t>6</w:t>
            </w:r>
            <w:r w:rsidRPr="00AA699A">
              <w:t>~0</w:t>
            </w:r>
            <w:r w:rsidRPr="00AA699A">
              <w:rPr>
                <w:rFonts w:hint="eastAsia"/>
              </w:rPr>
              <w:t>x</w:t>
            </w:r>
            <w:r w:rsidRPr="00AA699A">
              <w:t>0F</w:t>
            </w:r>
            <w:r w:rsidRPr="00AA699A">
              <w:rPr>
                <w:rFonts w:hint="eastAsia"/>
              </w:rPr>
              <w:t>37</w:t>
            </w:r>
          </w:p>
        </w:tc>
        <w:tc>
          <w:tcPr>
            <w:tcW w:w="1560" w:type="dxa"/>
          </w:tcPr>
          <w:p w14:paraId="0DAFCD95" w14:textId="03BA3AD1" w:rsidR="00D77525" w:rsidRPr="00AA699A" w:rsidRDefault="00D77525" w:rsidP="00D77525">
            <w:r w:rsidRPr="00AA699A">
              <w:rPr>
                <w:rFonts w:hint="eastAsia"/>
              </w:rPr>
              <w:t>以太网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网关地址</w:t>
            </w:r>
          </w:p>
        </w:tc>
        <w:tc>
          <w:tcPr>
            <w:tcW w:w="2239" w:type="dxa"/>
          </w:tcPr>
          <w:p w14:paraId="5614CD5A" w14:textId="3C7ABDB6" w:rsidR="00D77525" w:rsidRPr="00AA699A" w:rsidRDefault="00D77525" w:rsidP="00D77525">
            <w:r w:rsidRPr="00AA699A">
              <w:rPr>
                <w:rFonts w:hint="eastAsia"/>
              </w:rPr>
              <w:t>IP gateway</w:t>
            </w:r>
          </w:p>
          <w:p w14:paraId="2C6E9330" w14:textId="38A3F061" w:rsidR="00D77525" w:rsidRPr="00AA699A" w:rsidRDefault="00D77525" w:rsidP="00D77525">
            <w:r w:rsidRPr="00AA699A">
              <w:rPr>
                <w:rFonts w:hint="eastAsia"/>
              </w:rPr>
              <w:t>例如</w:t>
            </w:r>
            <w:r w:rsidRPr="00AA699A">
              <w:rPr>
                <w:rFonts w:hint="eastAsia"/>
              </w:rPr>
              <w:t xml:space="preserve"> 192.168.1.1</w:t>
            </w:r>
          </w:p>
        </w:tc>
        <w:tc>
          <w:tcPr>
            <w:tcW w:w="4139" w:type="dxa"/>
          </w:tcPr>
          <w:p w14:paraId="29116BE9" w14:textId="1DBFEC37" w:rsidR="00D77525" w:rsidRPr="00AA699A" w:rsidRDefault="00D77525" w:rsidP="00D77525"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个</w:t>
            </w:r>
            <w:r w:rsidRPr="00AA699A">
              <w:rPr>
                <w:rFonts w:hint="eastAsia"/>
              </w:rPr>
              <w:t>bytes</w:t>
            </w:r>
          </w:p>
        </w:tc>
      </w:tr>
      <w:tr w:rsidR="00D77525" w:rsidRPr="00AA699A" w14:paraId="44A39DAE" w14:textId="77777777" w:rsidTr="00DE2D9B">
        <w:tc>
          <w:tcPr>
            <w:tcW w:w="1696" w:type="dxa"/>
          </w:tcPr>
          <w:p w14:paraId="5C4C73E2" w14:textId="4D9BB988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0F3</w:t>
            </w:r>
            <w:r w:rsidRPr="00AA699A">
              <w:rPr>
                <w:rFonts w:hint="eastAsia"/>
              </w:rPr>
              <w:t>8</w:t>
            </w:r>
            <w:r w:rsidRPr="00AA699A">
              <w:t>~0</w:t>
            </w:r>
            <w:r w:rsidRPr="00AA699A">
              <w:rPr>
                <w:rFonts w:hint="eastAsia"/>
              </w:rPr>
              <w:t>x</w:t>
            </w:r>
            <w:r w:rsidRPr="00AA699A">
              <w:t>0F</w:t>
            </w:r>
            <w:r w:rsidRPr="00AA699A">
              <w:rPr>
                <w:rFonts w:hint="eastAsia"/>
              </w:rPr>
              <w:t>3A</w:t>
            </w:r>
          </w:p>
        </w:tc>
        <w:tc>
          <w:tcPr>
            <w:tcW w:w="1560" w:type="dxa"/>
          </w:tcPr>
          <w:p w14:paraId="7C068AA0" w14:textId="66298E7F" w:rsidR="00D77525" w:rsidRPr="00AA699A" w:rsidRDefault="00D77525" w:rsidP="00D77525">
            <w:r w:rsidRPr="00AA699A">
              <w:rPr>
                <w:rFonts w:hint="eastAsia"/>
              </w:rPr>
              <w:t>以太网</w:t>
            </w:r>
            <w:r w:rsidRPr="00AA699A">
              <w:rPr>
                <w:rFonts w:hint="eastAsia"/>
              </w:rPr>
              <w:t>MAC</w:t>
            </w:r>
            <w:r w:rsidRPr="00AA699A">
              <w:rPr>
                <w:rFonts w:hint="eastAsia"/>
              </w:rPr>
              <w:t>地址</w:t>
            </w:r>
            <w:r w:rsidRPr="00AA699A">
              <w:rPr>
                <w:rFonts w:hint="eastAsia"/>
              </w:rPr>
              <w:t xml:space="preserve"> </w:t>
            </w:r>
          </w:p>
        </w:tc>
        <w:tc>
          <w:tcPr>
            <w:tcW w:w="2239" w:type="dxa"/>
          </w:tcPr>
          <w:p w14:paraId="5F192733" w14:textId="77777777" w:rsidR="00D77525" w:rsidRPr="00AA699A" w:rsidRDefault="00D77525" w:rsidP="00D77525">
            <w:r w:rsidRPr="00AA699A">
              <w:t>I</w:t>
            </w:r>
            <w:r w:rsidRPr="00AA699A">
              <w:rPr>
                <w:rFonts w:hint="eastAsia"/>
              </w:rPr>
              <w:t>p mac</w:t>
            </w:r>
          </w:p>
          <w:p w14:paraId="2201210D" w14:textId="376B1C8E" w:rsidR="00D77525" w:rsidRPr="00AA699A" w:rsidRDefault="00D77525" w:rsidP="00D77525">
            <w:r w:rsidRPr="00AA699A">
              <w:rPr>
                <w:rFonts w:hint="eastAsia"/>
              </w:rPr>
              <w:t>例如</w:t>
            </w:r>
            <w:r w:rsidRPr="00AA699A">
              <w:rPr>
                <w:rFonts w:hint="eastAsia"/>
              </w:rPr>
              <w:t xml:space="preserve"> 12.34.56.78.90.AB</w:t>
            </w:r>
          </w:p>
        </w:tc>
        <w:tc>
          <w:tcPr>
            <w:tcW w:w="4139" w:type="dxa"/>
          </w:tcPr>
          <w:p w14:paraId="205DAC31" w14:textId="79F1E3B3" w:rsidR="00D77525" w:rsidRPr="00AA699A" w:rsidRDefault="00D77525" w:rsidP="00D77525">
            <w:r w:rsidRPr="00AA699A">
              <w:rPr>
                <w:rFonts w:hint="eastAsia"/>
              </w:rPr>
              <w:t>6</w:t>
            </w:r>
            <w:r w:rsidRPr="00AA699A">
              <w:rPr>
                <w:rFonts w:hint="eastAsia"/>
              </w:rPr>
              <w:t>个</w:t>
            </w:r>
            <w:r w:rsidRPr="00AA699A">
              <w:rPr>
                <w:rFonts w:hint="eastAsia"/>
              </w:rPr>
              <w:t>bytes</w:t>
            </w:r>
          </w:p>
        </w:tc>
      </w:tr>
      <w:tr w:rsidR="00D77525" w:rsidRPr="00AA699A" w14:paraId="1992CA55" w14:textId="77777777" w:rsidTr="00DE2D9B">
        <w:tc>
          <w:tcPr>
            <w:tcW w:w="1696" w:type="dxa"/>
          </w:tcPr>
          <w:p w14:paraId="5B25C4C6" w14:textId="63862B3B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0F3</w:t>
            </w:r>
            <w:r w:rsidRPr="00AA699A">
              <w:rPr>
                <w:rFonts w:hint="eastAsia"/>
              </w:rPr>
              <w:t>B</w:t>
            </w:r>
          </w:p>
        </w:tc>
        <w:tc>
          <w:tcPr>
            <w:tcW w:w="1560" w:type="dxa"/>
          </w:tcPr>
          <w:p w14:paraId="52FACDA0" w14:textId="6A983258" w:rsidR="00D77525" w:rsidRPr="00AA699A" w:rsidRDefault="00D77525" w:rsidP="00D77525">
            <w:r w:rsidRPr="00AA699A">
              <w:rPr>
                <w:rFonts w:hint="eastAsia"/>
              </w:rPr>
              <w:t>WIFI</w:t>
            </w:r>
            <w:r w:rsidRPr="00AA699A">
              <w:rPr>
                <w:rFonts w:hint="eastAsia"/>
              </w:rPr>
              <w:t>信号强度</w:t>
            </w:r>
          </w:p>
        </w:tc>
        <w:tc>
          <w:tcPr>
            <w:tcW w:w="2239" w:type="dxa"/>
          </w:tcPr>
          <w:p w14:paraId="7AAF49F7" w14:textId="6AFD887D" w:rsidR="00D77525" w:rsidRPr="00AA699A" w:rsidRDefault="00D77525" w:rsidP="00D77525"/>
        </w:tc>
        <w:tc>
          <w:tcPr>
            <w:tcW w:w="4139" w:type="dxa"/>
          </w:tcPr>
          <w:p w14:paraId="31B57694" w14:textId="4C25F14A" w:rsidR="00D77525" w:rsidRPr="00AA699A" w:rsidRDefault="00D77525" w:rsidP="00D77525">
            <w:r>
              <w:rPr>
                <w:rFonts w:hint="eastAsia"/>
              </w:rPr>
              <w:t>S16</w:t>
            </w:r>
            <w:r w:rsidRPr="00AA699A">
              <w:rPr>
                <w:rFonts w:hint="eastAsia"/>
              </w:rPr>
              <w:t>有符号数，例如</w:t>
            </w:r>
            <w:r w:rsidRPr="00AA699A">
              <w:rPr>
                <w:rFonts w:hint="eastAsia"/>
              </w:rPr>
              <w:t xml:space="preserve"> -75db</w:t>
            </w:r>
          </w:p>
        </w:tc>
      </w:tr>
      <w:tr w:rsidR="00D77525" w:rsidRPr="00AA699A" w14:paraId="2C9919CF" w14:textId="77777777" w:rsidTr="001E1481">
        <w:trPr>
          <w:trHeight w:val="2464"/>
        </w:trPr>
        <w:tc>
          <w:tcPr>
            <w:tcW w:w="1696" w:type="dxa"/>
          </w:tcPr>
          <w:p w14:paraId="0C1CE397" w14:textId="57EE4835" w:rsidR="00D77525" w:rsidRPr="00AA699A" w:rsidRDefault="00D77525" w:rsidP="00D77525">
            <w:r w:rsidRPr="00AA699A">
              <w:rPr>
                <w:rFonts w:hint="eastAsia"/>
              </w:rPr>
              <w:lastRenderedPageBreak/>
              <w:t>0x</w:t>
            </w:r>
            <w:r w:rsidRPr="00AA699A">
              <w:t>0F3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1560" w:type="dxa"/>
          </w:tcPr>
          <w:p w14:paraId="4B53C483" w14:textId="47251ECB" w:rsidR="00D77525" w:rsidRPr="00AA699A" w:rsidRDefault="00D77525" w:rsidP="00D77525">
            <w:r w:rsidRPr="00AA699A">
              <w:rPr>
                <w:rFonts w:hint="eastAsia"/>
              </w:rPr>
              <w:t>模组与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通讯测试寄存器，验证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与模组的收发是否正常</w:t>
            </w:r>
          </w:p>
        </w:tc>
        <w:tc>
          <w:tcPr>
            <w:tcW w:w="2239" w:type="dxa"/>
          </w:tcPr>
          <w:p w14:paraId="67A6B951" w14:textId="77777777" w:rsidR="00D77525" w:rsidRPr="00AA699A" w:rsidRDefault="00D77525" w:rsidP="00D77525"/>
        </w:tc>
        <w:tc>
          <w:tcPr>
            <w:tcW w:w="4139" w:type="dxa"/>
          </w:tcPr>
          <w:p w14:paraId="3F718042" w14:textId="794B73B2" w:rsidR="00D77525" w:rsidRPr="00AA699A" w:rsidRDefault="00D77525" w:rsidP="00D77525">
            <w:pPr>
              <w:pStyle w:val="a4"/>
              <w:ind w:left="360"/>
            </w:pPr>
            <w:r w:rsidRPr="00AA699A">
              <w:rPr>
                <w:rFonts w:hint="eastAsia"/>
              </w:rPr>
              <w:t>模组上电</w:t>
            </w:r>
            <w:r w:rsidRPr="00AA699A">
              <w:rPr>
                <w:rFonts w:hint="eastAsia"/>
              </w:rPr>
              <w:t>15S</w:t>
            </w:r>
            <w:r w:rsidRPr="00AA699A">
              <w:rPr>
                <w:rFonts w:hint="eastAsia"/>
              </w:rPr>
              <w:t>后</w:t>
            </w:r>
            <w:r w:rsidRPr="00AA699A">
              <w:rPr>
                <w:rFonts w:hint="eastAsia"/>
              </w:rPr>
              <w:t>(</w:t>
            </w:r>
            <w:r w:rsidRPr="00AA699A">
              <w:rPr>
                <w:rFonts w:hint="eastAsia"/>
              </w:rPr>
              <w:t>确保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开机初始化完成</w:t>
            </w:r>
            <w:r w:rsidRPr="00AA699A">
              <w:rPr>
                <w:rFonts w:hint="eastAsia"/>
              </w:rPr>
              <w:t>)</w:t>
            </w:r>
            <w:r w:rsidRPr="00AA699A">
              <w:rPr>
                <w:rFonts w:hint="eastAsia"/>
              </w:rPr>
              <w:t>，模组下发</w:t>
            </w:r>
            <w:r w:rsidRPr="00AA699A">
              <w:rPr>
                <w:rFonts w:hint="eastAsia"/>
              </w:rPr>
              <w:t>0xA1</w:t>
            </w:r>
            <w:r w:rsidRPr="00AA699A">
              <w:rPr>
                <w:rFonts w:hint="eastAsia"/>
              </w:rPr>
              <w:t>给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，模组问询</w:t>
            </w:r>
            <w:r w:rsidRPr="00AA699A">
              <w:rPr>
                <w:rFonts w:hint="eastAsia"/>
              </w:rPr>
              <w:t xml:space="preserve">BMS </w:t>
            </w:r>
            <w:r w:rsidRPr="00AA699A">
              <w:rPr>
                <w:rFonts w:hint="eastAsia"/>
              </w:rPr>
              <w:t>回复</w:t>
            </w:r>
            <w:r w:rsidRPr="00AA699A">
              <w:rPr>
                <w:rFonts w:hint="eastAsia"/>
              </w:rPr>
              <w:t>0xA2</w:t>
            </w:r>
            <w:r w:rsidRPr="00AA699A">
              <w:rPr>
                <w:rFonts w:hint="eastAsia"/>
              </w:rPr>
              <w:t>，模组收到</w:t>
            </w:r>
            <w:r w:rsidRPr="00AA699A">
              <w:rPr>
                <w:rFonts w:hint="eastAsia"/>
              </w:rPr>
              <w:t>0xA2</w:t>
            </w:r>
            <w:r w:rsidRPr="00AA699A">
              <w:rPr>
                <w:rFonts w:hint="eastAsia"/>
              </w:rPr>
              <w:t>后下发</w:t>
            </w:r>
            <w:r w:rsidRPr="00AA699A">
              <w:rPr>
                <w:rFonts w:hint="eastAsia"/>
              </w:rPr>
              <w:t>0xA3</w:t>
            </w:r>
            <w:r w:rsidRPr="00AA699A">
              <w:rPr>
                <w:rFonts w:hint="eastAsia"/>
              </w:rPr>
              <w:t>。</w:t>
            </w:r>
          </w:p>
          <w:p w14:paraId="3E708880" w14:textId="067A3D4F" w:rsidR="00D77525" w:rsidRPr="00AA699A" w:rsidRDefault="00D77525" w:rsidP="00D77525">
            <w:pPr>
              <w:pStyle w:val="a4"/>
              <w:numPr>
                <w:ilvl w:val="0"/>
                <w:numId w:val="29"/>
              </w:numPr>
            </w:pPr>
            <w:r w:rsidRPr="00AA699A">
              <w:rPr>
                <w:rFonts w:hint="eastAsia"/>
              </w:rPr>
              <w:t>当模组收到</w:t>
            </w:r>
            <w:r w:rsidRPr="00AA699A">
              <w:rPr>
                <w:rFonts w:hint="eastAsia"/>
              </w:rPr>
              <w:t>0xA2,</w:t>
            </w:r>
            <w:r w:rsidRPr="00AA699A">
              <w:rPr>
                <w:rFonts w:hint="eastAsia"/>
              </w:rPr>
              <w:t>表示模组收发正常</w:t>
            </w:r>
            <w:r w:rsidRPr="00AA699A">
              <w:rPr>
                <w:rFonts w:hint="eastAsia"/>
              </w:rPr>
              <w:t>;</w:t>
            </w:r>
          </w:p>
          <w:p w14:paraId="3B41227C" w14:textId="566AE499" w:rsidR="00D77525" w:rsidRPr="00AA699A" w:rsidRDefault="00D77525" w:rsidP="00D77525">
            <w:pPr>
              <w:pStyle w:val="a4"/>
              <w:numPr>
                <w:ilvl w:val="0"/>
                <w:numId w:val="29"/>
              </w:numPr>
            </w:pPr>
            <w:r w:rsidRPr="00AA699A">
              <w:rPr>
                <w:rFonts w:hint="eastAsia"/>
              </w:rPr>
              <w:t>当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收到</w:t>
            </w:r>
            <w:r w:rsidRPr="00AA699A">
              <w:rPr>
                <w:rFonts w:hint="eastAsia"/>
              </w:rPr>
              <w:t>0xA3,</w:t>
            </w:r>
            <w:r w:rsidRPr="00AA699A">
              <w:rPr>
                <w:rFonts w:hint="eastAsia"/>
              </w:rPr>
              <w:t>表示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收发正常。</w:t>
            </w:r>
          </w:p>
          <w:p w14:paraId="02204F91" w14:textId="08B8E8B7" w:rsidR="00D77525" w:rsidRPr="00AA699A" w:rsidRDefault="00D77525" w:rsidP="00D77525">
            <w:pPr>
              <w:pStyle w:val="a4"/>
              <w:numPr>
                <w:ilvl w:val="0"/>
                <w:numId w:val="29"/>
              </w:numPr>
            </w:pPr>
            <w:r w:rsidRPr="00AA699A">
              <w:rPr>
                <w:rFonts w:hint="eastAsia"/>
              </w:rPr>
              <w:t xml:space="preserve">BMS </w:t>
            </w:r>
            <w:r w:rsidRPr="00AA699A">
              <w:rPr>
                <w:rFonts w:hint="eastAsia"/>
              </w:rPr>
              <w:t>此寄存器，上电默认值为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；</w:t>
            </w:r>
          </w:p>
        </w:tc>
      </w:tr>
      <w:tr w:rsidR="00D77525" w:rsidRPr="00AA699A" w14:paraId="5F9E3096" w14:textId="77777777" w:rsidTr="00DE2D9B">
        <w:tc>
          <w:tcPr>
            <w:tcW w:w="1696" w:type="dxa"/>
          </w:tcPr>
          <w:p w14:paraId="04C2CB15" w14:textId="659159F1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0F3</w:t>
            </w:r>
            <w:r w:rsidRPr="00AA699A">
              <w:rPr>
                <w:rFonts w:hint="eastAsia"/>
              </w:rPr>
              <w:t>D</w:t>
            </w:r>
          </w:p>
        </w:tc>
        <w:tc>
          <w:tcPr>
            <w:tcW w:w="1560" w:type="dxa"/>
          </w:tcPr>
          <w:p w14:paraId="3FF599C1" w14:textId="47C859DA" w:rsidR="00D77525" w:rsidRPr="00AA699A" w:rsidRDefault="00D77525" w:rsidP="00D77525">
            <w:r w:rsidRPr="00AA699A">
              <w:rPr>
                <w:rFonts w:hint="eastAsia"/>
              </w:rPr>
              <w:t>保留</w:t>
            </w:r>
          </w:p>
        </w:tc>
        <w:tc>
          <w:tcPr>
            <w:tcW w:w="2239" w:type="dxa"/>
          </w:tcPr>
          <w:p w14:paraId="4C1852A3" w14:textId="77777777" w:rsidR="00D77525" w:rsidRPr="00AA699A" w:rsidRDefault="00D77525" w:rsidP="00D77525"/>
        </w:tc>
        <w:tc>
          <w:tcPr>
            <w:tcW w:w="4139" w:type="dxa"/>
          </w:tcPr>
          <w:p w14:paraId="5C2702AB" w14:textId="6BFCC274" w:rsidR="00D77525" w:rsidRPr="00AA699A" w:rsidRDefault="00D77525" w:rsidP="00D77525"/>
        </w:tc>
      </w:tr>
      <w:tr w:rsidR="00D77525" w:rsidRPr="00AA699A" w14:paraId="1403DB84" w14:textId="77777777" w:rsidTr="00DE2D9B">
        <w:tc>
          <w:tcPr>
            <w:tcW w:w="1696" w:type="dxa"/>
          </w:tcPr>
          <w:p w14:paraId="20075452" w14:textId="79A9B244" w:rsidR="00D77525" w:rsidRPr="00AA699A" w:rsidRDefault="00D77525" w:rsidP="00D77525">
            <w:r w:rsidRPr="00AA699A">
              <w:t>0</w:t>
            </w:r>
            <w:r w:rsidRPr="00AA699A">
              <w:rPr>
                <w:rFonts w:hint="eastAsia"/>
              </w:rPr>
              <w:t>x</w:t>
            </w:r>
            <w:r w:rsidRPr="00AA699A">
              <w:t>0F</w:t>
            </w:r>
            <w:r w:rsidRPr="00AA699A">
              <w:rPr>
                <w:rFonts w:hint="eastAsia"/>
              </w:rPr>
              <w:t>3E</w:t>
            </w:r>
          </w:p>
        </w:tc>
        <w:tc>
          <w:tcPr>
            <w:tcW w:w="1560" w:type="dxa"/>
          </w:tcPr>
          <w:p w14:paraId="543A968B" w14:textId="7EE00EE2" w:rsidR="00D77525" w:rsidRPr="00AA699A" w:rsidRDefault="00D77525" w:rsidP="00D77525">
            <w:r w:rsidRPr="00AA699A">
              <w:rPr>
                <w:rFonts w:hint="eastAsia"/>
              </w:rPr>
              <w:t>模组与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通讯超时阀值</w:t>
            </w:r>
          </w:p>
        </w:tc>
        <w:tc>
          <w:tcPr>
            <w:tcW w:w="2239" w:type="dxa"/>
          </w:tcPr>
          <w:p w14:paraId="63D1E002" w14:textId="723EF4D2" w:rsidR="00D77525" w:rsidRPr="00AA699A" w:rsidRDefault="00D77525" w:rsidP="00D77525">
            <w:r w:rsidRPr="00AA699A">
              <w:t>U</w:t>
            </w:r>
            <w:r w:rsidRPr="00AA699A">
              <w:rPr>
                <w:rFonts w:hint="eastAsia"/>
              </w:rPr>
              <w:t>int :   S</w:t>
            </w:r>
          </w:p>
          <w:p w14:paraId="66AE3AA5" w14:textId="28085C83" w:rsidR="00D77525" w:rsidRPr="00AA699A" w:rsidRDefault="00D77525" w:rsidP="00D77525">
            <w:r w:rsidRPr="00AA699A">
              <w:rPr>
                <w:rFonts w:hint="eastAsia"/>
              </w:rPr>
              <w:t>单位：秒</w:t>
            </w:r>
          </w:p>
        </w:tc>
        <w:tc>
          <w:tcPr>
            <w:tcW w:w="4139" w:type="dxa"/>
          </w:tcPr>
          <w:p w14:paraId="73050048" w14:textId="157BC850" w:rsidR="00D77525" w:rsidRPr="00AA699A" w:rsidRDefault="00D77525" w:rsidP="00D77525">
            <w:r w:rsidRPr="00AA699A">
              <w:rPr>
                <w:rFonts w:hint="eastAsia"/>
              </w:rPr>
              <w:t xml:space="preserve">0:         </w:t>
            </w:r>
            <w:r w:rsidRPr="00AA699A">
              <w:rPr>
                <w:rFonts w:hint="eastAsia"/>
              </w:rPr>
              <w:t>通讯超时功能关闭；</w:t>
            </w:r>
          </w:p>
          <w:p w14:paraId="3E57B839" w14:textId="10BA7A26" w:rsidR="00D77525" w:rsidRPr="00AA699A" w:rsidRDefault="00D77525" w:rsidP="00D77525">
            <w:r w:rsidRPr="00AA699A">
              <w:rPr>
                <w:rFonts w:hint="eastAsia"/>
              </w:rPr>
              <w:t>非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：开启此功能。</w:t>
            </w:r>
          </w:p>
          <w:p w14:paraId="450CB836" w14:textId="34D97676" w:rsidR="00D77525" w:rsidRPr="00AA699A" w:rsidRDefault="00D77525" w:rsidP="00D77525">
            <w:r w:rsidRPr="00AA699A">
              <w:rPr>
                <w:rFonts w:hint="eastAsia"/>
              </w:rPr>
              <w:t>默认为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，不开启</w:t>
            </w:r>
          </w:p>
        </w:tc>
      </w:tr>
      <w:tr w:rsidR="00D77525" w:rsidRPr="00AA699A" w14:paraId="7913EC06" w14:textId="77777777" w:rsidTr="00DE2D9B">
        <w:tc>
          <w:tcPr>
            <w:tcW w:w="1696" w:type="dxa"/>
          </w:tcPr>
          <w:p w14:paraId="66E80739" w14:textId="7DB46645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0F3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1560" w:type="dxa"/>
          </w:tcPr>
          <w:p w14:paraId="6E69FC6E" w14:textId="49E6C7FF" w:rsidR="00D77525" w:rsidRPr="00AA699A" w:rsidRDefault="00D77525" w:rsidP="00D77525">
            <w:r w:rsidRPr="00AA699A">
              <w:rPr>
                <w:rFonts w:hint="eastAsia"/>
              </w:rPr>
              <w:t>面板按钮响应时间</w:t>
            </w:r>
          </w:p>
        </w:tc>
        <w:tc>
          <w:tcPr>
            <w:tcW w:w="2239" w:type="dxa"/>
          </w:tcPr>
          <w:p w14:paraId="184F7BFE" w14:textId="5A45D852" w:rsidR="00D77525" w:rsidRPr="00AA699A" w:rsidRDefault="00D77525" w:rsidP="00D77525">
            <w:r w:rsidRPr="00AA699A">
              <w:t>U</w:t>
            </w:r>
            <w:r w:rsidRPr="00AA699A">
              <w:rPr>
                <w:rFonts w:hint="eastAsia"/>
              </w:rPr>
              <w:t>int :   mS</w:t>
            </w:r>
          </w:p>
          <w:p w14:paraId="73060949" w14:textId="06ABF0F6" w:rsidR="00D77525" w:rsidRPr="00AA699A" w:rsidRDefault="00D77525" w:rsidP="00D77525">
            <w:r w:rsidRPr="00AA699A">
              <w:rPr>
                <w:rFonts w:hint="eastAsia"/>
              </w:rPr>
              <w:t>单位：毫秒</w:t>
            </w:r>
          </w:p>
        </w:tc>
        <w:tc>
          <w:tcPr>
            <w:tcW w:w="4139" w:type="dxa"/>
          </w:tcPr>
          <w:p w14:paraId="499F2324" w14:textId="37795D27" w:rsidR="00D77525" w:rsidRPr="00AA699A" w:rsidRDefault="00D77525" w:rsidP="00D77525">
            <w:r w:rsidRPr="00AA699A">
              <w:rPr>
                <w:rFonts w:hint="eastAsia"/>
              </w:rPr>
              <w:t>默认为</w:t>
            </w:r>
            <w:r w:rsidRPr="00AA699A">
              <w:rPr>
                <w:rFonts w:hint="eastAsia"/>
              </w:rPr>
              <w:t>1000ms</w:t>
            </w:r>
          </w:p>
        </w:tc>
      </w:tr>
      <w:tr w:rsidR="00D77525" w:rsidRPr="00AA699A" w14:paraId="02FBDFD3" w14:textId="77777777" w:rsidTr="00DE2D9B">
        <w:tc>
          <w:tcPr>
            <w:tcW w:w="1696" w:type="dxa"/>
          </w:tcPr>
          <w:p w14:paraId="77220A8E" w14:textId="53BA1B0E" w:rsidR="00D77525" w:rsidRPr="00AA699A" w:rsidRDefault="00D77525" w:rsidP="00D77525">
            <w:r w:rsidRPr="00AA699A">
              <w:rPr>
                <w:rFonts w:hint="eastAsia"/>
              </w:rPr>
              <w:t>0x</w:t>
            </w:r>
            <w:r w:rsidRPr="00AA699A">
              <w:t>0F</w:t>
            </w:r>
            <w:r w:rsidRPr="00AA699A">
              <w:rPr>
                <w:rFonts w:hint="eastAsia"/>
              </w:rPr>
              <w:t>40</w:t>
            </w:r>
          </w:p>
        </w:tc>
        <w:tc>
          <w:tcPr>
            <w:tcW w:w="1560" w:type="dxa"/>
          </w:tcPr>
          <w:p w14:paraId="6FFBE763" w14:textId="4D916A03" w:rsidR="00D77525" w:rsidRPr="00AA699A" w:rsidRDefault="00D77525" w:rsidP="00D77525">
            <w:r w:rsidRPr="00AA699A">
              <w:rPr>
                <w:rFonts w:hint="eastAsia"/>
              </w:rPr>
              <w:t>灯板显示时长</w:t>
            </w:r>
          </w:p>
        </w:tc>
        <w:tc>
          <w:tcPr>
            <w:tcW w:w="2239" w:type="dxa"/>
          </w:tcPr>
          <w:p w14:paraId="301519F5" w14:textId="77777777" w:rsidR="00D77525" w:rsidRPr="00AA699A" w:rsidRDefault="00D77525" w:rsidP="00D77525">
            <w:r w:rsidRPr="00AA699A">
              <w:t>U</w:t>
            </w:r>
            <w:r w:rsidRPr="00AA699A">
              <w:rPr>
                <w:rFonts w:hint="eastAsia"/>
              </w:rPr>
              <w:t>int :   S</w:t>
            </w:r>
          </w:p>
          <w:p w14:paraId="2DE8C045" w14:textId="34918819" w:rsidR="00D77525" w:rsidRPr="00AA699A" w:rsidRDefault="00D77525" w:rsidP="00D77525">
            <w:r w:rsidRPr="00AA699A">
              <w:rPr>
                <w:rFonts w:hint="eastAsia"/>
              </w:rPr>
              <w:t>单位：秒</w:t>
            </w:r>
          </w:p>
        </w:tc>
        <w:tc>
          <w:tcPr>
            <w:tcW w:w="4139" w:type="dxa"/>
          </w:tcPr>
          <w:p w14:paraId="5524E1EB" w14:textId="6BFD67E2" w:rsidR="00D77525" w:rsidRPr="00AA699A" w:rsidRDefault="00D77525" w:rsidP="00D77525">
            <w:r w:rsidRPr="00AA699A">
              <w:rPr>
                <w:rFonts w:hint="eastAsia"/>
              </w:rPr>
              <w:t>默认为</w:t>
            </w:r>
            <w:r w:rsidRPr="00AA699A">
              <w:rPr>
                <w:rFonts w:hint="eastAsia"/>
              </w:rPr>
              <w:t>60S</w:t>
            </w:r>
          </w:p>
        </w:tc>
      </w:tr>
      <w:tr w:rsidR="00D77525" w:rsidRPr="00AA699A" w14:paraId="5C300011" w14:textId="77777777" w:rsidTr="00DE2D9B">
        <w:tc>
          <w:tcPr>
            <w:tcW w:w="1696" w:type="dxa"/>
          </w:tcPr>
          <w:p w14:paraId="3BCD911C" w14:textId="57FCDFF2" w:rsidR="00D77525" w:rsidRPr="00D90A10" w:rsidRDefault="00D77525" w:rsidP="00D77525">
            <w:r w:rsidRPr="00D90A10">
              <w:t>0x0F41</w:t>
            </w:r>
          </w:p>
        </w:tc>
        <w:tc>
          <w:tcPr>
            <w:tcW w:w="1560" w:type="dxa"/>
          </w:tcPr>
          <w:p w14:paraId="5844BEB4" w14:textId="7657FA94" w:rsidR="00D77525" w:rsidRPr="00D90A10" w:rsidRDefault="00D77525" w:rsidP="00D77525">
            <w:r w:rsidRPr="00D90A10">
              <w:rPr>
                <w:rFonts w:hint="eastAsia"/>
              </w:rPr>
              <w:t>均充间隔时间</w:t>
            </w:r>
          </w:p>
        </w:tc>
        <w:tc>
          <w:tcPr>
            <w:tcW w:w="2239" w:type="dxa"/>
          </w:tcPr>
          <w:p w14:paraId="143695ED" w14:textId="47056BCB" w:rsidR="00D77525" w:rsidRPr="00D90A10" w:rsidRDefault="00D77525" w:rsidP="00D77525">
            <w:r w:rsidRPr="00D90A10">
              <w:t>Uint :   day</w:t>
            </w:r>
          </w:p>
          <w:p w14:paraId="6054EFEE" w14:textId="70F077AC" w:rsidR="00D77525" w:rsidRPr="00D90A10" w:rsidRDefault="00D77525" w:rsidP="00D77525">
            <w:r w:rsidRPr="00D90A10">
              <w:rPr>
                <w:rFonts w:hint="eastAsia"/>
              </w:rPr>
              <w:t>单位：天</w:t>
            </w:r>
          </w:p>
        </w:tc>
        <w:tc>
          <w:tcPr>
            <w:tcW w:w="4139" w:type="dxa"/>
          </w:tcPr>
          <w:p w14:paraId="358576EC" w14:textId="421E2F83" w:rsidR="00D77525" w:rsidRPr="00D90A10" w:rsidRDefault="00D77525" w:rsidP="00D77525">
            <w:r w:rsidRPr="00D90A10">
              <w:rPr>
                <w:rFonts w:hint="eastAsia"/>
              </w:rPr>
              <w:t>默认为</w:t>
            </w:r>
            <w:r w:rsidRPr="00D90A10">
              <w:t>30</w:t>
            </w:r>
            <w:r w:rsidRPr="00D90A10">
              <w:rPr>
                <w:rFonts w:hint="eastAsia"/>
              </w:rPr>
              <w:t>天</w:t>
            </w:r>
          </w:p>
        </w:tc>
      </w:tr>
      <w:tr w:rsidR="00E71D2A" w:rsidRPr="00AA699A" w14:paraId="00CAA311" w14:textId="77777777" w:rsidTr="00DE2D9B">
        <w:tc>
          <w:tcPr>
            <w:tcW w:w="1696" w:type="dxa"/>
          </w:tcPr>
          <w:p w14:paraId="4D5A5075" w14:textId="65608106" w:rsidR="00E71D2A" w:rsidRPr="00D90A10" w:rsidRDefault="00E71D2A" w:rsidP="00D77525">
            <w:r>
              <w:rPr>
                <w:rFonts w:hint="eastAsia"/>
              </w:rPr>
              <w:t>0x</w:t>
            </w:r>
            <w:r>
              <w:t>0F42</w:t>
            </w:r>
          </w:p>
        </w:tc>
        <w:tc>
          <w:tcPr>
            <w:tcW w:w="1560" w:type="dxa"/>
          </w:tcPr>
          <w:p w14:paraId="1CCD70C6" w14:textId="121C0176" w:rsidR="00E71D2A" w:rsidRPr="00D90A10" w:rsidRDefault="00463368" w:rsidP="00D77525">
            <w:r>
              <w:rPr>
                <w:rFonts w:hint="eastAsia"/>
              </w:rPr>
              <w:t>EMS</w:t>
            </w:r>
            <w:r w:rsidR="00E71D2A">
              <w:rPr>
                <w:rFonts w:hint="eastAsia"/>
              </w:rPr>
              <w:t>网络状态</w:t>
            </w:r>
          </w:p>
        </w:tc>
        <w:tc>
          <w:tcPr>
            <w:tcW w:w="2239" w:type="dxa"/>
          </w:tcPr>
          <w:p w14:paraId="106C0E5C" w14:textId="665DA12C" w:rsidR="00E71D2A" w:rsidRPr="00D90A10" w:rsidRDefault="00463368" w:rsidP="00D77525">
            <w:r>
              <w:rPr>
                <w:rFonts w:hint="eastAsia"/>
              </w:rPr>
              <w:t>RO</w:t>
            </w:r>
          </w:p>
        </w:tc>
        <w:tc>
          <w:tcPr>
            <w:tcW w:w="4139" w:type="dxa"/>
          </w:tcPr>
          <w:p w14:paraId="1C6F9C44" w14:textId="77777777" w:rsidR="00E71D2A" w:rsidRPr="00D90A10" w:rsidRDefault="00E71D2A" w:rsidP="00D77525"/>
        </w:tc>
      </w:tr>
      <w:tr w:rsidR="003A1C93" w:rsidRPr="00AA699A" w14:paraId="3CDC02AC" w14:textId="77777777" w:rsidTr="00DE2D9B">
        <w:tc>
          <w:tcPr>
            <w:tcW w:w="1696" w:type="dxa"/>
          </w:tcPr>
          <w:p w14:paraId="1753D6FD" w14:textId="65A816F5" w:rsidR="003A1C93" w:rsidRDefault="003A1C93" w:rsidP="00D77525">
            <w:r>
              <w:rPr>
                <w:rFonts w:hint="eastAsia"/>
              </w:rPr>
              <w:t>0x</w:t>
            </w:r>
            <w:r>
              <w:t>0F43</w:t>
            </w:r>
          </w:p>
        </w:tc>
        <w:tc>
          <w:tcPr>
            <w:tcW w:w="1560" w:type="dxa"/>
          </w:tcPr>
          <w:p w14:paraId="015FBB8F" w14:textId="77777777" w:rsidR="003A1C93" w:rsidRDefault="003A1C93" w:rsidP="00D77525">
            <w:r>
              <w:rPr>
                <w:rFonts w:hint="eastAsia"/>
              </w:rPr>
              <w:t>升级状态</w:t>
            </w:r>
          </w:p>
          <w:p w14:paraId="066B6F65" w14:textId="2DE7F3E5" w:rsidR="00D020A7" w:rsidRDefault="00D020A7" w:rsidP="00D77525">
            <w:r>
              <w:rPr>
                <w:rFonts w:hint="eastAsia"/>
              </w:rPr>
              <w:t>（近端获取）</w:t>
            </w:r>
          </w:p>
        </w:tc>
        <w:tc>
          <w:tcPr>
            <w:tcW w:w="2239" w:type="dxa"/>
          </w:tcPr>
          <w:p w14:paraId="629D341B" w14:textId="788FC227" w:rsidR="003A1C93" w:rsidRPr="00D90A10" w:rsidRDefault="00463368" w:rsidP="00D77525"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4139" w:type="dxa"/>
          </w:tcPr>
          <w:p w14:paraId="3BCEA4CE" w14:textId="2C520E99" w:rsidR="00F710E1" w:rsidRDefault="00F710E1" w:rsidP="00F710E1">
            <w:r>
              <w:rPr>
                <w:rFonts w:hint="eastAsia"/>
              </w:rPr>
              <w:t>遵循平台解析状态同一套</w:t>
            </w:r>
            <w:r w:rsidR="00C16A15">
              <w:rPr>
                <w:rFonts w:hint="eastAsia"/>
              </w:rPr>
              <w:t>状态字</w:t>
            </w:r>
          </w:p>
          <w:p w14:paraId="6206F657" w14:textId="2EDBA827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STATUS_NONE = 0,//</w:t>
            </w:r>
            <w:r w:rsidRPr="00764E6C">
              <w:rPr>
                <w:rFonts w:hint="eastAsia"/>
                <w:sz w:val="16"/>
                <w:szCs w:val="16"/>
              </w:rPr>
              <w:t>空闲</w:t>
            </w:r>
          </w:p>
          <w:p w14:paraId="40255500" w14:textId="66518143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STATUS_ERR_ALL_FW_SIZE = 1,//</w:t>
            </w:r>
            <w:r w:rsidRPr="00764E6C">
              <w:rPr>
                <w:rFonts w:hint="eastAsia"/>
                <w:sz w:val="16"/>
                <w:szCs w:val="16"/>
              </w:rPr>
              <w:t>固件大小错误</w:t>
            </w:r>
          </w:p>
          <w:p w14:paraId="733AC254" w14:textId="039C9014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STATUS_ERR_PACKAGE_ID = 2,//</w:t>
            </w:r>
            <w:r w:rsidRPr="00764E6C">
              <w:rPr>
                <w:rFonts w:hint="eastAsia"/>
                <w:sz w:val="16"/>
                <w:szCs w:val="16"/>
              </w:rPr>
              <w:t>单包</w:t>
            </w:r>
            <w:r w:rsidRPr="00764E6C">
              <w:rPr>
                <w:sz w:val="16"/>
                <w:szCs w:val="16"/>
              </w:rPr>
              <w:t>ID</w:t>
            </w:r>
            <w:r w:rsidRPr="00764E6C">
              <w:rPr>
                <w:rFonts w:hint="eastAsia"/>
                <w:sz w:val="16"/>
                <w:szCs w:val="16"/>
              </w:rPr>
              <w:t>错误</w:t>
            </w:r>
          </w:p>
          <w:p w14:paraId="303E0ED9" w14:textId="2EBFAD09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STATUS_ERR_PACKAGE_SIZE = 3,//</w:t>
            </w:r>
            <w:r w:rsidRPr="00764E6C">
              <w:rPr>
                <w:rFonts w:hint="eastAsia"/>
                <w:sz w:val="16"/>
                <w:szCs w:val="16"/>
              </w:rPr>
              <w:t>单包长度错误</w:t>
            </w:r>
            <w:r w:rsidRPr="00764E6C">
              <w:rPr>
                <w:sz w:val="16"/>
                <w:szCs w:val="16"/>
              </w:rPr>
              <w:t xml:space="preserve"> </w:t>
            </w:r>
          </w:p>
          <w:p w14:paraId="57CC57E6" w14:textId="534E857C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STATUS_ERR_PACKAGE_CRC = 4,//</w:t>
            </w:r>
            <w:r w:rsidRPr="00764E6C">
              <w:rPr>
                <w:rFonts w:hint="eastAsia"/>
                <w:sz w:val="16"/>
                <w:szCs w:val="16"/>
              </w:rPr>
              <w:t>单包</w:t>
            </w:r>
            <w:r w:rsidRPr="00764E6C">
              <w:rPr>
                <w:sz w:val="16"/>
                <w:szCs w:val="16"/>
              </w:rPr>
              <w:t>CRC</w:t>
            </w:r>
            <w:r w:rsidRPr="00764E6C">
              <w:rPr>
                <w:rFonts w:hint="eastAsia"/>
                <w:sz w:val="16"/>
                <w:szCs w:val="16"/>
              </w:rPr>
              <w:t>错误</w:t>
            </w:r>
          </w:p>
          <w:p w14:paraId="5554EDD1" w14:textId="71333AA4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STATUS_ERR_SAVE = 5,//</w:t>
            </w:r>
            <w:r w:rsidRPr="00764E6C">
              <w:rPr>
                <w:rFonts w:hint="eastAsia"/>
                <w:sz w:val="16"/>
                <w:szCs w:val="16"/>
              </w:rPr>
              <w:t>存储错误</w:t>
            </w:r>
          </w:p>
          <w:p w14:paraId="36344DE8" w14:textId="378D416C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STATUS_ERR_FW_CRC = 6,//</w:t>
            </w:r>
            <w:r w:rsidRPr="00764E6C">
              <w:rPr>
                <w:rFonts w:hint="eastAsia"/>
                <w:sz w:val="16"/>
                <w:szCs w:val="16"/>
              </w:rPr>
              <w:t>固件总</w:t>
            </w:r>
            <w:r w:rsidRPr="00764E6C">
              <w:rPr>
                <w:sz w:val="16"/>
                <w:szCs w:val="16"/>
              </w:rPr>
              <w:t>CRC</w:t>
            </w:r>
            <w:r w:rsidRPr="00764E6C">
              <w:rPr>
                <w:rFonts w:hint="eastAsia"/>
                <w:sz w:val="16"/>
                <w:szCs w:val="16"/>
              </w:rPr>
              <w:t>错误</w:t>
            </w:r>
          </w:p>
          <w:p w14:paraId="0F9D951A" w14:textId="7C7919B2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STATUS_ERR_DEV_NAME = 7,//</w:t>
            </w:r>
            <w:r w:rsidRPr="00764E6C">
              <w:rPr>
                <w:rFonts w:hint="eastAsia"/>
                <w:sz w:val="16"/>
                <w:szCs w:val="16"/>
              </w:rPr>
              <w:t>固件名称错误</w:t>
            </w:r>
          </w:p>
          <w:p w14:paraId="2B6DB56D" w14:textId="132D30FA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STATUS_FAIL = 8,//</w:t>
            </w:r>
            <w:r w:rsidRPr="00764E6C">
              <w:rPr>
                <w:rFonts w:hint="eastAsia"/>
                <w:sz w:val="16"/>
                <w:szCs w:val="16"/>
              </w:rPr>
              <w:t>升级失败</w:t>
            </w:r>
          </w:p>
          <w:p w14:paraId="2AD5EC2B" w14:textId="2DBA97EF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STATUS_SUCC = 9,//</w:t>
            </w:r>
            <w:r w:rsidRPr="00764E6C">
              <w:rPr>
                <w:rFonts w:hint="eastAsia"/>
                <w:sz w:val="16"/>
                <w:szCs w:val="16"/>
              </w:rPr>
              <w:t>升级成功</w:t>
            </w:r>
          </w:p>
          <w:p w14:paraId="6BD1F1BB" w14:textId="5C6B752B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STATUS_ING = 10,//</w:t>
            </w:r>
            <w:r w:rsidRPr="00764E6C">
              <w:rPr>
                <w:rFonts w:hint="eastAsia"/>
                <w:sz w:val="16"/>
                <w:szCs w:val="16"/>
              </w:rPr>
              <w:t>升级中</w:t>
            </w:r>
          </w:p>
          <w:p w14:paraId="7033710A" w14:textId="42628E40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STATUS_M2S_ING = 11,//</w:t>
            </w:r>
            <w:r w:rsidRPr="00764E6C">
              <w:rPr>
                <w:rFonts w:hint="eastAsia"/>
                <w:sz w:val="16"/>
                <w:szCs w:val="16"/>
              </w:rPr>
              <w:t>转发中</w:t>
            </w:r>
          </w:p>
          <w:p w14:paraId="0084923C" w14:textId="05B7539D" w:rsidR="00F710E1" w:rsidRPr="00764E6C" w:rsidRDefault="00F710E1" w:rsidP="00F710E1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STATUS_NOT_FLOWPATH = 12,//</w:t>
            </w:r>
            <w:r w:rsidRPr="00764E6C">
              <w:rPr>
                <w:rFonts w:hint="eastAsia"/>
                <w:sz w:val="16"/>
                <w:szCs w:val="16"/>
              </w:rPr>
              <w:t>流程错误</w:t>
            </w:r>
          </w:p>
          <w:p w14:paraId="43E4D569" w14:textId="0E24905B" w:rsidR="003A1C93" w:rsidRPr="00D90A10" w:rsidRDefault="00F710E1">
            <w:r w:rsidRPr="00764E6C">
              <w:rPr>
                <w:sz w:val="16"/>
                <w:szCs w:val="16"/>
              </w:rPr>
              <w:t>STATUS_M2S_END = 13,//</w:t>
            </w:r>
            <w:r w:rsidRPr="00764E6C">
              <w:rPr>
                <w:rFonts w:hint="eastAsia"/>
                <w:sz w:val="16"/>
                <w:szCs w:val="16"/>
              </w:rPr>
              <w:t>下载完成</w:t>
            </w:r>
          </w:p>
        </w:tc>
      </w:tr>
      <w:tr w:rsidR="00CE4657" w:rsidRPr="00AA699A" w14:paraId="42B50E3F" w14:textId="77777777" w:rsidTr="00DE2D9B">
        <w:tc>
          <w:tcPr>
            <w:tcW w:w="1696" w:type="dxa"/>
          </w:tcPr>
          <w:p w14:paraId="7E4942BA" w14:textId="17B1543D" w:rsidR="00CE4657" w:rsidRDefault="00CE4657" w:rsidP="00D77525">
            <w:r>
              <w:rPr>
                <w:rFonts w:hint="eastAsia"/>
              </w:rPr>
              <w:t>0x</w:t>
            </w:r>
            <w:r>
              <w:t>0F44</w:t>
            </w:r>
          </w:p>
        </w:tc>
        <w:tc>
          <w:tcPr>
            <w:tcW w:w="1560" w:type="dxa"/>
          </w:tcPr>
          <w:p w14:paraId="5B91D6C6" w14:textId="3814E367" w:rsidR="00CE4657" w:rsidRDefault="00CE4657" w:rsidP="00D77525">
            <w:r>
              <w:rPr>
                <w:rFonts w:hint="eastAsia"/>
              </w:rPr>
              <w:t>重启原因</w:t>
            </w:r>
          </w:p>
        </w:tc>
        <w:tc>
          <w:tcPr>
            <w:tcW w:w="2239" w:type="dxa"/>
          </w:tcPr>
          <w:p w14:paraId="04E957DA" w14:textId="6E019DB2" w:rsidR="00CE4657" w:rsidRDefault="003025DD" w:rsidP="00D77525">
            <w:r>
              <w:rPr>
                <w:rFonts w:hint="eastAsia"/>
              </w:rPr>
              <w:t>RO</w:t>
            </w:r>
          </w:p>
        </w:tc>
        <w:tc>
          <w:tcPr>
            <w:tcW w:w="4139" w:type="dxa"/>
          </w:tcPr>
          <w:p w14:paraId="1DECE2D3" w14:textId="77777777" w:rsidR="003025DD" w:rsidRPr="00764E6C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 xml:space="preserve">1 </w:t>
            </w:r>
            <w:r w:rsidRPr="00764E6C">
              <w:rPr>
                <w:rFonts w:hint="eastAsia"/>
                <w:sz w:val="16"/>
                <w:szCs w:val="16"/>
              </w:rPr>
              <w:t>上电复位</w:t>
            </w:r>
            <w:r w:rsidRPr="00764E6C">
              <w:rPr>
                <w:sz w:val="16"/>
                <w:szCs w:val="16"/>
              </w:rPr>
              <w:t xml:space="preserve"> (pwr_por_rst)</w:t>
            </w:r>
          </w:p>
          <w:p w14:paraId="23C67E30" w14:textId="77777777" w:rsidR="003025DD" w:rsidRPr="00764E6C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 xml:space="preserve">2 </w:t>
            </w:r>
            <w:r w:rsidRPr="00764E6C">
              <w:rPr>
                <w:rFonts w:hint="eastAsia"/>
                <w:sz w:val="16"/>
                <w:szCs w:val="16"/>
              </w:rPr>
              <w:t>引脚复位</w:t>
            </w:r>
            <w:r w:rsidRPr="00764E6C">
              <w:rPr>
                <w:sz w:val="16"/>
                <w:szCs w:val="16"/>
              </w:rPr>
              <w:t xml:space="preserve"> (NRST)</w:t>
            </w:r>
          </w:p>
          <w:p w14:paraId="10E3CBFF" w14:textId="77777777" w:rsidR="003025DD" w:rsidRPr="00764E6C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 xml:space="preserve">3 </w:t>
            </w:r>
            <w:r w:rsidRPr="00764E6C">
              <w:rPr>
                <w:rFonts w:hint="eastAsia"/>
                <w:sz w:val="16"/>
                <w:szCs w:val="16"/>
              </w:rPr>
              <w:t>欠压复位</w:t>
            </w:r>
            <w:r w:rsidRPr="00764E6C">
              <w:rPr>
                <w:sz w:val="16"/>
                <w:szCs w:val="16"/>
              </w:rPr>
              <w:t xml:space="preserve"> (pwr_bor_rst)</w:t>
            </w:r>
          </w:p>
          <w:p w14:paraId="0E15BB96" w14:textId="77777777" w:rsidR="003025DD" w:rsidRPr="00764E6C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4 CPU</w:t>
            </w:r>
            <w:r w:rsidRPr="00764E6C">
              <w:rPr>
                <w:rFonts w:hint="eastAsia"/>
                <w:sz w:val="16"/>
                <w:szCs w:val="16"/>
              </w:rPr>
              <w:t>生成的系统复位</w:t>
            </w:r>
            <w:r w:rsidRPr="00764E6C">
              <w:rPr>
                <w:sz w:val="16"/>
                <w:szCs w:val="16"/>
              </w:rPr>
              <w:t xml:space="preserve"> (SFTRESET)</w:t>
            </w:r>
          </w:p>
          <w:p w14:paraId="72CA1F53" w14:textId="77777777" w:rsidR="003025DD" w:rsidRPr="00764E6C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5 CPU</w:t>
            </w:r>
            <w:r w:rsidRPr="00764E6C">
              <w:rPr>
                <w:rFonts w:hint="eastAsia"/>
                <w:sz w:val="16"/>
                <w:szCs w:val="16"/>
              </w:rPr>
              <w:t>复位</w:t>
            </w:r>
            <w:r w:rsidRPr="00764E6C">
              <w:rPr>
                <w:sz w:val="16"/>
                <w:szCs w:val="16"/>
              </w:rPr>
              <w:t xml:space="preserve"> (CPURST)</w:t>
            </w:r>
          </w:p>
          <w:p w14:paraId="4F20B3B1" w14:textId="77777777" w:rsidR="003025DD" w:rsidRPr="00764E6C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6 WWDG1</w:t>
            </w:r>
            <w:r w:rsidRPr="00764E6C">
              <w:rPr>
                <w:rFonts w:hint="eastAsia"/>
                <w:sz w:val="16"/>
                <w:szCs w:val="16"/>
              </w:rPr>
              <w:t>复位</w:t>
            </w:r>
            <w:r w:rsidRPr="00764E6C">
              <w:rPr>
                <w:sz w:val="16"/>
                <w:szCs w:val="16"/>
              </w:rPr>
              <w:t xml:space="preserve"> (wwdg1_out_rst)</w:t>
            </w:r>
          </w:p>
          <w:p w14:paraId="349A6B30" w14:textId="77777777" w:rsidR="003025DD" w:rsidRPr="00764E6C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7 IWDG1</w:t>
            </w:r>
            <w:r w:rsidRPr="00764E6C">
              <w:rPr>
                <w:rFonts w:hint="eastAsia"/>
                <w:sz w:val="16"/>
                <w:szCs w:val="16"/>
              </w:rPr>
              <w:t>复位</w:t>
            </w:r>
            <w:r w:rsidRPr="00764E6C">
              <w:rPr>
                <w:sz w:val="16"/>
                <w:szCs w:val="16"/>
              </w:rPr>
              <w:t xml:space="preserve"> (iwdg1_out_rst)</w:t>
            </w:r>
          </w:p>
          <w:p w14:paraId="230EDAC5" w14:textId="77777777" w:rsidR="003025DD" w:rsidRPr="00764E6C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8 D1</w:t>
            </w:r>
            <w:r w:rsidRPr="00764E6C">
              <w:rPr>
                <w:rFonts w:hint="eastAsia"/>
                <w:sz w:val="16"/>
                <w:szCs w:val="16"/>
              </w:rPr>
              <w:t>退出</w:t>
            </w:r>
            <w:r w:rsidRPr="00764E6C">
              <w:rPr>
                <w:sz w:val="16"/>
                <w:szCs w:val="16"/>
              </w:rPr>
              <w:t>DStandby</w:t>
            </w:r>
            <w:r w:rsidRPr="00764E6C">
              <w:rPr>
                <w:rFonts w:hint="eastAsia"/>
                <w:sz w:val="16"/>
                <w:szCs w:val="16"/>
              </w:rPr>
              <w:t>模式</w:t>
            </w:r>
          </w:p>
          <w:p w14:paraId="0BEB723D" w14:textId="77777777" w:rsidR="003025DD" w:rsidRPr="00764E6C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9 D2</w:t>
            </w:r>
            <w:r w:rsidRPr="00764E6C">
              <w:rPr>
                <w:rFonts w:hint="eastAsia"/>
                <w:sz w:val="16"/>
                <w:szCs w:val="16"/>
              </w:rPr>
              <w:t>退出</w:t>
            </w:r>
            <w:r w:rsidRPr="00764E6C">
              <w:rPr>
                <w:sz w:val="16"/>
                <w:szCs w:val="16"/>
              </w:rPr>
              <w:t>DStandby</w:t>
            </w:r>
            <w:r w:rsidRPr="00764E6C">
              <w:rPr>
                <w:rFonts w:hint="eastAsia"/>
                <w:sz w:val="16"/>
                <w:szCs w:val="16"/>
              </w:rPr>
              <w:t>模式</w:t>
            </w:r>
          </w:p>
          <w:p w14:paraId="5A63A7C0" w14:textId="77777777" w:rsidR="00CE4657" w:rsidRDefault="003025DD" w:rsidP="003025DD">
            <w:pPr>
              <w:rPr>
                <w:sz w:val="16"/>
                <w:szCs w:val="16"/>
              </w:rPr>
            </w:pPr>
            <w:r w:rsidRPr="00764E6C">
              <w:rPr>
                <w:sz w:val="16"/>
                <w:szCs w:val="16"/>
              </w:rPr>
              <w:t>10 D1</w:t>
            </w:r>
            <w:r w:rsidRPr="00764E6C">
              <w:rPr>
                <w:rFonts w:hint="eastAsia"/>
                <w:sz w:val="16"/>
                <w:szCs w:val="16"/>
              </w:rPr>
              <w:t>错误地进入</w:t>
            </w:r>
            <w:r w:rsidRPr="00764E6C">
              <w:rPr>
                <w:sz w:val="16"/>
                <w:szCs w:val="16"/>
              </w:rPr>
              <w:t>DStandby</w:t>
            </w:r>
            <w:r w:rsidRPr="00764E6C">
              <w:rPr>
                <w:rFonts w:hint="eastAsia"/>
                <w:sz w:val="16"/>
                <w:szCs w:val="16"/>
              </w:rPr>
              <w:t>模式或</w:t>
            </w:r>
            <w:r w:rsidRPr="00764E6C">
              <w:rPr>
                <w:sz w:val="16"/>
                <w:szCs w:val="16"/>
              </w:rPr>
              <w:t>CPU</w:t>
            </w:r>
            <w:r w:rsidRPr="00764E6C">
              <w:rPr>
                <w:rFonts w:hint="eastAsia"/>
                <w:sz w:val="16"/>
                <w:szCs w:val="16"/>
              </w:rPr>
              <w:t>错误地进入</w:t>
            </w:r>
            <w:r w:rsidRPr="00764E6C">
              <w:rPr>
                <w:sz w:val="16"/>
                <w:szCs w:val="16"/>
              </w:rPr>
              <w:t>CStop</w:t>
            </w:r>
            <w:r w:rsidRPr="00764E6C">
              <w:rPr>
                <w:rFonts w:hint="eastAsia"/>
                <w:sz w:val="16"/>
                <w:szCs w:val="16"/>
              </w:rPr>
              <w:t>模式</w:t>
            </w:r>
          </w:p>
          <w:p w14:paraId="06DC0B95" w14:textId="4EA8BE3A" w:rsidR="00802DEC" w:rsidRDefault="00802DEC" w:rsidP="003025DD">
            <w:r>
              <w:rPr>
                <w:sz w:val="16"/>
                <w:szCs w:val="16"/>
              </w:rPr>
              <w:t>O</w:t>
            </w:r>
            <w:r>
              <w:rPr>
                <w:rFonts w:hint="eastAsia"/>
                <w:sz w:val="16"/>
                <w:szCs w:val="16"/>
              </w:rPr>
              <w:t>ther</w:t>
            </w:r>
            <w:r>
              <w:rPr>
                <w:sz w:val="16"/>
                <w:szCs w:val="16"/>
              </w:rPr>
              <w:t>:RCC-&gt;</w:t>
            </w:r>
            <w:r>
              <w:rPr>
                <w:rFonts w:hint="eastAsia"/>
                <w:sz w:val="16"/>
                <w:szCs w:val="16"/>
              </w:rPr>
              <w:t>RSR</w:t>
            </w:r>
            <w:r>
              <w:rPr>
                <w:rFonts w:hint="eastAsia"/>
                <w:sz w:val="16"/>
                <w:szCs w:val="16"/>
              </w:rPr>
              <w:t>前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6</w:t>
            </w:r>
            <w:r>
              <w:rPr>
                <w:rFonts w:hint="eastAsia"/>
                <w:sz w:val="16"/>
                <w:szCs w:val="16"/>
              </w:rPr>
              <w:t>位原始数据</w:t>
            </w:r>
          </w:p>
        </w:tc>
      </w:tr>
      <w:tr w:rsidR="00CE4657" w:rsidRPr="00AA699A" w14:paraId="7334505D" w14:textId="77777777" w:rsidTr="00DE2D9B">
        <w:tc>
          <w:tcPr>
            <w:tcW w:w="1696" w:type="dxa"/>
          </w:tcPr>
          <w:p w14:paraId="331D7743" w14:textId="3D9D7D6A" w:rsidR="00CE4657" w:rsidRDefault="00CE4657" w:rsidP="00D77525">
            <w:r>
              <w:rPr>
                <w:rFonts w:hint="eastAsia"/>
              </w:rPr>
              <w:t>0x</w:t>
            </w:r>
            <w:r>
              <w:t>0F45~0x0F46</w:t>
            </w:r>
          </w:p>
        </w:tc>
        <w:tc>
          <w:tcPr>
            <w:tcW w:w="1560" w:type="dxa"/>
          </w:tcPr>
          <w:p w14:paraId="0C7510B9" w14:textId="557E6D25" w:rsidR="00CE4657" w:rsidRDefault="00CE4657" w:rsidP="00D77525">
            <w:r>
              <w:rPr>
                <w:rFonts w:hint="eastAsia"/>
              </w:rPr>
              <w:t>本次运行时间</w:t>
            </w:r>
          </w:p>
        </w:tc>
        <w:tc>
          <w:tcPr>
            <w:tcW w:w="2239" w:type="dxa"/>
          </w:tcPr>
          <w:p w14:paraId="020F3259" w14:textId="330DAEA6" w:rsidR="00CE4657" w:rsidRDefault="003025DD" w:rsidP="00D77525"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4139" w:type="dxa"/>
          </w:tcPr>
          <w:p w14:paraId="1C0B2918" w14:textId="28FEA025" w:rsidR="00CE4657" w:rsidRDefault="003025DD" w:rsidP="00F710E1">
            <w:r>
              <w:rPr>
                <w:rFonts w:hint="eastAsia"/>
              </w:rPr>
              <w:t>单位秒</w:t>
            </w:r>
          </w:p>
        </w:tc>
      </w:tr>
      <w:tr w:rsidR="00CE4657" w:rsidRPr="00AA699A" w14:paraId="052A4A0D" w14:textId="77777777" w:rsidTr="00DE2D9B">
        <w:tc>
          <w:tcPr>
            <w:tcW w:w="1696" w:type="dxa"/>
          </w:tcPr>
          <w:p w14:paraId="62DB7BFA" w14:textId="2DF62B0B" w:rsidR="00CE4657" w:rsidRDefault="00CE4657" w:rsidP="00D77525">
            <w:r>
              <w:t>0x0F47</w:t>
            </w:r>
          </w:p>
        </w:tc>
        <w:tc>
          <w:tcPr>
            <w:tcW w:w="1560" w:type="dxa"/>
          </w:tcPr>
          <w:p w14:paraId="19300E7F" w14:textId="55EEAD94" w:rsidR="00CE4657" w:rsidRDefault="00CE4657" w:rsidP="00D77525">
            <w:r>
              <w:rPr>
                <w:rFonts w:hint="eastAsia"/>
              </w:rPr>
              <w:t>B</w:t>
            </w:r>
            <w:r>
              <w:t xml:space="preserve">MS </w:t>
            </w:r>
            <w:r>
              <w:rPr>
                <w:rFonts w:hint="eastAsia"/>
              </w:rPr>
              <w:t>CAT</w:t>
            </w:r>
            <w:r>
              <w:t>1</w:t>
            </w:r>
            <w:r>
              <w:rPr>
                <w:rFonts w:hint="eastAsia"/>
              </w:rPr>
              <w:t>获取条数</w:t>
            </w:r>
            <w:r w:rsidR="009F0197">
              <w:rPr>
                <w:rFonts w:hint="eastAsia"/>
              </w:rPr>
              <w:t>痕迹</w:t>
            </w:r>
          </w:p>
        </w:tc>
        <w:tc>
          <w:tcPr>
            <w:tcW w:w="2239" w:type="dxa"/>
          </w:tcPr>
          <w:p w14:paraId="63A8EE75" w14:textId="7684B759" w:rsidR="00CE4657" w:rsidRDefault="003025DD" w:rsidP="00D77525">
            <w:r>
              <w:rPr>
                <w:rFonts w:hint="eastAsia"/>
              </w:rPr>
              <w:t>RO</w:t>
            </w:r>
          </w:p>
        </w:tc>
        <w:tc>
          <w:tcPr>
            <w:tcW w:w="4139" w:type="dxa"/>
          </w:tcPr>
          <w:p w14:paraId="62D0F3EA" w14:textId="2B13ED7D" w:rsidR="00CE4657" w:rsidRDefault="003025DD" w:rsidP="00F710E1">
            <w:r>
              <w:rPr>
                <w:rFonts w:hint="eastAsia"/>
              </w:rPr>
              <w:t>上次获取的截止条数</w:t>
            </w:r>
          </w:p>
        </w:tc>
      </w:tr>
      <w:tr w:rsidR="00CE4657" w:rsidRPr="00AA699A" w14:paraId="60A10BEE" w14:textId="77777777" w:rsidTr="00DE2D9B">
        <w:tc>
          <w:tcPr>
            <w:tcW w:w="1696" w:type="dxa"/>
          </w:tcPr>
          <w:p w14:paraId="1CDAFF1F" w14:textId="6761EF69" w:rsidR="00CE4657" w:rsidRDefault="00CE4657" w:rsidP="00D77525">
            <w:r>
              <w:lastRenderedPageBreak/>
              <w:t>0x0F48</w:t>
            </w:r>
          </w:p>
        </w:tc>
        <w:tc>
          <w:tcPr>
            <w:tcW w:w="1560" w:type="dxa"/>
          </w:tcPr>
          <w:p w14:paraId="187A1285" w14:textId="54028836" w:rsidR="00CE4657" w:rsidRDefault="00CE4657">
            <w:r>
              <w:rPr>
                <w:rFonts w:hint="eastAsia"/>
              </w:rPr>
              <w:t>B</w:t>
            </w:r>
            <w:r>
              <w:t xml:space="preserve">MS </w:t>
            </w:r>
            <w:r>
              <w:rPr>
                <w:rFonts w:hint="eastAsia"/>
              </w:rPr>
              <w:t>CAT</w:t>
            </w:r>
            <w:r>
              <w:t>3</w:t>
            </w:r>
            <w:r>
              <w:rPr>
                <w:rFonts w:hint="eastAsia"/>
              </w:rPr>
              <w:t>获取条数</w:t>
            </w:r>
            <w:r w:rsidR="009F0197">
              <w:rPr>
                <w:rFonts w:hint="eastAsia"/>
              </w:rPr>
              <w:t>痕迹</w:t>
            </w:r>
          </w:p>
        </w:tc>
        <w:tc>
          <w:tcPr>
            <w:tcW w:w="2239" w:type="dxa"/>
          </w:tcPr>
          <w:p w14:paraId="1E252C05" w14:textId="266AB408" w:rsidR="00CE4657" w:rsidRDefault="003025DD" w:rsidP="00D77525"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4139" w:type="dxa"/>
          </w:tcPr>
          <w:p w14:paraId="13167C08" w14:textId="72C60B02" w:rsidR="00CE4657" w:rsidRDefault="003025DD" w:rsidP="00F710E1">
            <w:r>
              <w:rPr>
                <w:rFonts w:hint="eastAsia"/>
              </w:rPr>
              <w:t>上次获取的截止条数</w:t>
            </w:r>
          </w:p>
        </w:tc>
      </w:tr>
      <w:tr w:rsidR="00CE4657" w:rsidRPr="00AA699A" w14:paraId="2460A268" w14:textId="77777777" w:rsidTr="00DE2D9B">
        <w:tc>
          <w:tcPr>
            <w:tcW w:w="1696" w:type="dxa"/>
          </w:tcPr>
          <w:p w14:paraId="53D6AF37" w14:textId="1C5E064A" w:rsidR="00CE4657" w:rsidRDefault="00CE4657" w:rsidP="00D77525">
            <w:r>
              <w:t>0x0F49</w:t>
            </w:r>
          </w:p>
        </w:tc>
        <w:tc>
          <w:tcPr>
            <w:tcW w:w="1560" w:type="dxa"/>
          </w:tcPr>
          <w:p w14:paraId="6E0CC2CB" w14:textId="32845BEB" w:rsidR="00CE4657" w:rsidRDefault="00CE4657">
            <w:r>
              <w:rPr>
                <w:rFonts w:hint="eastAsia"/>
              </w:rPr>
              <w:t>B</w:t>
            </w:r>
            <w:r>
              <w:t xml:space="preserve">MS </w:t>
            </w:r>
            <w:r>
              <w:rPr>
                <w:rFonts w:hint="eastAsia"/>
              </w:rPr>
              <w:t>CAT</w:t>
            </w:r>
            <w:r>
              <w:t>5</w:t>
            </w:r>
            <w:r>
              <w:rPr>
                <w:rFonts w:hint="eastAsia"/>
              </w:rPr>
              <w:t>获取条数</w:t>
            </w:r>
            <w:r w:rsidR="009F0197">
              <w:rPr>
                <w:rFonts w:hint="eastAsia"/>
              </w:rPr>
              <w:t>痕迹</w:t>
            </w:r>
          </w:p>
        </w:tc>
        <w:tc>
          <w:tcPr>
            <w:tcW w:w="2239" w:type="dxa"/>
          </w:tcPr>
          <w:p w14:paraId="7A99E293" w14:textId="43EFD0D1" w:rsidR="00CE4657" w:rsidRDefault="003025DD" w:rsidP="00D77525"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4139" w:type="dxa"/>
          </w:tcPr>
          <w:p w14:paraId="7C9612EA" w14:textId="1A7B182D" w:rsidR="00CE4657" w:rsidRDefault="003025DD" w:rsidP="00F710E1">
            <w:r>
              <w:rPr>
                <w:rFonts w:hint="eastAsia"/>
              </w:rPr>
              <w:t>上次获取的截止条数</w:t>
            </w:r>
          </w:p>
        </w:tc>
      </w:tr>
      <w:tr w:rsidR="00CE4657" w:rsidRPr="00AA699A" w14:paraId="101F0E6B" w14:textId="77777777" w:rsidTr="00DE2D9B">
        <w:tc>
          <w:tcPr>
            <w:tcW w:w="1696" w:type="dxa"/>
          </w:tcPr>
          <w:p w14:paraId="0D6C1D6D" w14:textId="4BCF3626" w:rsidR="00CE4657" w:rsidRDefault="00CE4657" w:rsidP="00CE4657">
            <w:r>
              <w:t>0x0F4</w:t>
            </w:r>
            <w:r>
              <w:rPr>
                <w:rFonts w:hint="eastAsia"/>
              </w:rPr>
              <w:t>A</w:t>
            </w:r>
          </w:p>
        </w:tc>
        <w:tc>
          <w:tcPr>
            <w:tcW w:w="1560" w:type="dxa"/>
          </w:tcPr>
          <w:p w14:paraId="07B19E11" w14:textId="781F6B4E" w:rsidR="00CE4657" w:rsidRDefault="00CE4657" w:rsidP="00CE4657">
            <w:r>
              <w:rPr>
                <w:rFonts w:hint="eastAsia"/>
              </w:rPr>
              <w:t>PCS</w:t>
            </w:r>
            <w:r>
              <w:t xml:space="preserve"> </w:t>
            </w:r>
            <w:r>
              <w:rPr>
                <w:rFonts w:hint="eastAsia"/>
              </w:rPr>
              <w:t>CAT</w:t>
            </w:r>
            <w:r>
              <w:t>1</w:t>
            </w:r>
            <w:r>
              <w:rPr>
                <w:rFonts w:hint="eastAsia"/>
              </w:rPr>
              <w:t>获取条数</w:t>
            </w:r>
            <w:r w:rsidR="009F0197">
              <w:rPr>
                <w:rFonts w:hint="eastAsia"/>
              </w:rPr>
              <w:t>痕迹</w:t>
            </w:r>
          </w:p>
        </w:tc>
        <w:tc>
          <w:tcPr>
            <w:tcW w:w="2239" w:type="dxa"/>
          </w:tcPr>
          <w:p w14:paraId="44099FE2" w14:textId="019F283D" w:rsidR="00CE4657" w:rsidRDefault="003025DD" w:rsidP="00CE4657"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4139" w:type="dxa"/>
          </w:tcPr>
          <w:p w14:paraId="4047734C" w14:textId="25D59068" w:rsidR="00CE4657" w:rsidRDefault="003025DD" w:rsidP="00CE4657">
            <w:r>
              <w:rPr>
                <w:rFonts w:hint="eastAsia"/>
              </w:rPr>
              <w:t>上次获取的截止条数</w:t>
            </w:r>
          </w:p>
        </w:tc>
      </w:tr>
      <w:tr w:rsidR="00CE4657" w:rsidRPr="00AA699A" w14:paraId="088B4AEB" w14:textId="77777777" w:rsidTr="00DE2D9B">
        <w:tc>
          <w:tcPr>
            <w:tcW w:w="1696" w:type="dxa"/>
          </w:tcPr>
          <w:p w14:paraId="0250477A" w14:textId="159DB94C" w:rsidR="00CE4657" w:rsidRDefault="00CE4657" w:rsidP="00CE4657">
            <w:r>
              <w:t>0x0F4B</w:t>
            </w:r>
          </w:p>
        </w:tc>
        <w:tc>
          <w:tcPr>
            <w:tcW w:w="1560" w:type="dxa"/>
          </w:tcPr>
          <w:p w14:paraId="5CD2BCD4" w14:textId="7FCD62EB" w:rsidR="00CE4657" w:rsidRDefault="00CE4657" w:rsidP="00CE4657">
            <w:r>
              <w:t xml:space="preserve">PCS </w:t>
            </w:r>
            <w:r>
              <w:rPr>
                <w:rFonts w:hint="eastAsia"/>
              </w:rPr>
              <w:t>CAT</w:t>
            </w:r>
            <w:r>
              <w:t>3</w:t>
            </w:r>
            <w:r>
              <w:rPr>
                <w:rFonts w:hint="eastAsia"/>
              </w:rPr>
              <w:t>获取条数</w:t>
            </w:r>
            <w:r w:rsidR="009F0197">
              <w:rPr>
                <w:rFonts w:hint="eastAsia"/>
              </w:rPr>
              <w:t>痕迹</w:t>
            </w:r>
          </w:p>
        </w:tc>
        <w:tc>
          <w:tcPr>
            <w:tcW w:w="2239" w:type="dxa"/>
          </w:tcPr>
          <w:p w14:paraId="1BA302FD" w14:textId="48F9A276" w:rsidR="00CE4657" w:rsidRDefault="003025DD" w:rsidP="00CE4657"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4139" w:type="dxa"/>
          </w:tcPr>
          <w:p w14:paraId="57B65297" w14:textId="0EAE52EB" w:rsidR="00CE4657" w:rsidRDefault="003025DD" w:rsidP="00CE4657">
            <w:r>
              <w:rPr>
                <w:rFonts w:hint="eastAsia"/>
              </w:rPr>
              <w:t>上次获取的截止条数</w:t>
            </w:r>
          </w:p>
        </w:tc>
      </w:tr>
      <w:tr w:rsidR="00CE4657" w:rsidRPr="00AA699A" w14:paraId="77641AEB" w14:textId="77777777" w:rsidTr="00DE2D9B">
        <w:tc>
          <w:tcPr>
            <w:tcW w:w="1696" w:type="dxa"/>
          </w:tcPr>
          <w:p w14:paraId="2A892BED" w14:textId="7403CA51" w:rsidR="00CE4657" w:rsidRDefault="00CE4657" w:rsidP="00CE4657">
            <w:r>
              <w:t>0x0F4C</w:t>
            </w:r>
          </w:p>
        </w:tc>
        <w:tc>
          <w:tcPr>
            <w:tcW w:w="1560" w:type="dxa"/>
          </w:tcPr>
          <w:p w14:paraId="6B66DEF7" w14:textId="4996DD47" w:rsidR="00CE4657" w:rsidRDefault="00CE4657" w:rsidP="00CE4657">
            <w:r>
              <w:t xml:space="preserve">PCS </w:t>
            </w:r>
            <w:r>
              <w:rPr>
                <w:rFonts w:hint="eastAsia"/>
              </w:rPr>
              <w:t>CAT</w:t>
            </w:r>
            <w:r>
              <w:t>5</w:t>
            </w:r>
            <w:r>
              <w:rPr>
                <w:rFonts w:hint="eastAsia"/>
              </w:rPr>
              <w:t>获取条数</w:t>
            </w:r>
            <w:r w:rsidR="009F0197">
              <w:rPr>
                <w:rFonts w:hint="eastAsia"/>
              </w:rPr>
              <w:t>痕迹</w:t>
            </w:r>
          </w:p>
        </w:tc>
        <w:tc>
          <w:tcPr>
            <w:tcW w:w="2239" w:type="dxa"/>
          </w:tcPr>
          <w:p w14:paraId="64848896" w14:textId="5D775B14" w:rsidR="00CE4657" w:rsidRDefault="003025DD" w:rsidP="00CE4657">
            <w:r>
              <w:rPr>
                <w:rFonts w:hint="eastAsia"/>
              </w:rPr>
              <w:t>R</w:t>
            </w:r>
            <w:r>
              <w:t>O</w:t>
            </w:r>
          </w:p>
        </w:tc>
        <w:tc>
          <w:tcPr>
            <w:tcW w:w="4139" w:type="dxa"/>
          </w:tcPr>
          <w:p w14:paraId="4B78E132" w14:textId="3223DF74" w:rsidR="00CE4657" w:rsidRDefault="003025DD" w:rsidP="00CE4657">
            <w:r>
              <w:rPr>
                <w:rFonts w:hint="eastAsia"/>
              </w:rPr>
              <w:t>上次获取的截止条数</w:t>
            </w:r>
          </w:p>
        </w:tc>
      </w:tr>
      <w:tr w:rsidR="00630214" w:rsidRPr="00AA699A" w14:paraId="2366FD6F" w14:textId="77777777" w:rsidTr="00DE2D9B">
        <w:tc>
          <w:tcPr>
            <w:tcW w:w="1696" w:type="dxa"/>
          </w:tcPr>
          <w:p w14:paraId="17ACC935" w14:textId="44CF752C" w:rsidR="00630214" w:rsidRPr="00764E6C" w:rsidRDefault="00630214" w:rsidP="00CE4657">
            <w:pPr>
              <w:rPr>
                <w:strike/>
              </w:rPr>
            </w:pPr>
            <w:r w:rsidRPr="00764E6C">
              <w:rPr>
                <w:strike/>
              </w:rPr>
              <w:t>0x0F4D</w:t>
            </w:r>
          </w:p>
        </w:tc>
        <w:tc>
          <w:tcPr>
            <w:tcW w:w="1560" w:type="dxa"/>
          </w:tcPr>
          <w:p w14:paraId="5AAFBEDC" w14:textId="48CDE882" w:rsidR="00630214" w:rsidRPr="00764E6C" w:rsidRDefault="00701C0F" w:rsidP="00CE4657">
            <w:pPr>
              <w:rPr>
                <w:strike/>
              </w:rPr>
            </w:pPr>
            <w:r w:rsidRPr="00764E6C">
              <w:rPr>
                <w:rFonts w:hint="eastAsia"/>
                <w:strike/>
              </w:rPr>
              <w:t>是否有充电桩</w:t>
            </w:r>
          </w:p>
        </w:tc>
        <w:tc>
          <w:tcPr>
            <w:tcW w:w="2239" w:type="dxa"/>
          </w:tcPr>
          <w:p w14:paraId="2339D823" w14:textId="48966E77" w:rsidR="00630214" w:rsidRPr="00764E6C" w:rsidRDefault="00701C0F" w:rsidP="00CE4657">
            <w:pPr>
              <w:rPr>
                <w:strike/>
              </w:rPr>
            </w:pPr>
            <w:r w:rsidRPr="00764E6C">
              <w:rPr>
                <w:strike/>
              </w:rPr>
              <w:t>RW</w:t>
            </w:r>
          </w:p>
        </w:tc>
        <w:tc>
          <w:tcPr>
            <w:tcW w:w="4139" w:type="dxa"/>
          </w:tcPr>
          <w:p w14:paraId="18488BCC" w14:textId="77777777" w:rsidR="00630214" w:rsidRPr="00764E6C" w:rsidRDefault="00701C0F" w:rsidP="00CE4657">
            <w:pPr>
              <w:rPr>
                <w:strike/>
              </w:rPr>
            </w:pPr>
            <w:r w:rsidRPr="00764E6C">
              <w:rPr>
                <w:strike/>
              </w:rPr>
              <w:t xml:space="preserve">0x01: </w:t>
            </w:r>
            <w:r w:rsidRPr="00764E6C">
              <w:rPr>
                <w:rFonts w:hint="eastAsia"/>
                <w:strike/>
              </w:rPr>
              <w:t>有充电桩</w:t>
            </w:r>
          </w:p>
          <w:p w14:paraId="168C4C75" w14:textId="77777777" w:rsidR="00701C0F" w:rsidRPr="00764E6C" w:rsidRDefault="00701C0F" w:rsidP="00CE4657">
            <w:pPr>
              <w:rPr>
                <w:strike/>
              </w:rPr>
            </w:pPr>
            <w:r w:rsidRPr="00764E6C">
              <w:rPr>
                <w:strike/>
              </w:rPr>
              <w:t xml:space="preserve">0x00: </w:t>
            </w:r>
            <w:r w:rsidRPr="00764E6C">
              <w:rPr>
                <w:rFonts w:hint="eastAsia"/>
                <w:strike/>
              </w:rPr>
              <w:t>无充电桩</w:t>
            </w:r>
          </w:p>
          <w:p w14:paraId="7D2584DD" w14:textId="0E7E2E62" w:rsidR="00701C0F" w:rsidRPr="00764E6C" w:rsidRDefault="00701C0F" w:rsidP="00CE4657">
            <w:pPr>
              <w:rPr>
                <w:strike/>
              </w:rPr>
            </w:pPr>
            <w:r w:rsidRPr="00764E6C">
              <w:rPr>
                <w:strike/>
              </w:rPr>
              <w:t xml:space="preserve">Others: </w:t>
            </w:r>
            <w:r w:rsidRPr="00764E6C">
              <w:rPr>
                <w:rFonts w:hint="eastAsia"/>
                <w:strike/>
              </w:rPr>
              <w:t>无效</w:t>
            </w:r>
          </w:p>
        </w:tc>
      </w:tr>
      <w:tr w:rsidR="00701C0F" w:rsidRPr="00AA699A" w14:paraId="19BC56BC" w14:textId="77777777" w:rsidTr="00DE2D9B">
        <w:tc>
          <w:tcPr>
            <w:tcW w:w="1696" w:type="dxa"/>
          </w:tcPr>
          <w:p w14:paraId="5E94BD70" w14:textId="628D21D3" w:rsidR="00701C0F" w:rsidRPr="00764E6C" w:rsidRDefault="00701C0F">
            <w:pPr>
              <w:rPr>
                <w:strike/>
              </w:rPr>
            </w:pPr>
            <w:r w:rsidRPr="00764E6C">
              <w:rPr>
                <w:strike/>
              </w:rPr>
              <w:t>0x0F4E</w:t>
            </w:r>
          </w:p>
        </w:tc>
        <w:tc>
          <w:tcPr>
            <w:tcW w:w="1560" w:type="dxa"/>
          </w:tcPr>
          <w:p w14:paraId="0B3454E5" w14:textId="2AC543F5" w:rsidR="00701C0F" w:rsidRPr="00764E6C" w:rsidRDefault="00701C0F" w:rsidP="00701C0F">
            <w:pPr>
              <w:rPr>
                <w:strike/>
              </w:rPr>
            </w:pPr>
            <w:r w:rsidRPr="00764E6C">
              <w:rPr>
                <w:strike/>
              </w:rPr>
              <w:t>M14A MCU</w:t>
            </w:r>
            <w:r w:rsidRPr="00764E6C">
              <w:rPr>
                <w:rFonts w:hint="eastAsia"/>
                <w:strike/>
              </w:rPr>
              <w:t>升级标志位</w:t>
            </w:r>
          </w:p>
        </w:tc>
        <w:tc>
          <w:tcPr>
            <w:tcW w:w="2239" w:type="dxa"/>
          </w:tcPr>
          <w:p w14:paraId="71A99B8C" w14:textId="0A3ACE6A" w:rsidR="00701C0F" w:rsidRPr="00764E6C" w:rsidRDefault="00701C0F" w:rsidP="00701C0F">
            <w:pPr>
              <w:rPr>
                <w:strike/>
              </w:rPr>
            </w:pPr>
            <w:r w:rsidRPr="00764E6C">
              <w:rPr>
                <w:strike/>
              </w:rPr>
              <w:t>RW</w:t>
            </w:r>
          </w:p>
        </w:tc>
        <w:tc>
          <w:tcPr>
            <w:tcW w:w="4139" w:type="dxa"/>
          </w:tcPr>
          <w:p w14:paraId="12C13935" w14:textId="0D0D6BD6" w:rsidR="00701C0F" w:rsidRPr="00764E6C" w:rsidRDefault="00701C0F" w:rsidP="00701C0F">
            <w:pPr>
              <w:rPr>
                <w:strike/>
              </w:rPr>
            </w:pPr>
            <w:r w:rsidRPr="00764E6C">
              <w:rPr>
                <w:strike/>
              </w:rPr>
              <w:t>M14A MCU</w:t>
            </w:r>
            <w:r w:rsidRPr="00764E6C">
              <w:rPr>
                <w:rFonts w:hint="eastAsia"/>
                <w:strike/>
              </w:rPr>
              <w:t>升级中</w:t>
            </w:r>
          </w:p>
        </w:tc>
      </w:tr>
      <w:tr w:rsidR="00701C0F" w:rsidRPr="00AA699A" w14:paraId="573AAFF0" w14:textId="77777777" w:rsidTr="00DE2D9B">
        <w:tc>
          <w:tcPr>
            <w:tcW w:w="1696" w:type="dxa"/>
          </w:tcPr>
          <w:p w14:paraId="34C9997C" w14:textId="40B8D87F" w:rsidR="00701C0F" w:rsidRPr="004A30E4" w:rsidRDefault="00701C0F" w:rsidP="00701C0F">
            <w:pPr>
              <w:rPr>
                <w:strike/>
              </w:rPr>
            </w:pPr>
            <w:r w:rsidRPr="004A30E4">
              <w:rPr>
                <w:strike/>
              </w:rPr>
              <w:t>0x0F4F</w:t>
            </w:r>
          </w:p>
        </w:tc>
        <w:tc>
          <w:tcPr>
            <w:tcW w:w="1560" w:type="dxa"/>
          </w:tcPr>
          <w:p w14:paraId="35120144" w14:textId="5C7B7EF6" w:rsidR="00701C0F" w:rsidRPr="004A30E4" w:rsidRDefault="00701C0F">
            <w:pPr>
              <w:rPr>
                <w:strike/>
              </w:rPr>
            </w:pPr>
            <w:r w:rsidRPr="00764E6C">
              <w:rPr>
                <w:strike/>
              </w:rPr>
              <w:t xml:space="preserve">M14A </w:t>
            </w:r>
            <w:r w:rsidRPr="00764E6C">
              <w:rPr>
                <w:rFonts w:hint="eastAsia"/>
                <w:strike/>
              </w:rPr>
              <w:t>采集棒升级标志位</w:t>
            </w:r>
          </w:p>
        </w:tc>
        <w:tc>
          <w:tcPr>
            <w:tcW w:w="2239" w:type="dxa"/>
          </w:tcPr>
          <w:p w14:paraId="0EC751AB" w14:textId="32A1D289" w:rsidR="00701C0F" w:rsidRPr="004A30E4" w:rsidRDefault="00701C0F" w:rsidP="00701C0F">
            <w:pPr>
              <w:rPr>
                <w:strike/>
              </w:rPr>
            </w:pPr>
            <w:r w:rsidRPr="00764E6C">
              <w:rPr>
                <w:strike/>
              </w:rPr>
              <w:t>RW</w:t>
            </w:r>
          </w:p>
        </w:tc>
        <w:tc>
          <w:tcPr>
            <w:tcW w:w="4139" w:type="dxa"/>
          </w:tcPr>
          <w:p w14:paraId="0F94B6EF" w14:textId="654442B2" w:rsidR="00701C0F" w:rsidRPr="004A30E4" w:rsidRDefault="00701C0F" w:rsidP="00701C0F">
            <w:pPr>
              <w:rPr>
                <w:strike/>
              </w:rPr>
            </w:pPr>
            <w:r w:rsidRPr="00764E6C">
              <w:rPr>
                <w:strike/>
              </w:rPr>
              <w:t xml:space="preserve">M14A </w:t>
            </w:r>
            <w:r w:rsidRPr="00764E6C">
              <w:rPr>
                <w:rFonts w:hint="eastAsia"/>
                <w:strike/>
              </w:rPr>
              <w:t>采集棒升级中</w:t>
            </w:r>
          </w:p>
        </w:tc>
      </w:tr>
      <w:tr w:rsidR="00546034" w:rsidRPr="00AA699A" w14:paraId="7F64B456" w14:textId="77777777" w:rsidTr="00DE2D9B">
        <w:tc>
          <w:tcPr>
            <w:tcW w:w="1696" w:type="dxa"/>
          </w:tcPr>
          <w:p w14:paraId="5BC72570" w14:textId="42A88D06" w:rsidR="00546034" w:rsidRPr="003A670D" w:rsidRDefault="00546034" w:rsidP="00CE4657">
            <w:r w:rsidRPr="003A670D">
              <w:t>0x0F50</w:t>
            </w:r>
          </w:p>
        </w:tc>
        <w:tc>
          <w:tcPr>
            <w:tcW w:w="1560" w:type="dxa"/>
          </w:tcPr>
          <w:p w14:paraId="01F41687" w14:textId="14D586F3" w:rsidR="00546034" w:rsidRPr="003A670D" w:rsidRDefault="00546034" w:rsidP="00CE4657">
            <w:r w:rsidRPr="003A670D">
              <w:rPr>
                <w:rFonts w:hint="eastAsia"/>
              </w:rPr>
              <w:t>采集棒</w:t>
            </w:r>
            <w:r w:rsidRPr="003A670D">
              <w:t>Modbus</w:t>
            </w:r>
            <w:r w:rsidRPr="003A670D">
              <w:rPr>
                <w:rFonts w:hint="eastAsia"/>
              </w:rPr>
              <w:t>功能开关</w:t>
            </w:r>
          </w:p>
        </w:tc>
        <w:tc>
          <w:tcPr>
            <w:tcW w:w="2239" w:type="dxa"/>
          </w:tcPr>
          <w:p w14:paraId="0C10EE8C" w14:textId="4B8BFF4F" w:rsidR="00546034" w:rsidRPr="003A670D" w:rsidRDefault="00546034" w:rsidP="00CE4657">
            <w:r w:rsidRPr="003A670D">
              <w:t>RW</w:t>
            </w:r>
          </w:p>
        </w:tc>
        <w:tc>
          <w:tcPr>
            <w:tcW w:w="4139" w:type="dxa"/>
          </w:tcPr>
          <w:p w14:paraId="050EF664" w14:textId="77777777" w:rsidR="00546034" w:rsidRPr="003A670D" w:rsidRDefault="00546034" w:rsidP="00CE4657">
            <w:r w:rsidRPr="003A670D">
              <w:t>0x00:</w:t>
            </w:r>
            <w:r w:rsidRPr="003A670D">
              <w:rPr>
                <w:rFonts w:hint="eastAsia"/>
              </w:rPr>
              <w:t>关闭</w:t>
            </w:r>
          </w:p>
          <w:p w14:paraId="0E061C64" w14:textId="77777777" w:rsidR="00546034" w:rsidRPr="003A670D" w:rsidRDefault="00546034" w:rsidP="00CE4657">
            <w:r w:rsidRPr="003A670D">
              <w:t>0x01:</w:t>
            </w:r>
            <w:r w:rsidRPr="003A670D">
              <w:rPr>
                <w:rFonts w:hint="eastAsia"/>
              </w:rPr>
              <w:t>开启</w:t>
            </w:r>
          </w:p>
          <w:p w14:paraId="009C1881" w14:textId="0CC51EAA" w:rsidR="00546034" w:rsidRPr="003A670D" w:rsidRDefault="00546034" w:rsidP="00CE4657">
            <w:r w:rsidRPr="003A670D">
              <w:t>Others:</w:t>
            </w:r>
            <w:r w:rsidRPr="003A670D">
              <w:rPr>
                <w:rFonts w:hint="eastAsia"/>
              </w:rPr>
              <w:t>无效</w:t>
            </w:r>
          </w:p>
        </w:tc>
      </w:tr>
      <w:tr w:rsidR="003D1692" w:rsidRPr="00AA699A" w14:paraId="412C1778" w14:textId="77777777" w:rsidTr="00DE2D9B">
        <w:tc>
          <w:tcPr>
            <w:tcW w:w="1696" w:type="dxa"/>
          </w:tcPr>
          <w:p w14:paraId="25318877" w14:textId="1D1B349D" w:rsidR="003D1692" w:rsidRPr="00764E6C" w:rsidRDefault="003D1692" w:rsidP="00CE4657">
            <w:r w:rsidRPr="00764E6C">
              <w:t>0x0F51</w:t>
            </w:r>
          </w:p>
        </w:tc>
        <w:tc>
          <w:tcPr>
            <w:tcW w:w="1560" w:type="dxa"/>
          </w:tcPr>
          <w:p w14:paraId="784D029C" w14:textId="0E56A87E" w:rsidR="003D1692" w:rsidRPr="00764E6C" w:rsidRDefault="008D27E7" w:rsidP="00CE4657">
            <w:r>
              <w:rPr>
                <w:rFonts w:hint="eastAsia"/>
              </w:rPr>
              <w:t>M</w:t>
            </w:r>
            <w:r>
              <w:t>14A</w:t>
            </w:r>
            <w:r w:rsidR="003D1692" w:rsidRPr="00764E6C">
              <w:rPr>
                <w:rFonts w:hint="eastAsia"/>
              </w:rPr>
              <w:t>通讯状态</w:t>
            </w:r>
          </w:p>
        </w:tc>
        <w:tc>
          <w:tcPr>
            <w:tcW w:w="2239" w:type="dxa"/>
          </w:tcPr>
          <w:p w14:paraId="3D6A2284" w14:textId="3EF681B1" w:rsidR="003D1692" w:rsidRPr="00764E6C" w:rsidRDefault="003D1692" w:rsidP="00CE4657">
            <w:r w:rsidRPr="00764E6C">
              <w:t>RO</w:t>
            </w:r>
          </w:p>
        </w:tc>
        <w:tc>
          <w:tcPr>
            <w:tcW w:w="4139" w:type="dxa"/>
          </w:tcPr>
          <w:p w14:paraId="63964323" w14:textId="2D8A977B" w:rsidR="003D1692" w:rsidRPr="00764E6C" w:rsidRDefault="003D1692" w:rsidP="00CE4657">
            <w:r w:rsidRPr="00764E6C">
              <w:t>0x00:</w:t>
            </w:r>
            <w:r w:rsidRPr="00764E6C">
              <w:rPr>
                <w:rFonts w:hint="eastAsia"/>
              </w:rPr>
              <w:t>当前</w:t>
            </w:r>
            <w:r w:rsidR="008D27E7">
              <w:t>M14A</w:t>
            </w:r>
            <w:r w:rsidR="008D27E7" w:rsidRPr="00764E6C">
              <w:t xml:space="preserve"> </w:t>
            </w:r>
            <w:r w:rsidRPr="00764E6C">
              <w:rPr>
                <w:rFonts w:hint="eastAsia"/>
              </w:rPr>
              <w:t>通讯异常</w:t>
            </w:r>
          </w:p>
          <w:p w14:paraId="2BBB07EF" w14:textId="38E21BE1" w:rsidR="003D1692" w:rsidRPr="00764E6C" w:rsidRDefault="003D1692">
            <w:r w:rsidRPr="00764E6C">
              <w:t>0x01:</w:t>
            </w:r>
            <w:r w:rsidRPr="00764E6C">
              <w:rPr>
                <w:rFonts w:hint="eastAsia"/>
              </w:rPr>
              <w:t>当前</w:t>
            </w:r>
            <w:r w:rsidR="008D27E7">
              <w:t>M14A</w:t>
            </w:r>
            <w:r w:rsidR="008D27E7" w:rsidRPr="00764E6C">
              <w:t xml:space="preserve"> </w:t>
            </w:r>
            <w:r w:rsidRPr="00764E6C">
              <w:rPr>
                <w:rFonts w:hint="eastAsia"/>
              </w:rPr>
              <w:t>通讯正常</w:t>
            </w:r>
          </w:p>
        </w:tc>
      </w:tr>
      <w:tr w:rsidR="003A670D" w:rsidRPr="00AA699A" w14:paraId="125CC522" w14:textId="77777777" w:rsidTr="00DE2D9B">
        <w:tc>
          <w:tcPr>
            <w:tcW w:w="1696" w:type="dxa"/>
          </w:tcPr>
          <w:p w14:paraId="739C1AA6" w14:textId="3CE9A4B7" w:rsidR="003A670D" w:rsidRDefault="003A670D" w:rsidP="00CE4657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</w:t>
            </w:r>
            <w:r>
              <w:rPr>
                <w:highlight w:val="yellow"/>
              </w:rPr>
              <w:t>x0F52~0x0F53</w:t>
            </w:r>
          </w:p>
        </w:tc>
        <w:tc>
          <w:tcPr>
            <w:tcW w:w="1560" w:type="dxa"/>
          </w:tcPr>
          <w:p w14:paraId="46B73609" w14:textId="40F48EF7" w:rsidR="003A670D" w:rsidRDefault="003A670D" w:rsidP="00CE4657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采集棒</w:t>
            </w:r>
            <w:r>
              <w:rPr>
                <w:rFonts w:hint="eastAsia"/>
                <w:highlight w:val="yellow"/>
              </w:rPr>
              <w:t xml:space="preserve"> IP</w:t>
            </w:r>
            <w:r>
              <w:rPr>
                <w:rFonts w:hint="eastAsia"/>
                <w:highlight w:val="yellow"/>
              </w:rPr>
              <w:t>地址</w:t>
            </w:r>
          </w:p>
        </w:tc>
        <w:tc>
          <w:tcPr>
            <w:tcW w:w="2239" w:type="dxa"/>
          </w:tcPr>
          <w:p w14:paraId="7DA0C81D" w14:textId="11FF9F79" w:rsidR="003A670D" w:rsidRDefault="003A670D" w:rsidP="00CE4657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RW</w:t>
            </w:r>
          </w:p>
        </w:tc>
        <w:tc>
          <w:tcPr>
            <w:tcW w:w="4139" w:type="dxa"/>
          </w:tcPr>
          <w:p w14:paraId="41C3115A" w14:textId="77777777" w:rsidR="003A670D" w:rsidRDefault="003A670D" w:rsidP="00CE4657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U</w:t>
            </w:r>
            <w:r>
              <w:rPr>
                <w:highlight w:val="yellow"/>
              </w:rPr>
              <w:t>32</w:t>
            </w:r>
            <w:r>
              <w:rPr>
                <w:rFonts w:hint="eastAsia"/>
                <w:highlight w:val="yellow"/>
              </w:rPr>
              <w:t>类型，从高到低四个字节</w:t>
            </w:r>
            <w:r>
              <w:rPr>
                <w:rFonts w:hint="eastAsia"/>
                <w:highlight w:val="yellow"/>
              </w:rPr>
              <w:t>A</w:t>
            </w:r>
            <w:r>
              <w:rPr>
                <w:highlight w:val="yellow"/>
              </w:rPr>
              <w:t>BCD,</w:t>
            </w:r>
            <w:r>
              <w:rPr>
                <w:rFonts w:hint="eastAsia"/>
                <w:highlight w:val="yellow"/>
              </w:rPr>
              <w:t>表示</w:t>
            </w:r>
          </w:p>
          <w:p w14:paraId="1C2A005E" w14:textId="7956AF37" w:rsidR="003A670D" w:rsidRDefault="003A670D" w:rsidP="00CE4657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A</w:t>
            </w:r>
            <w:r>
              <w:rPr>
                <w:highlight w:val="yellow"/>
              </w:rPr>
              <w:t>.B.C.D</w:t>
            </w:r>
          </w:p>
        </w:tc>
      </w:tr>
      <w:tr w:rsidR="00CE4657" w:rsidRPr="00AA699A" w14:paraId="34FB382F" w14:textId="77777777" w:rsidTr="00DE2D9B">
        <w:tc>
          <w:tcPr>
            <w:tcW w:w="1696" w:type="dxa"/>
          </w:tcPr>
          <w:p w14:paraId="1EEDEC72" w14:textId="54B379BA" w:rsidR="00CE4657" w:rsidRPr="00852D55" w:rsidRDefault="00CE4657">
            <w:r w:rsidRPr="00852D55">
              <w:t>0x0F</w:t>
            </w:r>
            <w:r w:rsidR="00AE1B60">
              <w:t>5</w:t>
            </w:r>
            <w:ins w:id="477" w:author="Pylon" w:date="2026-05-18T11:08:00Z">
              <w:r w:rsidR="003F2C87">
                <w:t>4</w:t>
              </w:r>
            </w:ins>
            <w:del w:id="478" w:author="Pylon" w:date="2026-05-18T10:37:00Z">
              <w:r w:rsidR="003A670D" w:rsidDel="00E45AFE">
                <w:delText>4</w:delText>
              </w:r>
            </w:del>
            <w:r w:rsidRPr="00852D55">
              <w:t>~0x0F7F</w:t>
            </w:r>
          </w:p>
        </w:tc>
        <w:tc>
          <w:tcPr>
            <w:tcW w:w="1560" w:type="dxa"/>
          </w:tcPr>
          <w:p w14:paraId="28949E11" w14:textId="750F77CA" w:rsidR="00CE4657" w:rsidRPr="00852D55" w:rsidRDefault="00CE4657" w:rsidP="00CE4657">
            <w:r w:rsidRPr="00852D55">
              <w:t xml:space="preserve">Reserve </w:t>
            </w:r>
            <w:r w:rsidRPr="00852D55">
              <w:rPr>
                <w:rFonts w:hint="eastAsia"/>
              </w:rPr>
              <w:t>保留</w:t>
            </w:r>
          </w:p>
        </w:tc>
        <w:tc>
          <w:tcPr>
            <w:tcW w:w="2239" w:type="dxa"/>
          </w:tcPr>
          <w:p w14:paraId="6880C50B" w14:textId="77777777" w:rsidR="00CE4657" w:rsidRPr="00852D55" w:rsidRDefault="00CE4657" w:rsidP="00CE4657"/>
        </w:tc>
        <w:tc>
          <w:tcPr>
            <w:tcW w:w="4139" w:type="dxa"/>
          </w:tcPr>
          <w:p w14:paraId="2F143327" w14:textId="77777777" w:rsidR="00CE4657" w:rsidRPr="00852D55" w:rsidRDefault="00CE4657" w:rsidP="00CE4657"/>
        </w:tc>
      </w:tr>
    </w:tbl>
    <w:p w14:paraId="1E978B6C" w14:textId="7F4F90B8" w:rsidR="003A14EE" w:rsidRPr="001A08CE" w:rsidRDefault="003A14EE" w:rsidP="003A14EE">
      <w:pPr>
        <w:pStyle w:val="3"/>
        <w:numPr>
          <w:ilvl w:val="1"/>
          <w:numId w:val="20"/>
        </w:numPr>
        <w:rPr>
          <w:rPrChange w:id="479" w:author="Pylon" w:date="2026-06-01T11:42:00Z">
            <w:rPr>
              <w:highlight w:val="yellow"/>
            </w:rPr>
          </w:rPrChange>
        </w:rPr>
      </w:pPr>
      <w:bookmarkStart w:id="480" w:name="_Toc204328309"/>
      <w:r w:rsidRPr="001A08CE">
        <w:rPr>
          <w:sz w:val="22"/>
          <w:rPrChange w:id="481" w:author="Pylon" w:date="2026-06-01T11:42:00Z">
            <w:rPr>
              <w:sz w:val="22"/>
              <w:highlight w:val="yellow"/>
            </w:rPr>
          </w:rPrChange>
        </w:rPr>
        <w:t xml:space="preserve">Common Settings </w:t>
      </w:r>
      <w:r w:rsidRPr="001A08CE">
        <w:rPr>
          <w:rFonts w:hint="eastAsia"/>
          <w:sz w:val="22"/>
          <w:rPrChange w:id="482" w:author="Pylon" w:date="2026-06-01T11:42:00Z">
            <w:rPr>
              <w:rFonts w:hint="eastAsia"/>
              <w:sz w:val="22"/>
              <w:highlight w:val="yellow"/>
            </w:rPr>
          </w:rPrChange>
        </w:rPr>
        <w:t>公共配置</w:t>
      </w:r>
      <w:bookmarkEnd w:id="480"/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239"/>
        <w:gridCol w:w="4139"/>
      </w:tblGrid>
      <w:tr w:rsidR="003A14EE" w:rsidRPr="00AA699A" w14:paraId="1E50FF19" w14:textId="77777777" w:rsidTr="003A14EE"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5FB2C962" w14:textId="77777777" w:rsidR="003A14EE" w:rsidRPr="00AA699A" w:rsidRDefault="003A14EE" w:rsidP="003A14EE">
            <w:pPr>
              <w:jc w:val="center"/>
            </w:pPr>
            <w:r w:rsidRPr="00AA699A">
              <w:t xml:space="preserve">Register </w:t>
            </w:r>
          </w:p>
          <w:p w14:paraId="68E4981B" w14:textId="77777777" w:rsidR="003A14EE" w:rsidRPr="00AA699A" w:rsidRDefault="003A14EE" w:rsidP="003A14EE">
            <w:pPr>
              <w:jc w:val="center"/>
            </w:pPr>
            <w:r w:rsidRPr="00AA699A">
              <w:rPr>
                <w:rFonts w:hint="eastAsia"/>
              </w:rPr>
              <w:t>寄存器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24AC260B" w14:textId="77777777" w:rsidR="003A14EE" w:rsidRPr="00AA699A" w:rsidRDefault="003A14EE" w:rsidP="003A14EE">
            <w:pPr>
              <w:jc w:val="center"/>
            </w:pPr>
            <w:r w:rsidRPr="00AA699A">
              <w:t xml:space="preserve">Content </w:t>
            </w:r>
            <w:r w:rsidRPr="00AA699A">
              <w:rPr>
                <w:rFonts w:hint="eastAsia"/>
              </w:rPr>
              <w:t>内容</w:t>
            </w:r>
          </w:p>
        </w:tc>
        <w:tc>
          <w:tcPr>
            <w:tcW w:w="2239" w:type="dxa"/>
            <w:shd w:val="clear" w:color="auto" w:fill="BFBFBF" w:themeFill="background1" w:themeFillShade="BF"/>
            <w:vAlign w:val="center"/>
          </w:tcPr>
          <w:p w14:paraId="7B3C2C7D" w14:textId="77777777" w:rsidR="003A14EE" w:rsidRPr="00AA699A" w:rsidRDefault="003A14EE" w:rsidP="003A14EE">
            <w:pPr>
              <w:jc w:val="center"/>
            </w:pPr>
            <w:r w:rsidRPr="00AA699A">
              <w:t xml:space="preserve">Detail </w:t>
            </w:r>
          </w:p>
          <w:p w14:paraId="4E83B5F7" w14:textId="77777777" w:rsidR="003A14EE" w:rsidRPr="00AA699A" w:rsidRDefault="003A14EE" w:rsidP="003A14EE">
            <w:pPr>
              <w:jc w:val="center"/>
            </w:pPr>
            <w:r w:rsidRPr="00AA699A">
              <w:rPr>
                <w:rFonts w:hint="eastAsia"/>
              </w:rPr>
              <w:t>说明</w:t>
            </w:r>
          </w:p>
        </w:tc>
        <w:tc>
          <w:tcPr>
            <w:tcW w:w="4139" w:type="dxa"/>
            <w:shd w:val="clear" w:color="auto" w:fill="BFBFBF" w:themeFill="background1" w:themeFillShade="BF"/>
            <w:vAlign w:val="center"/>
          </w:tcPr>
          <w:p w14:paraId="2DE896A1" w14:textId="77777777" w:rsidR="003A14EE" w:rsidRPr="00AA699A" w:rsidRDefault="003A14EE" w:rsidP="003A14EE">
            <w:pPr>
              <w:jc w:val="center"/>
            </w:pPr>
            <w:r w:rsidRPr="00AA699A">
              <w:t>Remark</w:t>
            </w:r>
          </w:p>
          <w:p w14:paraId="4EE7666B" w14:textId="77777777" w:rsidR="003A14EE" w:rsidRPr="00AA699A" w:rsidRDefault="003A14EE" w:rsidP="003A14EE">
            <w:pPr>
              <w:jc w:val="center"/>
            </w:pPr>
            <w:r w:rsidRPr="00AA699A">
              <w:rPr>
                <w:rFonts w:hint="eastAsia"/>
              </w:rPr>
              <w:t>备注</w:t>
            </w:r>
          </w:p>
        </w:tc>
      </w:tr>
      <w:tr w:rsidR="003A14EE" w:rsidRPr="00AA699A" w14:paraId="1DA38764" w14:textId="77777777" w:rsidTr="003A14EE">
        <w:tc>
          <w:tcPr>
            <w:tcW w:w="1696" w:type="dxa"/>
            <w:vAlign w:val="center"/>
          </w:tcPr>
          <w:p w14:paraId="24572EF6" w14:textId="419D9248" w:rsidR="003A14EE" w:rsidRPr="00AA699A" w:rsidRDefault="003A14EE" w:rsidP="003A14EE">
            <w:r w:rsidRPr="00AA699A">
              <w:t>0x0</w:t>
            </w:r>
            <w:r>
              <w:t>0</w:t>
            </w:r>
            <w:r w:rsidRPr="00AA699A">
              <w:t>00</w:t>
            </w:r>
          </w:p>
        </w:tc>
        <w:tc>
          <w:tcPr>
            <w:tcW w:w="1560" w:type="dxa"/>
          </w:tcPr>
          <w:p w14:paraId="3FB154C8" w14:textId="172DAEC6" w:rsidR="003A14EE" w:rsidRPr="00AA699A" w:rsidRDefault="003A14EE" w:rsidP="003A14EE">
            <w:r w:rsidRPr="003A14EE">
              <w:rPr>
                <w:rFonts w:hint="eastAsia"/>
              </w:rPr>
              <w:t>1K</w:t>
            </w:r>
            <w:r w:rsidRPr="003A14EE">
              <w:rPr>
                <w:rFonts w:hint="eastAsia"/>
              </w:rPr>
              <w:t>文件传输功能开关</w:t>
            </w:r>
          </w:p>
        </w:tc>
        <w:tc>
          <w:tcPr>
            <w:tcW w:w="2239" w:type="dxa"/>
          </w:tcPr>
          <w:p w14:paraId="523F2E7E" w14:textId="77777777" w:rsidR="003A14EE" w:rsidRDefault="003A14EE" w:rsidP="003A14EE">
            <w:r>
              <w:rPr>
                <w:rFonts w:hint="eastAsia"/>
              </w:rPr>
              <w:t>文件传输时单包传输长度设置</w:t>
            </w:r>
          </w:p>
          <w:p w14:paraId="110E4617" w14:textId="341A416B" w:rsidR="003A14EE" w:rsidRPr="00D90A10" w:rsidRDefault="003A14EE" w:rsidP="003A14EE">
            <w:pPr>
              <w:rPr>
                <w:sz w:val="15"/>
                <w:szCs w:val="15"/>
              </w:rPr>
            </w:pPr>
            <w:r w:rsidRPr="00D90A10">
              <w:rPr>
                <w:rFonts w:hint="eastAsia"/>
                <w:color w:val="FF0000"/>
                <w:sz w:val="15"/>
                <w:szCs w:val="15"/>
              </w:rPr>
              <w:t>（目前只应用于文件导出）</w:t>
            </w:r>
          </w:p>
        </w:tc>
        <w:tc>
          <w:tcPr>
            <w:tcW w:w="4139" w:type="dxa"/>
          </w:tcPr>
          <w:p w14:paraId="6BA39421" w14:textId="42DC9032" w:rsidR="003A14EE" w:rsidRPr="00D90A10" w:rsidRDefault="003A14EE" w:rsidP="003A14EE">
            <w:pPr>
              <w:rPr>
                <w:sz w:val="18"/>
                <w:szCs w:val="18"/>
              </w:rPr>
            </w:pPr>
            <w:r w:rsidRPr="00D90A10">
              <w:rPr>
                <w:sz w:val="18"/>
                <w:szCs w:val="18"/>
              </w:rPr>
              <w:t>0x0000</w:t>
            </w:r>
            <w:r w:rsidRPr="00D90A10">
              <w:rPr>
                <w:rFonts w:hint="eastAsia"/>
                <w:sz w:val="18"/>
                <w:szCs w:val="18"/>
              </w:rPr>
              <w:t>：默认，</w:t>
            </w:r>
            <w:r w:rsidR="00B44104" w:rsidRPr="00D90A10">
              <w:rPr>
                <w:rFonts w:hint="eastAsia"/>
                <w:sz w:val="18"/>
                <w:szCs w:val="18"/>
              </w:rPr>
              <w:t>每次传输</w:t>
            </w:r>
            <w:r w:rsidRPr="00D90A10">
              <w:rPr>
                <w:sz w:val="18"/>
                <w:szCs w:val="18"/>
              </w:rPr>
              <w:t>128 B</w:t>
            </w:r>
            <w:r w:rsidR="00B44104" w:rsidRPr="00D90A10">
              <w:rPr>
                <w:sz w:val="18"/>
                <w:szCs w:val="18"/>
              </w:rPr>
              <w:t xml:space="preserve">ytes </w:t>
            </w:r>
            <w:r w:rsidR="00B44104" w:rsidRPr="00D90A10">
              <w:rPr>
                <w:rFonts w:hint="eastAsia"/>
                <w:sz w:val="18"/>
                <w:szCs w:val="18"/>
              </w:rPr>
              <w:t>文件内容</w:t>
            </w:r>
            <w:r w:rsidRPr="00D90A10">
              <w:rPr>
                <w:sz w:val="18"/>
                <w:szCs w:val="18"/>
              </w:rPr>
              <w:t xml:space="preserve"> </w:t>
            </w:r>
          </w:p>
          <w:p w14:paraId="7D76A388" w14:textId="335310BE" w:rsidR="003A14EE" w:rsidRPr="00D90A10" w:rsidRDefault="003A14EE" w:rsidP="003A14EE">
            <w:pPr>
              <w:rPr>
                <w:sz w:val="18"/>
                <w:szCs w:val="18"/>
              </w:rPr>
            </w:pPr>
            <w:r w:rsidRPr="00D90A10">
              <w:rPr>
                <w:sz w:val="18"/>
                <w:szCs w:val="18"/>
              </w:rPr>
              <w:t>0x0001</w:t>
            </w:r>
            <w:r w:rsidRPr="00D90A10">
              <w:rPr>
                <w:rFonts w:hint="eastAsia"/>
                <w:sz w:val="18"/>
                <w:szCs w:val="18"/>
              </w:rPr>
              <w:t>：</w:t>
            </w:r>
            <w:r w:rsidR="00B44104" w:rsidRPr="00D90A10">
              <w:rPr>
                <w:rFonts w:hint="eastAsia"/>
                <w:sz w:val="18"/>
                <w:szCs w:val="18"/>
              </w:rPr>
              <w:t>每次传输</w:t>
            </w:r>
            <w:r w:rsidR="00B44104" w:rsidRPr="00D90A10">
              <w:rPr>
                <w:sz w:val="18"/>
                <w:szCs w:val="18"/>
              </w:rPr>
              <w:t xml:space="preserve">1024 Bytes </w:t>
            </w:r>
            <w:r w:rsidR="00B44104" w:rsidRPr="00D90A10">
              <w:rPr>
                <w:rFonts w:hint="eastAsia"/>
                <w:sz w:val="18"/>
                <w:szCs w:val="18"/>
              </w:rPr>
              <w:t>文件内容</w:t>
            </w:r>
            <w:r w:rsidR="00B44104">
              <w:rPr>
                <w:rFonts w:hint="eastAsia"/>
                <w:sz w:val="18"/>
                <w:szCs w:val="18"/>
              </w:rPr>
              <w:t xml:space="preserve"> </w:t>
            </w:r>
            <w:r w:rsidR="00B44104" w:rsidRPr="00D90A10">
              <w:rPr>
                <w:color w:val="FF0000"/>
                <w:sz w:val="18"/>
                <w:szCs w:val="18"/>
              </w:rPr>
              <w:t>*</w:t>
            </w:r>
            <w:r w:rsidR="00B44104">
              <w:rPr>
                <w:color w:val="FF0000"/>
                <w:sz w:val="18"/>
                <w:szCs w:val="18"/>
              </w:rPr>
              <w:t>1</w:t>
            </w:r>
          </w:p>
          <w:p w14:paraId="4B6C87D3" w14:textId="77777777" w:rsidR="003A14EE" w:rsidRPr="00AA699A" w:rsidRDefault="003A14EE" w:rsidP="003A14EE">
            <w:r w:rsidRPr="00D90A10">
              <w:rPr>
                <w:sz w:val="18"/>
                <w:szCs w:val="18"/>
              </w:rPr>
              <w:t>others</w:t>
            </w:r>
            <w:r w:rsidRPr="00D90A10">
              <w:rPr>
                <w:rFonts w:hint="eastAsia"/>
                <w:sz w:val="18"/>
                <w:szCs w:val="18"/>
              </w:rPr>
              <w:t>：无效</w:t>
            </w:r>
          </w:p>
        </w:tc>
      </w:tr>
      <w:tr w:rsidR="003A14EE" w:rsidRPr="00AA699A" w14:paraId="459CEBE8" w14:textId="77777777" w:rsidTr="003A14EE">
        <w:tc>
          <w:tcPr>
            <w:tcW w:w="1696" w:type="dxa"/>
            <w:vAlign w:val="center"/>
          </w:tcPr>
          <w:p w14:paraId="69502AE2" w14:textId="371E5B73" w:rsidR="003A14EE" w:rsidRPr="00AA699A" w:rsidRDefault="003A14EE" w:rsidP="003A14EE">
            <w:r>
              <w:rPr>
                <w:rFonts w:hint="eastAsia"/>
              </w:rPr>
              <w:t>0x</w:t>
            </w:r>
            <w:r>
              <w:t>002A</w:t>
            </w:r>
          </w:p>
        </w:tc>
        <w:tc>
          <w:tcPr>
            <w:tcW w:w="1560" w:type="dxa"/>
          </w:tcPr>
          <w:p w14:paraId="438A1FDB" w14:textId="2E648E16" w:rsidR="003A14EE" w:rsidRPr="003A14EE" w:rsidRDefault="00BF6F00" w:rsidP="003A14EE">
            <w:r>
              <w:rPr>
                <w:rFonts w:hint="eastAsia"/>
              </w:rPr>
              <w:t>读文件</w:t>
            </w:r>
            <w:r w:rsidR="003A14EE">
              <w:rPr>
                <w:rFonts w:hint="eastAsia"/>
              </w:rPr>
              <w:t>编号</w:t>
            </w:r>
          </w:p>
        </w:tc>
        <w:tc>
          <w:tcPr>
            <w:tcW w:w="2239" w:type="dxa"/>
          </w:tcPr>
          <w:p w14:paraId="24F4E2C9" w14:textId="671D90DA" w:rsidR="003A14EE" w:rsidRDefault="00BF6F00" w:rsidP="003A14EE">
            <w:r>
              <w:rPr>
                <w:rFonts w:hint="eastAsia"/>
              </w:rPr>
              <w:t>要读的文件编号</w:t>
            </w:r>
          </w:p>
        </w:tc>
        <w:tc>
          <w:tcPr>
            <w:tcW w:w="4139" w:type="dxa"/>
          </w:tcPr>
          <w:p w14:paraId="56CED60B" w14:textId="7D14CA87" w:rsidR="003A14EE" w:rsidRPr="00D90A10" w:rsidRDefault="002F0151" w:rsidP="003A14EE">
            <w:pPr>
              <w:rPr>
                <w:color w:val="00B0F0"/>
                <w:sz w:val="20"/>
                <w:szCs w:val="20"/>
              </w:rPr>
            </w:pPr>
            <w:r>
              <w:rPr>
                <w:rFonts w:hint="eastAsia"/>
              </w:rPr>
              <w:t>当前设备支持读取的文件可参考</w:t>
            </w:r>
            <w:r>
              <w:rPr>
                <w:rFonts w:hint="eastAsia"/>
              </w:rPr>
              <w:t xml:space="preserve"> </w:t>
            </w:r>
            <w:hyperlink w:anchor="OLE_LINK171" w:history="1">
              <w:r w:rsidRPr="00D90A10">
                <w:rPr>
                  <w:rStyle w:val="af0"/>
                  <w:rFonts w:hint="eastAsia"/>
                  <w:i/>
                  <w:sz w:val="20"/>
                  <w:szCs w:val="20"/>
                </w:rPr>
                <w:t>表</w:t>
              </w:r>
              <w:r w:rsidRPr="00D90A10">
                <w:rPr>
                  <w:rStyle w:val="af0"/>
                  <w:i/>
                  <w:sz w:val="20"/>
                  <w:szCs w:val="20"/>
                </w:rPr>
                <w:t>5-1</w:t>
              </w:r>
              <w:r w:rsidRPr="00D90A10">
                <w:rPr>
                  <w:rStyle w:val="af0"/>
                  <w:rFonts w:hint="eastAsia"/>
                  <w:i/>
                  <w:sz w:val="20"/>
                  <w:szCs w:val="20"/>
                </w:rPr>
                <w:t>故障录波</w:t>
              </w:r>
              <w:r w:rsidRPr="00D90A10">
                <w:rPr>
                  <w:rStyle w:val="af0"/>
                  <w:i/>
                  <w:sz w:val="20"/>
                  <w:szCs w:val="20"/>
                </w:rPr>
                <w:t xml:space="preserve"> </w:t>
              </w:r>
              <w:r w:rsidRPr="00D90A10">
                <w:rPr>
                  <w:rStyle w:val="af0"/>
                  <w:rFonts w:hint="eastAsia"/>
                  <w:i/>
                  <w:sz w:val="20"/>
                  <w:szCs w:val="20"/>
                </w:rPr>
                <w:t>文件号及存储机制</w:t>
              </w:r>
            </w:hyperlink>
          </w:p>
          <w:p w14:paraId="61AD04C5" w14:textId="0C4E12AF" w:rsidR="002F0151" w:rsidRDefault="002F0151" w:rsidP="003A14EE">
            <w:r>
              <w:rPr>
                <w:rFonts w:hint="eastAsia"/>
              </w:rPr>
              <w:t>另外文件头固定文件编号为</w:t>
            </w:r>
            <w:r>
              <w:rPr>
                <w:rFonts w:hint="eastAsia"/>
              </w:rPr>
              <w:t xml:space="preserve"> </w:t>
            </w:r>
            <w:r w:rsidRPr="00D90A10">
              <w:rPr>
                <w:color w:val="FF0000"/>
              </w:rPr>
              <w:t>0xFFFF</w:t>
            </w:r>
            <w:r w:rsidR="00751035">
              <w:rPr>
                <w:rFonts w:hint="eastAsia"/>
              </w:rPr>
              <w:t>。</w:t>
            </w:r>
          </w:p>
        </w:tc>
      </w:tr>
      <w:tr w:rsidR="00BF6F00" w:rsidRPr="00AA699A" w14:paraId="0A3288A2" w14:textId="77777777" w:rsidTr="003A14EE">
        <w:tc>
          <w:tcPr>
            <w:tcW w:w="1696" w:type="dxa"/>
            <w:vAlign w:val="center"/>
          </w:tcPr>
          <w:p w14:paraId="74D8353B" w14:textId="0BFC5B3B" w:rsidR="00BF6F00" w:rsidRDefault="00BF6F00" w:rsidP="003A14EE">
            <w:r>
              <w:rPr>
                <w:rFonts w:hint="eastAsia"/>
              </w:rPr>
              <w:t>0x</w:t>
            </w:r>
            <w:r>
              <w:t xml:space="preserve">002B - </w:t>
            </w:r>
            <w:r>
              <w:rPr>
                <w:rFonts w:hint="eastAsia"/>
              </w:rPr>
              <w:t>0x</w:t>
            </w:r>
            <w:r>
              <w:t>002C</w:t>
            </w:r>
          </w:p>
        </w:tc>
        <w:tc>
          <w:tcPr>
            <w:tcW w:w="1560" w:type="dxa"/>
          </w:tcPr>
          <w:p w14:paraId="257F14F7" w14:textId="278DCF34" w:rsidR="00BF6F00" w:rsidRDefault="00BF6F00" w:rsidP="003A14EE">
            <w:r>
              <w:rPr>
                <w:rFonts w:hint="eastAsia"/>
              </w:rPr>
              <w:t>读文件起始条数</w:t>
            </w:r>
          </w:p>
        </w:tc>
        <w:tc>
          <w:tcPr>
            <w:tcW w:w="2239" w:type="dxa"/>
          </w:tcPr>
          <w:p w14:paraId="17541D60" w14:textId="29349933" w:rsidR="00BF6F00" w:rsidRDefault="00BF6F00" w:rsidP="003A14EE">
            <w:r>
              <w:rPr>
                <w:rFonts w:hint="eastAsia"/>
              </w:rPr>
              <w:t>要读的起始条目号</w:t>
            </w:r>
          </w:p>
        </w:tc>
        <w:tc>
          <w:tcPr>
            <w:tcW w:w="4139" w:type="dxa"/>
          </w:tcPr>
          <w:p w14:paraId="10F7B6F5" w14:textId="77777777" w:rsidR="00BF6F00" w:rsidRDefault="00BF6F00" w:rsidP="003A14EE"/>
        </w:tc>
      </w:tr>
      <w:tr w:rsidR="00BF6F00" w:rsidRPr="00AA699A" w14:paraId="0FCD0D89" w14:textId="77777777" w:rsidTr="003A14EE">
        <w:tc>
          <w:tcPr>
            <w:tcW w:w="1696" w:type="dxa"/>
            <w:vAlign w:val="center"/>
          </w:tcPr>
          <w:p w14:paraId="60E3E014" w14:textId="457F8112" w:rsidR="00BF6F00" w:rsidRDefault="00BF6F00" w:rsidP="003A14EE">
            <w:r>
              <w:rPr>
                <w:rFonts w:hint="eastAsia"/>
              </w:rPr>
              <w:t>0x</w:t>
            </w:r>
            <w:r>
              <w:t>002</w:t>
            </w:r>
            <w:r>
              <w:rPr>
                <w:rFonts w:hint="eastAsia"/>
              </w:rPr>
              <w:t>D</w:t>
            </w:r>
            <w:r>
              <w:t xml:space="preserve"> - </w:t>
            </w:r>
            <w:r>
              <w:rPr>
                <w:rFonts w:hint="eastAsia"/>
              </w:rPr>
              <w:t>0x</w:t>
            </w:r>
            <w:r>
              <w:t>002E</w:t>
            </w:r>
          </w:p>
        </w:tc>
        <w:tc>
          <w:tcPr>
            <w:tcW w:w="1560" w:type="dxa"/>
          </w:tcPr>
          <w:p w14:paraId="21184984" w14:textId="4B7C439F" w:rsidR="00BF6F00" w:rsidRDefault="00BF6F00" w:rsidP="003A14EE">
            <w:r>
              <w:rPr>
                <w:rFonts w:hint="eastAsia"/>
              </w:rPr>
              <w:t>读文件条目数</w:t>
            </w:r>
          </w:p>
        </w:tc>
        <w:tc>
          <w:tcPr>
            <w:tcW w:w="2239" w:type="dxa"/>
          </w:tcPr>
          <w:p w14:paraId="3BC91629" w14:textId="55DF3258" w:rsidR="00BF6F00" w:rsidRDefault="00BF6F00" w:rsidP="003A14EE">
            <w:r>
              <w:rPr>
                <w:rFonts w:hint="eastAsia"/>
              </w:rPr>
              <w:t>要读的条目数</w:t>
            </w:r>
          </w:p>
        </w:tc>
        <w:tc>
          <w:tcPr>
            <w:tcW w:w="4139" w:type="dxa"/>
          </w:tcPr>
          <w:p w14:paraId="2C63E821" w14:textId="77777777" w:rsidR="00BF6F00" w:rsidRDefault="00BF6F00" w:rsidP="003A14EE"/>
        </w:tc>
      </w:tr>
      <w:tr w:rsidR="00BF6F00" w:rsidRPr="00AA699A" w14:paraId="00BABDED" w14:textId="77777777" w:rsidTr="003A14EE">
        <w:tc>
          <w:tcPr>
            <w:tcW w:w="1696" w:type="dxa"/>
            <w:vAlign w:val="center"/>
          </w:tcPr>
          <w:p w14:paraId="51C93BFA" w14:textId="501D7E31" w:rsidR="00BF6F00" w:rsidRDefault="00BF6F00" w:rsidP="003A14EE">
            <w:r>
              <w:rPr>
                <w:rFonts w:hint="eastAsia"/>
              </w:rPr>
              <w:t>0x</w:t>
            </w:r>
            <w:r>
              <w:t>002</w:t>
            </w:r>
            <w:r>
              <w:rPr>
                <w:rFonts w:hint="eastAsia"/>
              </w:rPr>
              <w:t>F</w:t>
            </w:r>
          </w:p>
        </w:tc>
        <w:tc>
          <w:tcPr>
            <w:tcW w:w="1560" w:type="dxa"/>
          </w:tcPr>
          <w:p w14:paraId="300ED5D7" w14:textId="21BCADB5" w:rsidR="00BF6F00" w:rsidRDefault="00BF6F00" w:rsidP="003A14EE">
            <w:r>
              <w:rPr>
                <w:rFonts w:hint="eastAsia"/>
              </w:rPr>
              <w:t>读文件查询结果</w:t>
            </w:r>
          </w:p>
        </w:tc>
        <w:tc>
          <w:tcPr>
            <w:tcW w:w="2239" w:type="dxa"/>
          </w:tcPr>
          <w:p w14:paraId="442E61C9" w14:textId="0F1FD218" w:rsidR="00BF6F00" w:rsidRDefault="00BF6F00" w:rsidP="003A14EE">
            <w:r>
              <w:rPr>
                <w:rFonts w:hint="eastAsia"/>
              </w:rPr>
              <w:t>要读的文件是否准备好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0x</w:t>
            </w:r>
            <w:r>
              <w:t xml:space="preserve">03 </w:t>
            </w:r>
            <w:r>
              <w:rPr>
                <w:rFonts w:hint="eastAsia"/>
              </w:rPr>
              <w:t>只读）</w:t>
            </w:r>
          </w:p>
        </w:tc>
        <w:tc>
          <w:tcPr>
            <w:tcW w:w="4139" w:type="dxa"/>
          </w:tcPr>
          <w:p w14:paraId="48CEDE72" w14:textId="77777777" w:rsidR="00BF6F00" w:rsidRDefault="00BF6F00" w:rsidP="003A14EE">
            <w:r>
              <w:rPr>
                <w:rFonts w:hint="eastAsia"/>
              </w:rPr>
              <w:t>0x</w:t>
            </w:r>
            <w:r>
              <w:t xml:space="preserve">0000: </w:t>
            </w:r>
            <w:r>
              <w:rPr>
                <w:rFonts w:hint="eastAsia"/>
              </w:rPr>
              <w:t>已准备好</w:t>
            </w:r>
          </w:p>
          <w:p w14:paraId="5E640299" w14:textId="77777777" w:rsidR="00BF6F00" w:rsidRDefault="00BF6F00" w:rsidP="003A14EE">
            <w:r>
              <w:rPr>
                <w:rFonts w:hint="eastAsia"/>
              </w:rPr>
              <w:t>0x</w:t>
            </w:r>
            <w:r>
              <w:t xml:space="preserve">0001: </w:t>
            </w:r>
            <w:r>
              <w:rPr>
                <w:rFonts w:hint="eastAsia"/>
              </w:rPr>
              <w:t>未准备好</w:t>
            </w:r>
          </w:p>
          <w:p w14:paraId="426A3D34" w14:textId="3BE63B1A" w:rsidR="00BF6F00" w:rsidRDefault="00BF6F00" w:rsidP="003A14EE">
            <w:r w:rsidRPr="00AA699A">
              <w:t>others</w:t>
            </w:r>
            <w:r w:rsidRPr="00AA699A">
              <w:rPr>
                <w:rFonts w:hint="eastAsia"/>
              </w:rPr>
              <w:t>：无效</w:t>
            </w:r>
          </w:p>
        </w:tc>
      </w:tr>
      <w:tr w:rsidR="00BF6F00" w:rsidRPr="00AA699A" w14:paraId="70033F7E" w14:textId="77777777" w:rsidTr="003A14EE">
        <w:tc>
          <w:tcPr>
            <w:tcW w:w="1696" w:type="dxa"/>
            <w:vAlign w:val="center"/>
          </w:tcPr>
          <w:p w14:paraId="082AD5AD" w14:textId="58D2E517" w:rsidR="00BF6F00" w:rsidRDefault="00BF6F00" w:rsidP="003A14EE">
            <w:r>
              <w:rPr>
                <w:rFonts w:hint="eastAsia"/>
              </w:rPr>
              <w:lastRenderedPageBreak/>
              <w:t>0x</w:t>
            </w:r>
            <w:r>
              <w:t>003A</w:t>
            </w:r>
          </w:p>
        </w:tc>
        <w:tc>
          <w:tcPr>
            <w:tcW w:w="1560" w:type="dxa"/>
          </w:tcPr>
          <w:p w14:paraId="6E540345" w14:textId="5DC3DF5C" w:rsidR="00BF6F00" w:rsidRDefault="00BF6F00" w:rsidP="003A14EE">
            <w:r>
              <w:rPr>
                <w:rFonts w:hint="eastAsia"/>
              </w:rPr>
              <w:t>读文件头大小</w:t>
            </w:r>
          </w:p>
        </w:tc>
        <w:tc>
          <w:tcPr>
            <w:tcW w:w="2239" w:type="dxa"/>
          </w:tcPr>
          <w:p w14:paraId="280E5B77" w14:textId="13A132CF" w:rsidR="00BF6F00" w:rsidRDefault="00BF6F00" w:rsidP="003A14EE">
            <w:r>
              <w:rPr>
                <w:rFonts w:hint="eastAsia"/>
              </w:rPr>
              <w:t>此次读取文件的文件头大小（</w:t>
            </w:r>
            <w:r>
              <w:rPr>
                <w:rFonts w:hint="eastAsia"/>
              </w:rPr>
              <w:t>0x</w:t>
            </w:r>
            <w:r>
              <w:t xml:space="preserve">03 </w:t>
            </w:r>
            <w:r>
              <w:rPr>
                <w:rFonts w:hint="eastAsia"/>
              </w:rPr>
              <w:t>只读）</w:t>
            </w:r>
          </w:p>
        </w:tc>
        <w:tc>
          <w:tcPr>
            <w:tcW w:w="4139" w:type="dxa"/>
          </w:tcPr>
          <w:p w14:paraId="49D79F33" w14:textId="403018ED" w:rsidR="00BF6F00" w:rsidRDefault="00BF6F00" w:rsidP="003A14EE">
            <w:r>
              <w:rPr>
                <w:rFonts w:hint="eastAsia"/>
              </w:rPr>
              <w:t>以字为单位</w:t>
            </w:r>
          </w:p>
        </w:tc>
      </w:tr>
    </w:tbl>
    <w:p w14:paraId="704B1C7E" w14:textId="011944B4" w:rsidR="00E21090" w:rsidRDefault="00E21090" w:rsidP="00DE2D9B"/>
    <w:p w14:paraId="416D5C85" w14:textId="38BB3F05" w:rsidR="00FD7163" w:rsidRDefault="00B44104" w:rsidP="00DE2D9B">
      <w:pPr>
        <w:rPr>
          <w:ins w:id="483" w:author="Pylon" w:date="2026-06-01T11:42:00Z"/>
          <w:color w:val="FF0000"/>
          <w:sz w:val="16"/>
          <w:szCs w:val="16"/>
        </w:rPr>
      </w:pPr>
      <w:r w:rsidRPr="00D90A10">
        <w:rPr>
          <w:color w:val="FF0000"/>
          <w:sz w:val="16"/>
          <w:szCs w:val="16"/>
        </w:rPr>
        <w:t>#</w:t>
      </w:r>
      <w:r w:rsidRPr="00D90A10">
        <w:rPr>
          <w:rFonts w:hint="eastAsia"/>
          <w:color w:val="FF0000"/>
          <w:sz w:val="16"/>
          <w:szCs w:val="16"/>
        </w:rPr>
        <w:t>说明：</w:t>
      </w:r>
      <w:r w:rsidRPr="00D90A10">
        <w:rPr>
          <w:color w:val="FF0000"/>
          <w:sz w:val="16"/>
          <w:szCs w:val="16"/>
        </w:rPr>
        <w:t xml:space="preserve">*1. </w:t>
      </w:r>
      <w:r w:rsidRPr="00D90A10">
        <w:rPr>
          <w:rFonts w:hint="eastAsia"/>
          <w:color w:val="FF0000"/>
          <w:sz w:val="16"/>
          <w:szCs w:val="16"/>
        </w:rPr>
        <w:t>使用</w:t>
      </w:r>
      <w:r w:rsidRPr="00D90A10">
        <w:rPr>
          <w:color w:val="FF0000"/>
          <w:sz w:val="16"/>
          <w:szCs w:val="16"/>
        </w:rPr>
        <w:t xml:space="preserve">0x14 </w:t>
      </w:r>
      <w:r w:rsidRPr="00D90A10">
        <w:rPr>
          <w:rFonts w:hint="eastAsia"/>
          <w:color w:val="FF0000"/>
          <w:sz w:val="16"/>
          <w:szCs w:val="16"/>
        </w:rPr>
        <w:t>读取文件时，获取记录长度的字段需要和</w:t>
      </w:r>
      <w:r w:rsidRPr="00D90A10">
        <w:rPr>
          <w:color w:val="FF0000"/>
          <w:sz w:val="16"/>
          <w:szCs w:val="16"/>
        </w:rPr>
        <w:t>1K</w:t>
      </w:r>
      <w:r w:rsidRPr="00D90A10">
        <w:rPr>
          <w:rFonts w:hint="eastAsia"/>
          <w:color w:val="FF0000"/>
          <w:sz w:val="16"/>
          <w:szCs w:val="16"/>
        </w:rPr>
        <w:t>文件传输使能字段相匹配。</w:t>
      </w:r>
    </w:p>
    <w:p w14:paraId="026D7252" w14:textId="071A8BD9" w:rsidR="001A08CE" w:rsidRDefault="001A08CE" w:rsidP="00DE2D9B">
      <w:pPr>
        <w:rPr>
          <w:ins w:id="484" w:author="Pylon" w:date="2026-06-01T11:42:00Z"/>
          <w:color w:val="FF0000"/>
          <w:sz w:val="16"/>
          <w:szCs w:val="16"/>
        </w:rPr>
      </w:pPr>
    </w:p>
    <w:p w14:paraId="30C3CC16" w14:textId="109B2824" w:rsidR="001A08CE" w:rsidRPr="00957D34" w:rsidRDefault="001A08CE" w:rsidP="001A08CE">
      <w:pPr>
        <w:pStyle w:val="3"/>
        <w:numPr>
          <w:ilvl w:val="1"/>
          <w:numId w:val="20"/>
        </w:numPr>
        <w:rPr>
          <w:ins w:id="485" w:author="Pylon" w:date="2026-06-01T11:42:00Z"/>
        </w:rPr>
      </w:pPr>
      <w:ins w:id="486" w:author="Pylon" w:date="2026-06-01T11:42:00Z">
        <w:r>
          <w:rPr>
            <w:rFonts w:hint="eastAsia"/>
            <w:sz w:val="22"/>
          </w:rPr>
          <w:t>HEMS</w:t>
        </w:r>
        <w:r>
          <w:rPr>
            <w:sz w:val="22"/>
          </w:rPr>
          <w:t xml:space="preserve"> Interface</w:t>
        </w:r>
        <w:r w:rsidRPr="00957D34">
          <w:rPr>
            <w:sz w:val="22"/>
          </w:rPr>
          <w:t xml:space="preserve"> </w:t>
        </w:r>
        <w:r>
          <w:rPr>
            <w:rFonts w:hint="eastAsia"/>
            <w:sz w:val="22"/>
          </w:rPr>
          <w:t>H</w:t>
        </w:r>
        <w:r>
          <w:rPr>
            <w:sz w:val="22"/>
          </w:rPr>
          <w:t xml:space="preserve">EMS </w:t>
        </w:r>
        <w:r>
          <w:rPr>
            <w:rFonts w:hint="eastAsia"/>
            <w:sz w:val="22"/>
          </w:rPr>
          <w:t>接口</w:t>
        </w:r>
      </w:ins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239"/>
        <w:gridCol w:w="4139"/>
        <w:tblGridChange w:id="487">
          <w:tblGrid>
            <w:gridCol w:w="1696"/>
            <w:gridCol w:w="1560"/>
            <w:gridCol w:w="2239"/>
            <w:gridCol w:w="4139"/>
          </w:tblGrid>
        </w:tblGridChange>
      </w:tblGrid>
      <w:tr w:rsidR="001A08CE" w:rsidRPr="00AA699A" w14:paraId="2E4472BC" w14:textId="77777777" w:rsidTr="001A08CE">
        <w:trPr>
          <w:ins w:id="488" w:author="Pylon" w:date="2026-06-01T11:43:00Z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146D40AF" w14:textId="77777777" w:rsidR="001A08CE" w:rsidRPr="00AA699A" w:rsidRDefault="001A08CE" w:rsidP="001A08CE">
            <w:pPr>
              <w:jc w:val="center"/>
              <w:rPr>
                <w:ins w:id="489" w:author="Pylon" w:date="2026-06-01T11:43:00Z"/>
              </w:rPr>
            </w:pPr>
            <w:ins w:id="490" w:author="Pylon" w:date="2026-06-01T11:43:00Z">
              <w:r w:rsidRPr="00AA699A">
                <w:t xml:space="preserve">Register </w:t>
              </w:r>
            </w:ins>
          </w:p>
          <w:p w14:paraId="3E573CC9" w14:textId="77777777" w:rsidR="001A08CE" w:rsidRPr="00AA699A" w:rsidRDefault="001A08CE" w:rsidP="001A08CE">
            <w:pPr>
              <w:jc w:val="center"/>
              <w:rPr>
                <w:ins w:id="491" w:author="Pylon" w:date="2026-06-01T11:43:00Z"/>
              </w:rPr>
            </w:pPr>
            <w:ins w:id="492" w:author="Pylon" w:date="2026-06-01T11:43:00Z">
              <w:r w:rsidRPr="00AA699A">
                <w:rPr>
                  <w:rFonts w:hint="eastAsia"/>
                </w:rPr>
                <w:t>寄存器</w:t>
              </w:r>
            </w:ins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33C3C23D" w14:textId="77777777" w:rsidR="001A08CE" w:rsidRPr="00AA699A" w:rsidRDefault="001A08CE" w:rsidP="001A08CE">
            <w:pPr>
              <w:jc w:val="center"/>
              <w:rPr>
                <w:ins w:id="493" w:author="Pylon" w:date="2026-06-01T11:43:00Z"/>
              </w:rPr>
            </w:pPr>
            <w:ins w:id="494" w:author="Pylon" w:date="2026-06-01T11:43:00Z">
              <w:r w:rsidRPr="00AA699A">
                <w:t xml:space="preserve">Content </w:t>
              </w:r>
              <w:r w:rsidRPr="00AA699A">
                <w:rPr>
                  <w:rFonts w:hint="eastAsia"/>
                </w:rPr>
                <w:t>内容</w:t>
              </w:r>
            </w:ins>
          </w:p>
        </w:tc>
        <w:tc>
          <w:tcPr>
            <w:tcW w:w="2239" w:type="dxa"/>
            <w:shd w:val="clear" w:color="auto" w:fill="BFBFBF" w:themeFill="background1" w:themeFillShade="BF"/>
            <w:vAlign w:val="center"/>
          </w:tcPr>
          <w:p w14:paraId="77FF621E" w14:textId="77777777" w:rsidR="001A08CE" w:rsidRPr="00AA699A" w:rsidRDefault="001A08CE" w:rsidP="001A08CE">
            <w:pPr>
              <w:jc w:val="center"/>
              <w:rPr>
                <w:ins w:id="495" w:author="Pylon" w:date="2026-06-01T11:43:00Z"/>
              </w:rPr>
            </w:pPr>
            <w:ins w:id="496" w:author="Pylon" w:date="2026-06-01T11:43:00Z">
              <w:r w:rsidRPr="00AA699A">
                <w:t xml:space="preserve">Detail </w:t>
              </w:r>
            </w:ins>
          </w:p>
          <w:p w14:paraId="1B640F70" w14:textId="77777777" w:rsidR="001A08CE" w:rsidRPr="00AA699A" w:rsidRDefault="001A08CE" w:rsidP="001A08CE">
            <w:pPr>
              <w:jc w:val="center"/>
              <w:rPr>
                <w:ins w:id="497" w:author="Pylon" w:date="2026-06-01T11:43:00Z"/>
              </w:rPr>
            </w:pPr>
            <w:ins w:id="498" w:author="Pylon" w:date="2026-06-01T11:43:00Z">
              <w:r w:rsidRPr="00AA699A">
                <w:rPr>
                  <w:rFonts w:hint="eastAsia"/>
                </w:rPr>
                <w:t>说明</w:t>
              </w:r>
            </w:ins>
          </w:p>
        </w:tc>
        <w:tc>
          <w:tcPr>
            <w:tcW w:w="4139" w:type="dxa"/>
            <w:shd w:val="clear" w:color="auto" w:fill="BFBFBF" w:themeFill="background1" w:themeFillShade="BF"/>
            <w:vAlign w:val="center"/>
          </w:tcPr>
          <w:p w14:paraId="68B0FCF3" w14:textId="77777777" w:rsidR="001A08CE" w:rsidRPr="00AA699A" w:rsidRDefault="001A08CE" w:rsidP="001A08CE">
            <w:pPr>
              <w:jc w:val="center"/>
              <w:rPr>
                <w:ins w:id="499" w:author="Pylon" w:date="2026-06-01T11:43:00Z"/>
              </w:rPr>
            </w:pPr>
            <w:ins w:id="500" w:author="Pylon" w:date="2026-06-01T11:43:00Z">
              <w:r w:rsidRPr="00AA699A">
                <w:t>Remark</w:t>
              </w:r>
            </w:ins>
          </w:p>
          <w:p w14:paraId="68E4D822" w14:textId="77777777" w:rsidR="001A08CE" w:rsidRPr="00AA699A" w:rsidRDefault="001A08CE" w:rsidP="001A08CE">
            <w:pPr>
              <w:jc w:val="center"/>
              <w:rPr>
                <w:ins w:id="501" w:author="Pylon" w:date="2026-06-01T11:43:00Z"/>
              </w:rPr>
            </w:pPr>
            <w:ins w:id="502" w:author="Pylon" w:date="2026-06-01T11:43:00Z">
              <w:r w:rsidRPr="00AA699A">
                <w:rPr>
                  <w:rFonts w:hint="eastAsia"/>
                </w:rPr>
                <w:t>备注</w:t>
              </w:r>
            </w:ins>
          </w:p>
        </w:tc>
      </w:tr>
      <w:tr w:rsidR="001A08CE" w:rsidRPr="00AA699A" w14:paraId="04A03923" w14:textId="77777777" w:rsidTr="001A08CE">
        <w:tblPrEx>
          <w:tblW w:w="9634" w:type="dxa"/>
          <w:tblLayout w:type="fixed"/>
          <w:tblPrExChange w:id="503" w:author="Pylon" w:date="2026-06-01T11:44:00Z">
            <w:tblPrEx>
              <w:tblW w:w="9634" w:type="dxa"/>
              <w:tblLayout w:type="fixed"/>
            </w:tblPrEx>
          </w:tblPrExChange>
        </w:tblPrEx>
        <w:trPr>
          <w:ins w:id="504" w:author="Pylon" w:date="2026-06-01T11:43:00Z"/>
        </w:trPr>
        <w:tc>
          <w:tcPr>
            <w:tcW w:w="1696" w:type="dxa"/>
            <w:tcPrChange w:id="505" w:author="Pylon" w:date="2026-06-01T11:44:00Z">
              <w:tcPr>
                <w:tcW w:w="1696" w:type="dxa"/>
                <w:vAlign w:val="center"/>
              </w:tcPr>
            </w:tcPrChange>
          </w:tcPr>
          <w:p w14:paraId="12F25CBC" w14:textId="482C89D8" w:rsidR="001A08CE" w:rsidRPr="00AA699A" w:rsidRDefault="001A08CE">
            <w:pPr>
              <w:rPr>
                <w:ins w:id="506" w:author="Pylon" w:date="2026-06-01T11:43:00Z"/>
              </w:rPr>
            </w:pPr>
            <w:ins w:id="507" w:author="Pylon" w:date="2026-06-01T11:44:00Z">
              <w:r>
                <w:rPr>
                  <w:rFonts w:hint="eastAsia"/>
                </w:rPr>
                <w:t>0</w:t>
              </w:r>
              <w:r>
                <w:t>x2100</w:t>
              </w:r>
            </w:ins>
          </w:p>
        </w:tc>
        <w:tc>
          <w:tcPr>
            <w:tcW w:w="1560" w:type="dxa"/>
            <w:tcPrChange w:id="508" w:author="Pylon" w:date="2026-06-01T11:44:00Z">
              <w:tcPr>
                <w:tcW w:w="1560" w:type="dxa"/>
              </w:tcPr>
            </w:tcPrChange>
          </w:tcPr>
          <w:p w14:paraId="76DC41E1" w14:textId="54EFAE3B" w:rsidR="001A08CE" w:rsidRPr="00AA699A" w:rsidRDefault="001A08CE">
            <w:pPr>
              <w:jc w:val="both"/>
              <w:rPr>
                <w:ins w:id="509" w:author="Pylon" w:date="2026-06-01T11:43:00Z"/>
              </w:rPr>
              <w:pPrChange w:id="510" w:author="Pylon" w:date="2026-06-01T11:44:00Z">
                <w:pPr/>
              </w:pPrChange>
            </w:pPr>
            <w:ins w:id="511" w:author="Pylon" w:date="2026-06-01T11:44:00Z">
              <w:r>
                <w:rPr>
                  <w:rFonts w:hint="eastAsia"/>
                </w:rPr>
                <w:t>设备角色读取</w:t>
              </w:r>
            </w:ins>
          </w:p>
        </w:tc>
        <w:tc>
          <w:tcPr>
            <w:tcW w:w="2239" w:type="dxa"/>
            <w:tcPrChange w:id="512" w:author="Pylon" w:date="2026-06-01T11:44:00Z">
              <w:tcPr>
                <w:tcW w:w="2239" w:type="dxa"/>
              </w:tcPr>
            </w:tcPrChange>
          </w:tcPr>
          <w:p w14:paraId="57289FEA" w14:textId="2226001C" w:rsidR="001A08CE" w:rsidRPr="00D90A10" w:rsidRDefault="001A08CE" w:rsidP="001A08CE">
            <w:pPr>
              <w:rPr>
                <w:ins w:id="513" w:author="Pylon" w:date="2026-06-01T11:43:00Z"/>
                <w:sz w:val="15"/>
                <w:szCs w:val="15"/>
              </w:rPr>
            </w:pPr>
          </w:p>
        </w:tc>
        <w:tc>
          <w:tcPr>
            <w:tcW w:w="4139" w:type="dxa"/>
            <w:tcPrChange w:id="514" w:author="Pylon" w:date="2026-06-01T11:44:00Z">
              <w:tcPr>
                <w:tcW w:w="4139" w:type="dxa"/>
              </w:tcPr>
            </w:tcPrChange>
          </w:tcPr>
          <w:p w14:paraId="1C0D3875" w14:textId="77777777" w:rsidR="001A08CE" w:rsidRDefault="001A08CE" w:rsidP="001A08CE">
            <w:pPr>
              <w:rPr>
                <w:ins w:id="515" w:author="Pylon" w:date="2026-06-01T11:44:00Z"/>
              </w:rPr>
            </w:pPr>
            <w:ins w:id="516" w:author="Pylon" w:date="2026-06-01T11:44:00Z">
              <w:r>
                <w:rPr>
                  <w:rFonts w:hint="eastAsia"/>
                </w:rPr>
                <w:t>0</w:t>
              </w:r>
              <w:r>
                <w:t>x0001:</w:t>
              </w:r>
              <w:r>
                <w:rPr>
                  <w:rFonts w:hint="eastAsia"/>
                </w:rPr>
                <w:t>单机</w:t>
              </w:r>
            </w:ins>
          </w:p>
          <w:p w14:paraId="423B909C" w14:textId="77777777" w:rsidR="001A08CE" w:rsidRDefault="001A08CE" w:rsidP="001A08CE">
            <w:pPr>
              <w:rPr>
                <w:ins w:id="517" w:author="Pylon" w:date="2026-06-01T11:44:00Z"/>
              </w:rPr>
            </w:pPr>
            <w:ins w:id="518" w:author="Pylon" w:date="2026-06-01T11:44:00Z">
              <w:r>
                <w:rPr>
                  <w:rFonts w:hint="eastAsia"/>
                </w:rPr>
                <w:t>0x</w:t>
              </w:r>
              <w:r>
                <w:t>0002:</w:t>
              </w:r>
              <w:r>
                <w:rPr>
                  <w:rFonts w:hint="eastAsia"/>
                </w:rPr>
                <w:t>并机主机</w:t>
              </w:r>
            </w:ins>
          </w:p>
          <w:p w14:paraId="02277BAE" w14:textId="77777777" w:rsidR="001A08CE" w:rsidRDefault="001A08CE" w:rsidP="001A08CE">
            <w:pPr>
              <w:rPr>
                <w:ins w:id="519" w:author="Pylon" w:date="2026-06-01T11:44:00Z"/>
              </w:rPr>
            </w:pPr>
            <w:ins w:id="520" w:author="Pylon" w:date="2026-06-01T11:44:00Z">
              <w:r>
                <w:rPr>
                  <w:rFonts w:hint="eastAsia"/>
                </w:rPr>
                <w:t>0x</w:t>
              </w:r>
              <w:r>
                <w:t>0003:</w:t>
              </w:r>
              <w:r>
                <w:rPr>
                  <w:rFonts w:hint="eastAsia"/>
                </w:rPr>
                <w:t>并机中间从机</w:t>
              </w:r>
            </w:ins>
          </w:p>
          <w:p w14:paraId="3FC06EDE" w14:textId="77777777" w:rsidR="001A08CE" w:rsidRDefault="001A08CE" w:rsidP="001A08CE">
            <w:pPr>
              <w:rPr>
                <w:ins w:id="521" w:author="Pylon" w:date="2026-06-01T11:44:00Z"/>
              </w:rPr>
            </w:pPr>
            <w:ins w:id="522" w:author="Pylon" w:date="2026-06-01T11:44:00Z">
              <w:r>
                <w:rPr>
                  <w:rFonts w:hint="eastAsia"/>
                </w:rPr>
                <w:t>0x</w:t>
              </w:r>
              <w:r>
                <w:t>0004:</w:t>
              </w:r>
              <w:r>
                <w:rPr>
                  <w:rFonts w:hint="eastAsia"/>
                </w:rPr>
                <w:t>并机尾台从机</w:t>
              </w:r>
            </w:ins>
          </w:p>
          <w:p w14:paraId="15AC0DF5" w14:textId="546A1E61" w:rsidR="001A08CE" w:rsidRPr="00AA699A" w:rsidRDefault="001A08CE" w:rsidP="001A08CE">
            <w:pPr>
              <w:rPr>
                <w:ins w:id="523" w:author="Pylon" w:date="2026-06-01T11:43:00Z"/>
              </w:rPr>
            </w:pPr>
            <w:ins w:id="524" w:author="Pylon" w:date="2026-06-01T11:44:00Z">
              <w:r>
                <w:t>O</w:t>
              </w:r>
              <w:r>
                <w:rPr>
                  <w:rFonts w:hint="eastAsia"/>
                </w:rPr>
                <w:t>ther</w:t>
              </w:r>
              <w:r>
                <w:t>:invaild</w:t>
              </w:r>
            </w:ins>
          </w:p>
        </w:tc>
      </w:tr>
      <w:tr w:rsidR="001A08CE" w:rsidRPr="00AA699A" w14:paraId="71701017" w14:textId="77777777" w:rsidTr="001A08CE">
        <w:trPr>
          <w:ins w:id="525" w:author="Pylon" w:date="2026-06-01T11:45:00Z"/>
        </w:trPr>
        <w:tc>
          <w:tcPr>
            <w:tcW w:w="1696" w:type="dxa"/>
          </w:tcPr>
          <w:p w14:paraId="373B9F7B" w14:textId="167FA6B8" w:rsidR="001A08CE" w:rsidRDefault="00985DF5" w:rsidP="001A08CE">
            <w:pPr>
              <w:rPr>
                <w:ins w:id="526" w:author="Pylon" w:date="2026-06-01T11:45:00Z"/>
              </w:rPr>
            </w:pPr>
            <w:ins w:id="527" w:author="Pylon" w:date="2026-06-01T14:04:00Z">
              <w:r>
                <w:rPr>
                  <w:rFonts w:hint="eastAsia"/>
                </w:rPr>
                <w:t>0</w:t>
              </w:r>
              <w:r>
                <w:t>x2101</w:t>
              </w:r>
            </w:ins>
          </w:p>
        </w:tc>
        <w:tc>
          <w:tcPr>
            <w:tcW w:w="1560" w:type="dxa"/>
          </w:tcPr>
          <w:p w14:paraId="0561F7E5" w14:textId="5C6ECE3B" w:rsidR="001A08CE" w:rsidRDefault="001A08CE" w:rsidP="001A08CE">
            <w:pPr>
              <w:jc w:val="both"/>
              <w:rPr>
                <w:ins w:id="528" w:author="Pylon" w:date="2026-06-01T11:45:00Z"/>
              </w:rPr>
            </w:pPr>
            <w:ins w:id="529" w:author="Pylon" w:date="2026-06-01T11:46:00Z">
              <w:r>
                <w:rPr>
                  <w:rFonts w:hint="eastAsia"/>
                </w:rPr>
                <w:t>电池总压</w:t>
              </w:r>
            </w:ins>
          </w:p>
        </w:tc>
        <w:tc>
          <w:tcPr>
            <w:tcW w:w="2239" w:type="dxa"/>
          </w:tcPr>
          <w:p w14:paraId="1A6FC73D" w14:textId="17216CD6" w:rsidR="001A08CE" w:rsidRPr="00D90A10" w:rsidRDefault="0024753F" w:rsidP="001A08CE">
            <w:pPr>
              <w:rPr>
                <w:ins w:id="530" w:author="Pylon" w:date="2026-06-01T11:45:00Z"/>
                <w:sz w:val="15"/>
                <w:szCs w:val="15"/>
              </w:rPr>
            </w:pPr>
            <w:ins w:id="531" w:author="Pylon" w:date="2026-06-01T14:11:00Z">
              <w:r w:rsidRPr="00AA699A">
                <w:rPr>
                  <w:rFonts w:hint="eastAsia"/>
                </w:rPr>
                <w:t>0.1V</w:t>
              </w:r>
            </w:ins>
          </w:p>
        </w:tc>
        <w:tc>
          <w:tcPr>
            <w:tcW w:w="4139" w:type="dxa"/>
          </w:tcPr>
          <w:p w14:paraId="4D3B27BB" w14:textId="77777777" w:rsidR="001A08CE" w:rsidRDefault="001A08CE" w:rsidP="001A08CE">
            <w:pPr>
              <w:rPr>
                <w:ins w:id="532" w:author="Pylon" w:date="2026-06-01T11:45:00Z"/>
              </w:rPr>
            </w:pPr>
          </w:p>
        </w:tc>
      </w:tr>
      <w:tr w:rsidR="001A08CE" w:rsidRPr="00AA699A" w14:paraId="0F2DB381" w14:textId="77777777" w:rsidTr="001A08CE">
        <w:trPr>
          <w:ins w:id="533" w:author="Pylon" w:date="2026-06-01T11:46:00Z"/>
        </w:trPr>
        <w:tc>
          <w:tcPr>
            <w:tcW w:w="1696" w:type="dxa"/>
          </w:tcPr>
          <w:p w14:paraId="79AFB5B7" w14:textId="3486F67F" w:rsidR="001A08CE" w:rsidRDefault="00985DF5" w:rsidP="001A08CE">
            <w:pPr>
              <w:rPr>
                <w:ins w:id="534" w:author="Pylon" w:date="2026-06-01T11:46:00Z"/>
              </w:rPr>
            </w:pPr>
            <w:ins w:id="535" w:author="Pylon" w:date="2026-06-01T14:04:00Z">
              <w:r>
                <w:rPr>
                  <w:rFonts w:hint="eastAsia"/>
                </w:rPr>
                <w:t>0</w:t>
              </w:r>
              <w:r>
                <w:t>x2102</w:t>
              </w:r>
            </w:ins>
          </w:p>
        </w:tc>
        <w:tc>
          <w:tcPr>
            <w:tcW w:w="1560" w:type="dxa"/>
          </w:tcPr>
          <w:p w14:paraId="64DB1A46" w14:textId="658958E2" w:rsidR="001A08CE" w:rsidRDefault="001A08CE" w:rsidP="001A08CE">
            <w:pPr>
              <w:jc w:val="both"/>
              <w:rPr>
                <w:ins w:id="536" w:author="Pylon" w:date="2026-06-01T11:46:00Z"/>
              </w:rPr>
            </w:pPr>
            <w:ins w:id="537" w:author="Pylon" w:date="2026-06-01T11:46:00Z">
              <w:r>
                <w:rPr>
                  <w:rFonts w:hint="eastAsia"/>
                </w:rPr>
                <w:t>电池</w:t>
              </w:r>
              <w:r>
                <w:rPr>
                  <w:rFonts w:hint="eastAsia"/>
                </w:rPr>
                <w:t>SOC</w:t>
              </w:r>
            </w:ins>
          </w:p>
        </w:tc>
        <w:tc>
          <w:tcPr>
            <w:tcW w:w="2239" w:type="dxa"/>
          </w:tcPr>
          <w:p w14:paraId="448BE5BE" w14:textId="0D50E02B" w:rsidR="001A08CE" w:rsidRPr="00D90A10" w:rsidRDefault="001A08CE" w:rsidP="001A08CE">
            <w:pPr>
              <w:rPr>
                <w:ins w:id="538" w:author="Pylon" w:date="2026-06-01T11:46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45F97C98" w14:textId="77777777" w:rsidR="001A08CE" w:rsidRDefault="001A08CE" w:rsidP="001A08CE">
            <w:pPr>
              <w:rPr>
                <w:ins w:id="539" w:author="Pylon" w:date="2026-06-01T11:46:00Z"/>
              </w:rPr>
            </w:pPr>
          </w:p>
        </w:tc>
      </w:tr>
      <w:tr w:rsidR="001A08CE" w:rsidRPr="00AA699A" w14:paraId="56F2FCC2" w14:textId="77777777" w:rsidTr="001A08CE">
        <w:trPr>
          <w:ins w:id="540" w:author="Pylon" w:date="2026-06-01T11:46:00Z"/>
        </w:trPr>
        <w:tc>
          <w:tcPr>
            <w:tcW w:w="1696" w:type="dxa"/>
          </w:tcPr>
          <w:p w14:paraId="43616E5C" w14:textId="77777777" w:rsidR="001A08CE" w:rsidRDefault="00985DF5" w:rsidP="001A08CE">
            <w:pPr>
              <w:rPr>
                <w:ins w:id="541" w:author="Pylon" w:date="2026-06-01T14:04:00Z"/>
              </w:rPr>
            </w:pPr>
            <w:ins w:id="542" w:author="Pylon" w:date="2026-06-01T14:04:00Z">
              <w:r>
                <w:rPr>
                  <w:rFonts w:hint="eastAsia"/>
                </w:rPr>
                <w:t>0</w:t>
              </w:r>
              <w:r>
                <w:t>x2103~</w:t>
              </w:r>
            </w:ins>
          </w:p>
          <w:p w14:paraId="003DE608" w14:textId="7A0B9C6E" w:rsidR="00985DF5" w:rsidRDefault="00985DF5" w:rsidP="001A08CE">
            <w:pPr>
              <w:rPr>
                <w:ins w:id="543" w:author="Pylon" w:date="2026-06-01T11:46:00Z"/>
              </w:rPr>
            </w:pPr>
            <w:ins w:id="544" w:author="Pylon" w:date="2026-06-01T14:04:00Z">
              <w:r>
                <w:t>0x2104</w:t>
              </w:r>
            </w:ins>
          </w:p>
        </w:tc>
        <w:tc>
          <w:tcPr>
            <w:tcW w:w="1560" w:type="dxa"/>
          </w:tcPr>
          <w:p w14:paraId="61AE7BCC" w14:textId="30F26ADB" w:rsidR="001A08CE" w:rsidRDefault="001A08CE" w:rsidP="001A08CE">
            <w:pPr>
              <w:jc w:val="both"/>
              <w:rPr>
                <w:ins w:id="545" w:author="Pylon" w:date="2026-06-01T11:46:00Z"/>
              </w:rPr>
            </w:pPr>
            <w:ins w:id="546" w:author="Pylon" w:date="2026-06-01T11:46:00Z">
              <w:r>
                <w:rPr>
                  <w:rFonts w:hint="eastAsia"/>
                </w:rPr>
                <w:t>最大充电电流</w:t>
              </w:r>
            </w:ins>
          </w:p>
        </w:tc>
        <w:tc>
          <w:tcPr>
            <w:tcW w:w="2239" w:type="dxa"/>
          </w:tcPr>
          <w:p w14:paraId="7DD03878" w14:textId="1183429F" w:rsidR="001A08CE" w:rsidRPr="0024753F" w:rsidRDefault="0024753F" w:rsidP="001A08CE">
            <w:pPr>
              <w:rPr>
                <w:ins w:id="547" w:author="Pylon" w:date="2026-06-01T11:46:00Z"/>
                <w:sz w:val="24"/>
                <w:szCs w:val="24"/>
                <w:rPrChange w:id="548" w:author="Pylon" w:date="2026-06-01T14:11:00Z">
                  <w:rPr>
                    <w:ins w:id="549" w:author="Pylon" w:date="2026-06-01T11:46:00Z"/>
                    <w:sz w:val="15"/>
                    <w:szCs w:val="15"/>
                  </w:rPr>
                </w:rPrChange>
              </w:rPr>
            </w:pPr>
            <w:ins w:id="550" w:author="Pylon" w:date="2026-06-01T14:11:00Z">
              <w:r w:rsidRPr="0024753F">
                <w:rPr>
                  <w:sz w:val="24"/>
                  <w:szCs w:val="24"/>
                  <w:rPrChange w:id="551" w:author="Pylon" w:date="2026-06-01T14:11:00Z">
                    <w:rPr>
                      <w:sz w:val="15"/>
                      <w:szCs w:val="15"/>
                    </w:rPr>
                  </w:rPrChange>
                </w:rPr>
                <w:t>0.01A</w:t>
              </w:r>
            </w:ins>
          </w:p>
        </w:tc>
        <w:tc>
          <w:tcPr>
            <w:tcW w:w="4139" w:type="dxa"/>
          </w:tcPr>
          <w:p w14:paraId="38134962" w14:textId="77777777" w:rsidR="001A08CE" w:rsidRDefault="001A08CE" w:rsidP="001A08CE">
            <w:pPr>
              <w:rPr>
                <w:ins w:id="552" w:author="Pylon" w:date="2026-06-01T11:46:00Z"/>
              </w:rPr>
            </w:pPr>
          </w:p>
        </w:tc>
      </w:tr>
      <w:tr w:rsidR="001A08CE" w:rsidRPr="00AA699A" w14:paraId="738CC924" w14:textId="77777777" w:rsidTr="001A08CE">
        <w:trPr>
          <w:ins w:id="553" w:author="Pylon" w:date="2026-06-01T11:46:00Z"/>
        </w:trPr>
        <w:tc>
          <w:tcPr>
            <w:tcW w:w="1696" w:type="dxa"/>
          </w:tcPr>
          <w:p w14:paraId="57A146B1" w14:textId="77777777" w:rsidR="001A08CE" w:rsidRDefault="00985DF5" w:rsidP="001A08CE">
            <w:pPr>
              <w:rPr>
                <w:ins w:id="554" w:author="Pylon" w:date="2026-06-01T14:04:00Z"/>
              </w:rPr>
            </w:pPr>
            <w:ins w:id="555" w:author="Pylon" w:date="2026-06-01T14:04:00Z">
              <w:r>
                <w:rPr>
                  <w:rFonts w:hint="eastAsia"/>
                </w:rPr>
                <w:t>0</w:t>
              </w:r>
              <w:r>
                <w:t>x2105~</w:t>
              </w:r>
            </w:ins>
          </w:p>
          <w:p w14:paraId="4B7D5668" w14:textId="29A5715D" w:rsidR="00985DF5" w:rsidRDefault="00985DF5" w:rsidP="001A08CE">
            <w:pPr>
              <w:rPr>
                <w:ins w:id="556" w:author="Pylon" w:date="2026-06-01T11:46:00Z"/>
              </w:rPr>
            </w:pPr>
            <w:ins w:id="557" w:author="Pylon" w:date="2026-06-01T14:04:00Z">
              <w:r>
                <w:t>0x</w:t>
              </w:r>
            </w:ins>
            <w:ins w:id="558" w:author="Pylon" w:date="2026-06-01T14:05:00Z">
              <w:r>
                <w:t>2106</w:t>
              </w:r>
            </w:ins>
          </w:p>
        </w:tc>
        <w:tc>
          <w:tcPr>
            <w:tcW w:w="1560" w:type="dxa"/>
          </w:tcPr>
          <w:p w14:paraId="2268B411" w14:textId="3D02D934" w:rsidR="001A08CE" w:rsidRDefault="001A08CE" w:rsidP="001A08CE">
            <w:pPr>
              <w:jc w:val="both"/>
              <w:rPr>
                <w:ins w:id="559" w:author="Pylon" w:date="2026-06-01T11:46:00Z"/>
              </w:rPr>
            </w:pPr>
            <w:ins w:id="560" w:author="Pylon" w:date="2026-06-01T11:46:00Z">
              <w:r>
                <w:rPr>
                  <w:rFonts w:hint="eastAsia"/>
                </w:rPr>
                <w:t>最大放电电流</w:t>
              </w:r>
            </w:ins>
          </w:p>
        </w:tc>
        <w:tc>
          <w:tcPr>
            <w:tcW w:w="2239" w:type="dxa"/>
          </w:tcPr>
          <w:p w14:paraId="25D0B350" w14:textId="7CEC351E" w:rsidR="001A08CE" w:rsidRPr="00D90A10" w:rsidRDefault="0024753F" w:rsidP="001A08CE">
            <w:pPr>
              <w:rPr>
                <w:ins w:id="561" w:author="Pylon" w:date="2026-06-01T11:46:00Z"/>
                <w:sz w:val="15"/>
                <w:szCs w:val="15"/>
              </w:rPr>
            </w:pPr>
            <w:ins w:id="562" w:author="Pylon" w:date="2026-06-01T14:11:00Z">
              <w:r w:rsidRPr="00957D34">
                <w:rPr>
                  <w:rFonts w:hint="eastAsia"/>
                  <w:sz w:val="24"/>
                  <w:szCs w:val="24"/>
                </w:rPr>
                <w:t>0</w:t>
              </w:r>
              <w:r w:rsidRPr="00957D34">
                <w:rPr>
                  <w:sz w:val="24"/>
                  <w:szCs w:val="24"/>
                </w:rPr>
                <w:t>.01A</w:t>
              </w:r>
            </w:ins>
          </w:p>
        </w:tc>
        <w:tc>
          <w:tcPr>
            <w:tcW w:w="4139" w:type="dxa"/>
          </w:tcPr>
          <w:p w14:paraId="527BD44F" w14:textId="77777777" w:rsidR="001A08CE" w:rsidRDefault="001A08CE" w:rsidP="001A08CE">
            <w:pPr>
              <w:rPr>
                <w:ins w:id="563" w:author="Pylon" w:date="2026-06-01T11:46:00Z"/>
              </w:rPr>
            </w:pPr>
          </w:p>
        </w:tc>
      </w:tr>
      <w:tr w:rsidR="001A08CE" w:rsidRPr="00AA699A" w14:paraId="55D07E1C" w14:textId="77777777" w:rsidTr="001A08CE">
        <w:trPr>
          <w:ins w:id="564" w:author="Pylon" w:date="2026-06-01T11:47:00Z"/>
        </w:trPr>
        <w:tc>
          <w:tcPr>
            <w:tcW w:w="1696" w:type="dxa"/>
          </w:tcPr>
          <w:p w14:paraId="27304590" w14:textId="77777777" w:rsidR="001A08CE" w:rsidRDefault="00985DF5" w:rsidP="001A08CE">
            <w:pPr>
              <w:rPr>
                <w:ins w:id="565" w:author="Pylon" w:date="2026-06-01T14:05:00Z"/>
              </w:rPr>
            </w:pPr>
            <w:ins w:id="566" w:author="Pylon" w:date="2026-06-01T14:05:00Z">
              <w:r>
                <w:rPr>
                  <w:rFonts w:hint="eastAsia"/>
                </w:rPr>
                <w:t>0</w:t>
              </w:r>
              <w:r>
                <w:t>x2107~</w:t>
              </w:r>
            </w:ins>
          </w:p>
          <w:p w14:paraId="1F49D240" w14:textId="249CD223" w:rsidR="00985DF5" w:rsidRDefault="00985DF5" w:rsidP="001A08CE">
            <w:pPr>
              <w:rPr>
                <w:ins w:id="567" w:author="Pylon" w:date="2026-06-01T11:47:00Z"/>
              </w:rPr>
            </w:pPr>
            <w:ins w:id="568" w:author="Pylon" w:date="2026-06-01T14:05:00Z">
              <w:r>
                <w:t>0x2108</w:t>
              </w:r>
            </w:ins>
          </w:p>
        </w:tc>
        <w:tc>
          <w:tcPr>
            <w:tcW w:w="1560" w:type="dxa"/>
          </w:tcPr>
          <w:p w14:paraId="6E13AA87" w14:textId="1D0AD24A" w:rsidR="001A08CE" w:rsidRDefault="001A08CE" w:rsidP="001A08CE">
            <w:pPr>
              <w:jc w:val="both"/>
              <w:rPr>
                <w:ins w:id="569" w:author="Pylon" w:date="2026-06-01T11:47:00Z"/>
              </w:rPr>
            </w:pPr>
            <w:ins w:id="570" w:author="Pylon" w:date="2026-06-01T11:47:00Z">
              <w:r>
                <w:rPr>
                  <w:rFonts w:hint="eastAsia"/>
                </w:rPr>
                <w:t>PV</w:t>
              </w:r>
              <w:r>
                <w:rPr>
                  <w:rFonts w:hint="eastAsia"/>
                </w:rPr>
                <w:t>功率</w:t>
              </w:r>
            </w:ins>
          </w:p>
        </w:tc>
        <w:tc>
          <w:tcPr>
            <w:tcW w:w="2239" w:type="dxa"/>
          </w:tcPr>
          <w:p w14:paraId="1F1CCC2A" w14:textId="77777777" w:rsidR="0024753F" w:rsidRPr="009A15B6" w:rsidRDefault="0024753F" w:rsidP="0024753F">
            <w:pPr>
              <w:rPr>
                <w:ins w:id="571" w:author="Pylon" w:date="2026-06-01T14:11:00Z"/>
              </w:rPr>
            </w:pPr>
            <w:ins w:id="572" w:author="Pylon" w:date="2026-06-01T14:11:00Z">
              <w:r w:rsidRPr="009A15B6">
                <w:t>W</w:t>
              </w:r>
            </w:ins>
          </w:p>
          <w:p w14:paraId="0381EF9D" w14:textId="2ED13A5B" w:rsidR="001A08CE" w:rsidRPr="00D90A10" w:rsidRDefault="0024753F" w:rsidP="0024753F">
            <w:pPr>
              <w:rPr>
                <w:ins w:id="573" w:author="Pylon" w:date="2026-06-01T11:47:00Z"/>
                <w:sz w:val="15"/>
                <w:szCs w:val="15"/>
              </w:rPr>
            </w:pPr>
            <w:ins w:id="574" w:author="Pylon" w:date="2026-06-01T14:11:00Z">
              <w:r w:rsidRPr="009A15B6">
                <w:t>S32</w:t>
              </w:r>
            </w:ins>
          </w:p>
        </w:tc>
        <w:tc>
          <w:tcPr>
            <w:tcW w:w="4139" w:type="dxa"/>
          </w:tcPr>
          <w:p w14:paraId="2AD2032C" w14:textId="77777777" w:rsidR="001A08CE" w:rsidRDefault="001A08CE" w:rsidP="001A08CE">
            <w:pPr>
              <w:rPr>
                <w:ins w:id="575" w:author="Pylon" w:date="2026-06-01T11:47:00Z"/>
              </w:rPr>
            </w:pPr>
          </w:p>
        </w:tc>
      </w:tr>
      <w:tr w:rsidR="001A08CE" w:rsidRPr="00AA699A" w14:paraId="21D82D16" w14:textId="77777777" w:rsidTr="001A08CE">
        <w:trPr>
          <w:ins w:id="576" w:author="Pylon" w:date="2026-06-01T11:47:00Z"/>
        </w:trPr>
        <w:tc>
          <w:tcPr>
            <w:tcW w:w="1696" w:type="dxa"/>
          </w:tcPr>
          <w:p w14:paraId="64433A44" w14:textId="77777777" w:rsidR="001A08CE" w:rsidRDefault="00985DF5" w:rsidP="001A08CE">
            <w:pPr>
              <w:rPr>
                <w:ins w:id="577" w:author="Pylon" w:date="2026-06-01T14:05:00Z"/>
              </w:rPr>
            </w:pPr>
            <w:ins w:id="578" w:author="Pylon" w:date="2026-06-01T14:05:00Z">
              <w:r>
                <w:rPr>
                  <w:rFonts w:hint="eastAsia"/>
                </w:rPr>
                <w:t>0</w:t>
              </w:r>
              <w:r>
                <w:t>x2109~</w:t>
              </w:r>
            </w:ins>
          </w:p>
          <w:p w14:paraId="7709FD2D" w14:textId="29078DA8" w:rsidR="00985DF5" w:rsidRDefault="00985DF5" w:rsidP="001A08CE">
            <w:pPr>
              <w:rPr>
                <w:ins w:id="579" w:author="Pylon" w:date="2026-06-01T11:47:00Z"/>
              </w:rPr>
            </w:pPr>
            <w:ins w:id="580" w:author="Pylon" w:date="2026-06-01T14:05:00Z">
              <w:r>
                <w:t>0x210A</w:t>
              </w:r>
            </w:ins>
          </w:p>
        </w:tc>
        <w:tc>
          <w:tcPr>
            <w:tcW w:w="1560" w:type="dxa"/>
          </w:tcPr>
          <w:p w14:paraId="5542A779" w14:textId="69398A3D" w:rsidR="001A08CE" w:rsidRDefault="001A08CE" w:rsidP="001A08CE">
            <w:pPr>
              <w:jc w:val="both"/>
              <w:rPr>
                <w:ins w:id="581" w:author="Pylon" w:date="2026-06-01T11:47:00Z"/>
              </w:rPr>
            </w:pPr>
            <w:ins w:id="582" w:author="Pylon" w:date="2026-06-01T11:47:00Z">
              <w:r>
                <w:rPr>
                  <w:rFonts w:hint="eastAsia"/>
                </w:rPr>
                <w:t>电网</w:t>
              </w:r>
            </w:ins>
            <w:ins w:id="583" w:author="Pylon" w:date="2026-06-01T11:48:00Z">
              <w:r>
                <w:rPr>
                  <w:rFonts w:hint="eastAsia"/>
                </w:rPr>
                <w:t>功率</w:t>
              </w:r>
            </w:ins>
          </w:p>
        </w:tc>
        <w:tc>
          <w:tcPr>
            <w:tcW w:w="2239" w:type="dxa"/>
          </w:tcPr>
          <w:p w14:paraId="2B3D409B" w14:textId="77777777" w:rsidR="0024753F" w:rsidRPr="009A15B6" w:rsidRDefault="0024753F" w:rsidP="0024753F">
            <w:pPr>
              <w:rPr>
                <w:ins w:id="584" w:author="Pylon" w:date="2026-06-01T14:11:00Z"/>
              </w:rPr>
            </w:pPr>
            <w:ins w:id="585" w:author="Pylon" w:date="2026-06-01T14:11:00Z">
              <w:r w:rsidRPr="009A15B6">
                <w:t>W</w:t>
              </w:r>
            </w:ins>
          </w:p>
          <w:p w14:paraId="791FBE2C" w14:textId="67E435F3" w:rsidR="001A08CE" w:rsidRPr="00D90A10" w:rsidRDefault="0024753F" w:rsidP="0024753F">
            <w:pPr>
              <w:rPr>
                <w:ins w:id="586" w:author="Pylon" w:date="2026-06-01T11:47:00Z"/>
                <w:sz w:val="15"/>
                <w:szCs w:val="15"/>
              </w:rPr>
            </w:pPr>
            <w:ins w:id="587" w:author="Pylon" w:date="2026-06-01T14:11:00Z">
              <w:r w:rsidRPr="009A15B6">
                <w:t>S32</w:t>
              </w:r>
            </w:ins>
          </w:p>
        </w:tc>
        <w:tc>
          <w:tcPr>
            <w:tcW w:w="4139" w:type="dxa"/>
          </w:tcPr>
          <w:p w14:paraId="51CF896E" w14:textId="77777777" w:rsidR="001A08CE" w:rsidRDefault="001A08CE" w:rsidP="001A08CE">
            <w:pPr>
              <w:rPr>
                <w:ins w:id="588" w:author="Pylon" w:date="2026-06-01T11:47:00Z"/>
              </w:rPr>
            </w:pPr>
          </w:p>
        </w:tc>
      </w:tr>
      <w:tr w:rsidR="001A08CE" w:rsidRPr="00AA699A" w14:paraId="6933169D" w14:textId="77777777" w:rsidTr="001A08CE">
        <w:trPr>
          <w:ins w:id="589" w:author="Pylon" w:date="2026-06-01T11:48:00Z"/>
        </w:trPr>
        <w:tc>
          <w:tcPr>
            <w:tcW w:w="1696" w:type="dxa"/>
          </w:tcPr>
          <w:p w14:paraId="56EC831F" w14:textId="77777777" w:rsidR="001A08CE" w:rsidRDefault="00985DF5" w:rsidP="001A08CE">
            <w:pPr>
              <w:rPr>
                <w:ins w:id="590" w:author="Pylon" w:date="2026-06-01T14:06:00Z"/>
              </w:rPr>
            </w:pPr>
            <w:ins w:id="591" w:author="Pylon" w:date="2026-06-01T14:06:00Z">
              <w:r>
                <w:rPr>
                  <w:rFonts w:hint="eastAsia"/>
                </w:rPr>
                <w:t>0</w:t>
              </w:r>
              <w:r>
                <w:t>x210B~</w:t>
              </w:r>
            </w:ins>
          </w:p>
          <w:p w14:paraId="6781732E" w14:textId="226C7A2B" w:rsidR="00985DF5" w:rsidRDefault="00985DF5" w:rsidP="001A08CE">
            <w:pPr>
              <w:rPr>
                <w:ins w:id="592" w:author="Pylon" w:date="2026-06-01T11:48:00Z"/>
              </w:rPr>
            </w:pPr>
            <w:ins w:id="593" w:author="Pylon" w:date="2026-06-01T14:06:00Z">
              <w:r>
                <w:t>0x210C</w:t>
              </w:r>
            </w:ins>
          </w:p>
        </w:tc>
        <w:tc>
          <w:tcPr>
            <w:tcW w:w="1560" w:type="dxa"/>
          </w:tcPr>
          <w:p w14:paraId="6C2C8E3D" w14:textId="545059F7" w:rsidR="001A08CE" w:rsidRDefault="001A08CE" w:rsidP="001A08CE">
            <w:pPr>
              <w:jc w:val="both"/>
              <w:rPr>
                <w:ins w:id="594" w:author="Pylon" w:date="2026-06-01T11:48:00Z"/>
              </w:rPr>
            </w:pPr>
            <w:ins w:id="595" w:author="Pylon" w:date="2026-06-01T11:48:00Z">
              <w:r>
                <w:rPr>
                  <w:rFonts w:hint="eastAsia"/>
                </w:rPr>
                <w:t>负载功率</w:t>
              </w:r>
            </w:ins>
          </w:p>
        </w:tc>
        <w:tc>
          <w:tcPr>
            <w:tcW w:w="2239" w:type="dxa"/>
          </w:tcPr>
          <w:p w14:paraId="7DE9EF5D" w14:textId="77777777" w:rsidR="0024753F" w:rsidRPr="009A15B6" w:rsidRDefault="0024753F" w:rsidP="0024753F">
            <w:pPr>
              <w:rPr>
                <w:ins w:id="596" w:author="Pylon" w:date="2026-06-01T14:11:00Z"/>
              </w:rPr>
            </w:pPr>
            <w:ins w:id="597" w:author="Pylon" w:date="2026-06-01T14:11:00Z">
              <w:r w:rsidRPr="009A15B6">
                <w:t>W</w:t>
              </w:r>
            </w:ins>
          </w:p>
          <w:p w14:paraId="0459B4E6" w14:textId="1290AE4F" w:rsidR="001A08CE" w:rsidRPr="00D90A10" w:rsidRDefault="0024753F" w:rsidP="0024753F">
            <w:pPr>
              <w:rPr>
                <w:ins w:id="598" w:author="Pylon" w:date="2026-06-01T11:48:00Z"/>
                <w:sz w:val="15"/>
                <w:szCs w:val="15"/>
              </w:rPr>
            </w:pPr>
            <w:ins w:id="599" w:author="Pylon" w:date="2026-06-01T14:11:00Z">
              <w:r w:rsidRPr="009A15B6">
                <w:t>S32</w:t>
              </w:r>
            </w:ins>
          </w:p>
        </w:tc>
        <w:tc>
          <w:tcPr>
            <w:tcW w:w="4139" w:type="dxa"/>
          </w:tcPr>
          <w:p w14:paraId="007D7D0D" w14:textId="77777777" w:rsidR="001A08CE" w:rsidRDefault="001A08CE" w:rsidP="001A08CE">
            <w:pPr>
              <w:rPr>
                <w:ins w:id="600" w:author="Pylon" w:date="2026-06-01T11:48:00Z"/>
              </w:rPr>
            </w:pPr>
          </w:p>
        </w:tc>
      </w:tr>
      <w:tr w:rsidR="001A08CE" w:rsidRPr="00AA699A" w14:paraId="1156A8BB" w14:textId="77777777" w:rsidTr="001A08CE">
        <w:trPr>
          <w:ins w:id="601" w:author="Pylon" w:date="2026-06-01T11:48:00Z"/>
        </w:trPr>
        <w:tc>
          <w:tcPr>
            <w:tcW w:w="1696" w:type="dxa"/>
          </w:tcPr>
          <w:p w14:paraId="44FAB3BB" w14:textId="77777777" w:rsidR="001A08CE" w:rsidRDefault="00985DF5" w:rsidP="001A08CE">
            <w:pPr>
              <w:rPr>
                <w:ins w:id="602" w:author="Pylon" w:date="2026-06-01T14:06:00Z"/>
              </w:rPr>
            </w:pPr>
            <w:ins w:id="603" w:author="Pylon" w:date="2026-06-01T14:06:00Z">
              <w:r>
                <w:rPr>
                  <w:rFonts w:hint="eastAsia"/>
                </w:rPr>
                <w:t>0</w:t>
              </w:r>
              <w:r>
                <w:t>x210D~</w:t>
              </w:r>
            </w:ins>
          </w:p>
          <w:p w14:paraId="67469415" w14:textId="2A4048A5" w:rsidR="00985DF5" w:rsidRDefault="00985DF5" w:rsidP="001A08CE">
            <w:pPr>
              <w:rPr>
                <w:ins w:id="604" w:author="Pylon" w:date="2026-06-01T11:48:00Z"/>
              </w:rPr>
            </w:pPr>
            <w:ins w:id="605" w:author="Pylon" w:date="2026-06-01T14:06:00Z">
              <w:r>
                <w:t>0x210E</w:t>
              </w:r>
            </w:ins>
          </w:p>
        </w:tc>
        <w:tc>
          <w:tcPr>
            <w:tcW w:w="1560" w:type="dxa"/>
          </w:tcPr>
          <w:p w14:paraId="19ABDF6B" w14:textId="6E96EC6C" w:rsidR="001A08CE" w:rsidRDefault="001A08CE" w:rsidP="001A08CE">
            <w:pPr>
              <w:jc w:val="both"/>
              <w:rPr>
                <w:ins w:id="606" w:author="Pylon" w:date="2026-06-01T11:48:00Z"/>
              </w:rPr>
            </w:pPr>
            <w:ins w:id="607" w:author="Pylon" w:date="2026-06-01T11:48:00Z">
              <w:r>
                <w:rPr>
                  <w:rFonts w:hint="eastAsia"/>
                </w:rPr>
                <w:t>电池功率</w:t>
              </w:r>
            </w:ins>
          </w:p>
        </w:tc>
        <w:tc>
          <w:tcPr>
            <w:tcW w:w="2239" w:type="dxa"/>
          </w:tcPr>
          <w:p w14:paraId="165C3B3F" w14:textId="77777777" w:rsidR="0024753F" w:rsidRPr="009A15B6" w:rsidRDefault="0024753F" w:rsidP="0024753F">
            <w:pPr>
              <w:rPr>
                <w:ins w:id="608" w:author="Pylon" w:date="2026-06-01T14:11:00Z"/>
              </w:rPr>
            </w:pPr>
            <w:ins w:id="609" w:author="Pylon" w:date="2026-06-01T14:11:00Z">
              <w:r w:rsidRPr="009A15B6">
                <w:t>W</w:t>
              </w:r>
            </w:ins>
          </w:p>
          <w:p w14:paraId="71A6D406" w14:textId="6B598EDD" w:rsidR="001A08CE" w:rsidRPr="00D90A10" w:rsidRDefault="0024753F" w:rsidP="0024753F">
            <w:pPr>
              <w:rPr>
                <w:ins w:id="610" w:author="Pylon" w:date="2026-06-01T11:48:00Z"/>
                <w:sz w:val="15"/>
                <w:szCs w:val="15"/>
              </w:rPr>
            </w:pPr>
            <w:ins w:id="611" w:author="Pylon" w:date="2026-06-01T14:11:00Z">
              <w:r w:rsidRPr="009A15B6">
                <w:t>S32</w:t>
              </w:r>
            </w:ins>
          </w:p>
        </w:tc>
        <w:tc>
          <w:tcPr>
            <w:tcW w:w="4139" w:type="dxa"/>
          </w:tcPr>
          <w:p w14:paraId="2820E750" w14:textId="77777777" w:rsidR="001A08CE" w:rsidRDefault="001A08CE" w:rsidP="001A08CE">
            <w:pPr>
              <w:rPr>
                <w:ins w:id="612" w:author="Pylon" w:date="2026-06-01T11:48:00Z"/>
              </w:rPr>
            </w:pPr>
          </w:p>
        </w:tc>
      </w:tr>
      <w:tr w:rsidR="001A08CE" w:rsidRPr="00AA699A" w14:paraId="295DE946" w14:textId="77777777" w:rsidTr="001A08CE">
        <w:trPr>
          <w:ins w:id="613" w:author="Pylon" w:date="2026-06-01T11:48:00Z"/>
        </w:trPr>
        <w:tc>
          <w:tcPr>
            <w:tcW w:w="1696" w:type="dxa"/>
          </w:tcPr>
          <w:p w14:paraId="431873E3" w14:textId="33A842E6" w:rsidR="001A08CE" w:rsidRDefault="00985DF5" w:rsidP="001A08CE">
            <w:pPr>
              <w:rPr>
                <w:ins w:id="614" w:author="Pylon" w:date="2026-06-01T11:48:00Z"/>
              </w:rPr>
            </w:pPr>
            <w:ins w:id="615" w:author="Pylon" w:date="2026-06-01T14:06:00Z">
              <w:r>
                <w:rPr>
                  <w:rFonts w:hint="eastAsia"/>
                </w:rPr>
                <w:t>0</w:t>
              </w:r>
              <w:r>
                <w:t>x210F</w:t>
              </w:r>
            </w:ins>
          </w:p>
        </w:tc>
        <w:tc>
          <w:tcPr>
            <w:tcW w:w="1560" w:type="dxa"/>
          </w:tcPr>
          <w:p w14:paraId="1C2295D5" w14:textId="24EF1218" w:rsidR="001A08CE" w:rsidRDefault="001A08CE" w:rsidP="001A08CE">
            <w:pPr>
              <w:jc w:val="both"/>
              <w:rPr>
                <w:ins w:id="616" w:author="Pylon" w:date="2026-06-01T11:48:00Z"/>
              </w:rPr>
            </w:pPr>
            <w:ins w:id="617" w:author="Pylon" w:date="2026-06-01T11:48:00Z">
              <w:r>
                <w:rPr>
                  <w:rFonts w:hint="eastAsia"/>
                </w:rPr>
                <w:t>EMS</w:t>
              </w:r>
              <w:r>
                <w:t xml:space="preserve"> mode</w:t>
              </w:r>
            </w:ins>
          </w:p>
        </w:tc>
        <w:tc>
          <w:tcPr>
            <w:tcW w:w="2239" w:type="dxa"/>
          </w:tcPr>
          <w:p w14:paraId="75DADDC0" w14:textId="77777777" w:rsidR="001A08CE" w:rsidRPr="00D90A10" w:rsidRDefault="001A08CE" w:rsidP="001A08CE">
            <w:pPr>
              <w:rPr>
                <w:ins w:id="618" w:author="Pylon" w:date="2026-06-01T11:48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6879F2A1" w14:textId="77777777" w:rsidR="001A08CE" w:rsidRDefault="001A08CE" w:rsidP="001A08CE">
            <w:pPr>
              <w:rPr>
                <w:ins w:id="619" w:author="Pylon" w:date="2026-06-01T11:48:00Z"/>
              </w:rPr>
            </w:pPr>
          </w:p>
        </w:tc>
      </w:tr>
      <w:tr w:rsidR="001A08CE" w:rsidRPr="00AA699A" w14:paraId="5A6F39FE" w14:textId="77777777" w:rsidTr="001A08CE">
        <w:trPr>
          <w:ins w:id="620" w:author="Pylon" w:date="2026-06-01T11:48:00Z"/>
        </w:trPr>
        <w:tc>
          <w:tcPr>
            <w:tcW w:w="1696" w:type="dxa"/>
          </w:tcPr>
          <w:p w14:paraId="3AE33DA4" w14:textId="620915D9" w:rsidR="001A08CE" w:rsidRDefault="00985DF5" w:rsidP="001A08CE">
            <w:pPr>
              <w:rPr>
                <w:ins w:id="621" w:author="Pylon" w:date="2026-06-01T11:48:00Z"/>
              </w:rPr>
            </w:pPr>
            <w:ins w:id="622" w:author="Pylon" w:date="2026-06-01T14:06:00Z">
              <w:r>
                <w:rPr>
                  <w:rFonts w:hint="eastAsia"/>
                </w:rPr>
                <w:t>0</w:t>
              </w:r>
              <w:r>
                <w:t>x2110</w:t>
              </w:r>
            </w:ins>
          </w:p>
        </w:tc>
        <w:tc>
          <w:tcPr>
            <w:tcW w:w="1560" w:type="dxa"/>
          </w:tcPr>
          <w:p w14:paraId="3AC09EA9" w14:textId="6F356F44" w:rsidR="001A08CE" w:rsidRDefault="001A08CE" w:rsidP="001A08CE">
            <w:pPr>
              <w:jc w:val="both"/>
              <w:rPr>
                <w:ins w:id="623" w:author="Pylon" w:date="2026-06-01T11:48:00Z"/>
              </w:rPr>
            </w:pPr>
            <w:ins w:id="624" w:author="Pylon" w:date="2026-06-01T11:49:00Z">
              <w:r>
                <w:rPr>
                  <w:rFonts w:hint="eastAsia"/>
                </w:rPr>
                <w:t>联网状态</w:t>
              </w:r>
            </w:ins>
          </w:p>
        </w:tc>
        <w:tc>
          <w:tcPr>
            <w:tcW w:w="2239" w:type="dxa"/>
          </w:tcPr>
          <w:p w14:paraId="0A938A52" w14:textId="77777777" w:rsidR="001A08CE" w:rsidRPr="00D90A10" w:rsidRDefault="001A08CE" w:rsidP="001A08CE">
            <w:pPr>
              <w:rPr>
                <w:ins w:id="625" w:author="Pylon" w:date="2026-06-01T11:48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592E25DB" w14:textId="77777777" w:rsidR="001A08CE" w:rsidRDefault="001A08CE" w:rsidP="001A08CE">
            <w:pPr>
              <w:rPr>
                <w:ins w:id="626" w:author="Pylon" w:date="2026-06-01T11:48:00Z"/>
              </w:rPr>
            </w:pPr>
          </w:p>
        </w:tc>
      </w:tr>
      <w:tr w:rsidR="001A08CE" w:rsidRPr="00AA699A" w14:paraId="32680656" w14:textId="77777777" w:rsidTr="001A08CE">
        <w:trPr>
          <w:ins w:id="627" w:author="Pylon" w:date="2026-06-01T11:49:00Z"/>
        </w:trPr>
        <w:tc>
          <w:tcPr>
            <w:tcW w:w="1696" w:type="dxa"/>
          </w:tcPr>
          <w:p w14:paraId="5600CAAB" w14:textId="48326B6E" w:rsidR="001A08CE" w:rsidRDefault="00985DF5" w:rsidP="001A08CE">
            <w:pPr>
              <w:rPr>
                <w:ins w:id="628" w:author="Pylon" w:date="2026-06-01T11:49:00Z"/>
              </w:rPr>
            </w:pPr>
            <w:ins w:id="629" w:author="Pylon" w:date="2026-06-01T14:06:00Z">
              <w:r>
                <w:rPr>
                  <w:rFonts w:hint="eastAsia"/>
                </w:rPr>
                <w:t>0</w:t>
              </w:r>
              <w:r>
                <w:t>x2111</w:t>
              </w:r>
            </w:ins>
          </w:p>
        </w:tc>
        <w:tc>
          <w:tcPr>
            <w:tcW w:w="1560" w:type="dxa"/>
          </w:tcPr>
          <w:p w14:paraId="776BDB95" w14:textId="592ECDD1" w:rsidR="001A08CE" w:rsidRDefault="001A08CE" w:rsidP="001A08CE">
            <w:pPr>
              <w:jc w:val="both"/>
              <w:rPr>
                <w:ins w:id="630" w:author="Pylon" w:date="2026-06-01T11:49:00Z"/>
              </w:rPr>
            </w:pPr>
            <w:ins w:id="631" w:author="Pylon" w:date="2026-06-01T11:49:00Z">
              <w:r>
                <w:rPr>
                  <w:rFonts w:hint="eastAsia"/>
                </w:rPr>
                <w:t>WIFI</w:t>
              </w:r>
              <w:r>
                <w:rPr>
                  <w:rFonts w:hint="eastAsia"/>
                </w:rPr>
                <w:t>信号强度</w:t>
              </w:r>
            </w:ins>
          </w:p>
        </w:tc>
        <w:tc>
          <w:tcPr>
            <w:tcW w:w="2239" w:type="dxa"/>
          </w:tcPr>
          <w:p w14:paraId="7FD3DEAF" w14:textId="77777777" w:rsidR="001A08CE" w:rsidRPr="00D90A10" w:rsidRDefault="001A08CE" w:rsidP="001A08CE">
            <w:pPr>
              <w:rPr>
                <w:ins w:id="632" w:author="Pylon" w:date="2026-06-01T11:49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7E12CDA4" w14:textId="77777777" w:rsidR="001A08CE" w:rsidRDefault="001A08CE" w:rsidP="001A08CE">
            <w:pPr>
              <w:rPr>
                <w:ins w:id="633" w:author="Pylon" w:date="2026-06-01T11:49:00Z"/>
              </w:rPr>
            </w:pPr>
          </w:p>
        </w:tc>
      </w:tr>
      <w:tr w:rsidR="001A08CE" w:rsidRPr="00AA699A" w14:paraId="711577EE" w14:textId="77777777" w:rsidTr="001A08CE">
        <w:trPr>
          <w:ins w:id="634" w:author="Pylon" w:date="2026-06-01T11:50:00Z"/>
        </w:trPr>
        <w:tc>
          <w:tcPr>
            <w:tcW w:w="1696" w:type="dxa"/>
          </w:tcPr>
          <w:p w14:paraId="6B309AE3" w14:textId="77777777" w:rsidR="001A08CE" w:rsidRDefault="00985DF5" w:rsidP="001A08CE">
            <w:pPr>
              <w:rPr>
                <w:ins w:id="635" w:author="Pylon" w:date="2026-06-01T14:07:00Z"/>
              </w:rPr>
            </w:pPr>
            <w:ins w:id="636" w:author="Pylon" w:date="2026-06-01T14:07:00Z">
              <w:r>
                <w:rPr>
                  <w:rFonts w:hint="eastAsia"/>
                </w:rPr>
                <w:t>0</w:t>
              </w:r>
              <w:r>
                <w:t>x2112~</w:t>
              </w:r>
            </w:ins>
          </w:p>
          <w:p w14:paraId="78C8ACA0" w14:textId="330A5D1A" w:rsidR="00985DF5" w:rsidRDefault="00985DF5" w:rsidP="001A08CE">
            <w:pPr>
              <w:rPr>
                <w:ins w:id="637" w:author="Pylon" w:date="2026-06-01T11:50:00Z"/>
              </w:rPr>
            </w:pPr>
            <w:ins w:id="638" w:author="Pylon" w:date="2026-06-01T14:07:00Z">
              <w:r>
                <w:t>0x2119</w:t>
              </w:r>
            </w:ins>
          </w:p>
        </w:tc>
        <w:tc>
          <w:tcPr>
            <w:tcW w:w="1560" w:type="dxa"/>
          </w:tcPr>
          <w:p w14:paraId="51707F47" w14:textId="77777777" w:rsidR="001A08CE" w:rsidRDefault="001A08CE" w:rsidP="001A08CE">
            <w:pPr>
              <w:jc w:val="both"/>
              <w:rPr>
                <w:ins w:id="639" w:author="Pylon" w:date="2026-06-01T11:50:00Z"/>
              </w:rPr>
            </w:pPr>
            <w:ins w:id="640" w:author="Pylon" w:date="2026-06-01T11:50:00Z">
              <w:r>
                <w:rPr>
                  <w:rFonts w:hint="eastAsia"/>
                </w:rPr>
                <w:t>Device</w:t>
              </w:r>
              <w:r>
                <w:t xml:space="preserve"> Name</w:t>
              </w:r>
            </w:ins>
          </w:p>
          <w:p w14:paraId="45936B8A" w14:textId="71FFEE86" w:rsidR="001A08CE" w:rsidRDefault="001A08CE" w:rsidP="001A08CE">
            <w:pPr>
              <w:jc w:val="both"/>
              <w:rPr>
                <w:ins w:id="641" w:author="Pylon" w:date="2026-06-01T11:50:00Z"/>
              </w:rPr>
            </w:pPr>
            <w:ins w:id="642" w:author="Pylon" w:date="2026-06-01T11:50:00Z">
              <w:r>
                <w:t>(PCS)</w:t>
              </w:r>
            </w:ins>
          </w:p>
        </w:tc>
        <w:tc>
          <w:tcPr>
            <w:tcW w:w="2239" w:type="dxa"/>
          </w:tcPr>
          <w:p w14:paraId="439158E3" w14:textId="77777777" w:rsidR="001A08CE" w:rsidRPr="00D90A10" w:rsidRDefault="001A08CE" w:rsidP="001A08CE">
            <w:pPr>
              <w:rPr>
                <w:ins w:id="643" w:author="Pylon" w:date="2026-06-01T11:50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3A0BC871" w14:textId="77777777" w:rsidR="001A08CE" w:rsidRDefault="001A08CE" w:rsidP="001A08CE">
            <w:pPr>
              <w:rPr>
                <w:ins w:id="644" w:author="Pylon" w:date="2026-06-01T11:50:00Z"/>
              </w:rPr>
            </w:pPr>
          </w:p>
        </w:tc>
      </w:tr>
      <w:tr w:rsidR="001A08CE" w:rsidRPr="00AA699A" w14:paraId="2E956B53" w14:textId="77777777" w:rsidTr="001A08CE">
        <w:trPr>
          <w:ins w:id="645" w:author="Pylon" w:date="2026-06-01T11:50:00Z"/>
        </w:trPr>
        <w:tc>
          <w:tcPr>
            <w:tcW w:w="1696" w:type="dxa"/>
          </w:tcPr>
          <w:p w14:paraId="5F199378" w14:textId="77777777" w:rsidR="001A08CE" w:rsidRDefault="00985DF5" w:rsidP="001A08CE">
            <w:pPr>
              <w:rPr>
                <w:ins w:id="646" w:author="Pylon" w:date="2026-06-01T14:07:00Z"/>
              </w:rPr>
            </w:pPr>
            <w:ins w:id="647" w:author="Pylon" w:date="2026-06-01T14:07:00Z">
              <w:r>
                <w:rPr>
                  <w:rFonts w:hint="eastAsia"/>
                </w:rPr>
                <w:t>0</w:t>
              </w:r>
              <w:r>
                <w:t>x211A~</w:t>
              </w:r>
            </w:ins>
          </w:p>
          <w:p w14:paraId="35FCE894" w14:textId="3CA968B1" w:rsidR="00985DF5" w:rsidRDefault="00985DF5" w:rsidP="001A08CE">
            <w:pPr>
              <w:rPr>
                <w:ins w:id="648" w:author="Pylon" w:date="2026-06-01T11:50:00Z"/>
              </w:rPr>
            </w:pPr>
            <w:ins w:id="649" w:author="Pylon" w:date="2026-06-01T14:07:00Z">
              <w:r>
                <w:t>0x212</w:t>
              </w:r>
            </w:ins>
            <w:ins w:id="650" w:author="Pylon" w:date="2026-06-01T14:08:00Z">
              <w:r>
                <w:t>1</w:t>
              </w:r>
            </w:ins>
          </w:p>
        </w:tc>
        <w:tc>
          <w:tcPr>
            <w:tcW w:w="1560" w:type="dxa"/>
          </w:tcPr>
          <w:p w14:paraId="187CF3DE" w14:textId="77777777" w:rsidR="001A08CE" w:rsidRDefault="001A08CE" w:rsidP="001A08CE">
            <w:pPr>
              <w:jc w:val="both"/>
              <w:rPr>
                <w:ins w:id="651" w:author="Pylon" w:date="2026-06-01T11:50:00Z"/>
              </w:rPr>
            </w:pPr>
            <w:ins w:id="652" w:author="Pylon" w:date="2026-06-01T11:50:00Z">
              <w:r>
                <w:rPr>
                  <w:rFonts w:hint="eastAsia"/>
                </w:rPr>
                <w:t>D</w:t>
              </w:r>
              <w:r>
                <w:t>evice SN</w:t>
              </w:r>
            </w:ins>
          </w:p>
          <w:p w14:paraId="4273475D" w14:textId="55E42DB7" w:rsidR="001A08CE" w:rsidRDefault="001A08CE" w:rsidP="001A08CE">
            <w:pPr>
              <w:jc w:val="both"/>
              <w:rPr>
                <w:ins w:id="653" w:author="Pylon" w:date="2026-06-01T11:50:00Z"/>
              </w:rPr>
            </w:pPr>
            <w:ins w:id="654" w:author="Pylon" w:date="2026-06-01T11:51:00Z">
              <w:r>
                <w:t>(PCS)</w:t>
              </w:r>
            </w:ins>
          </w:p>
        </w:tc>
        <w:tc>
          <w:tcPr>
            <w:tcW w:w="2239" w:type="dxa"/>
          </w:tcPr>
          <w:p w14:paraId="5B858D34" w14:textId="77777777" w:rsidR="001A08CE" w:rsidRPr="00D90A10" w:rsidRDefault="001A08CE" w:rsidP="001A08CE">
            <w:pPr>
              <w:rPr>
                <w:ins w:id="655" w:author="Pylon" w:date="2026-06-01T11:50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2D86FC9A" w14:textId="77777777" w:rsidR="001A08CE" w:rsidRDefault="001A08CE" w:rsidP="001A08CE">
            <w:pPr>
              <w:rPr>
                <w:ins w:id="656" w:author="Pylon" w:date="2026-06-01T11:50:00Z"/>
              </w:rPr>
            </w:pPr>
          </w:p>
        </w:tc>
      </w:tr>
      <w:tr w:rsidR="001A08CE" w:rsidRPr="00AA699A" w14:paraId="4C9C05D8" w14:textId="77777777" w:rsidTr="001A08CE">
        <w:trPr>
          <w:ins w:id="657" w:author="Pylon" w:date="2026-06-01T11:51:00Z"/>
        </w:trPr>
        <w:tc>
          <w:tcPr>
            <w:tcW w:w="1696" w:type="dxa"/>
          </w:tcPr>
          <w:p w14:paraId="13BC8379" w14:textId="77777777" w:rsidR="00985DF5" w:rsidRDefault="00985DF5" w:rsidP="001A08CE">
            <w:pPr>
              <w:rPr>
                <w:ins w:id="658" w:author="Pylon" w:date="2026-06-01T14:08:00Z"/>
              </w:rPr>
            </w:pPr>
            <w:ins w:id="659" w:author="Pylon" w:date="2026-06-01T14:08:00Z">
              <w:r>
                <w:rPr>
                  <w:rFonts w:hint="eastAsia"/>
                </w:rPr>
                <w:t>0</w:t>
              </w:r>
              <w:r>
                <w:t>x2122~</w:t>
              </w:r>
            </w:ins>
          </w:p>
          <w:p w14:paraId="14D52220" w14:textId="21BF983F" w:rsidR="00985DF5" w:rsidRDefault="00985DF5" w:rsidP="001A08CE">
            <w:pPr>
              <w:rPr>
                <w:ins w:id="660" w:author="Pylon" w:date="2026-06-01T11:51:00Z"/>
              </w:rPr>
            </w:pPr>
            <w:ins w:id="661" w:author="Pylon" w:date="2026-06-01T14:08:00Z">
              <w:r>
                <w:t>0x2123</w:t>
              </w:r>
            </w:ins>
          </w:p>
        </w:tc>
        <w:tc>
          <w:tcPr>
            <w:tcW w:w="1560" w:type="dxa"/>
          </w:tcPr>
          <w:p w14:paraId="4F8AD1FB" w14:textId="46835287" w:rsidR="001A08CE" w:rsidRDefault="001A08CE" w:rsidP="001A08CE">
            <w:pPr>
              <w:jc w:val="both"/>
              <w:rPr>
                <w:ins w:id="662" w:author="Pylon" w:date="2026-06-01T11:51:00Z"/>
              </w:rPr>
            </w:pPr>
            <w:ins w:id="663" w:author="Pylon" w:date="2026-06-01T11:51:00Z">
              <w:r>
                <w:rPr>
                  <w:rFonts w:hint="eastAsia"/>
                </w:rPr>
                <w:t>D</w:t>
              </w:r>
              <w:r>
                <w:t>evice Max Out power</w:t>
              </w:r>
            </w:ins>
          </w:p>
        </w:tc>
        <w:tc>
          <w:tcPr>
            <w:tcW w:w="2239" w:type="dxa"/>
          </w:tcPr>
          <w:p w14:paraId="1BA67868" w14:textId="77777777" w:rsidR="001A08CE" w:rsidRPr="00D90A10" w:rsidRDefault="001A08CE" w:rsidP="001A08CE">
            <w:pPr>
              <w:rPr>
                <w:ins w:id="664" w:author="Pylon" w:date="2026-06-01T11:51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5C65E8AC" w14:textId="77777777" w:rsidR="001A08CE" w:rsidRDefault="001A08CE" w:rsidP="001A08CE">
            <w:pPr>
              <w:rPr>
                <w:ins w:id="665" w:author="Pylon" w:date="2026-06-01T11:51:00Z"/>
              </w:rPr>
            </w:pPr>
          </w:p>
        </w:tc>
      </w:tr>
      <w:tr w:rsidR="00E90A83" w:rsidRPr="00AA699A" w14:paraId="4647791E" w14:textId="77777777" w:rsidTr="001A08CE">
        <w:trPr>
          <w:ins w:id="666" w:author="Pylon" w:date="2026-06-01T11:52:00Z"/>
        </w:trPr>
        <w:tc>
          <w:tcPr>
            <w:tcW w:w="1696" w:type="dxa"/>
          </w:tcPr>
          <w:p w14:paraId="050B91CC" w14:textId="77777777" w:rsidR="00E90A83" w:rsidRDefault="00985DF5" w:rsidP="001A08CE">
            <w:pPr>
              <w:rPr>
                <w:ins w:id="667" w:author="Pylon" w:date="2026-06-01T14:08:00Z"/>
              </w:rPr>
            </w:pPr>
            <w:ins w:id="668" w:author="Pylon" w:date="2026-06-01T14:08:00Z">
              <w:r>
                <w:rPr>
                  <w:rFonts w:hint="eastAsia"/>
                </w:rPr>
                <w:t>0</w:t>
              </w:r>
              <w:r>
                <w:t>x2124~</w:t>
              </w:r>
            </w:ins>
          </w:p>
          <w:p w14:paraId="2D2BF54C" w14:textId="07BF6DB6" w:rsidR="00985DF5" w:rsidRDefault="00985DF5" w:rsidP="001A08CE">
            <w:pPr>
              <w:rPr>
                <w:ins w:id="669" w:author="Pylon" w:date="2026-06-01T11:52:00Z"/>
              </w:rPr>
            </w:pPr>
            <w:ins w:id="670" w:author="Pylon" w:date="2026-06-01T14:08:00Z">
              <w:r>
                <w:t>0x2125</w:t>
              </w:r>
            </w:ins>
          </w:p>
        </w:tc>
        <w:tc>
          <w:tcPr>
            <w:tcW w:w="1560" w:type="dxa"/>
          </w:tcPr>
          <w:p w14:paraId="0F2059CD" w14:textId="77777777" w:rsidR="00E90A83" w:rsidRDefault="00E90A83" w:rsidP="001A08CE">
            <w:pPr>
              <w:jc w:val="both"/>
              <w:rPr>
                <w:ins w:id="671" w:author="Pylon" w:date="2026-06-01T11:52:00Z"/>
              </w:rPr>
            </w:pPr>
            <w:ins w:id="672" w:author="Pylon" w:date="2026-06-01T11:52:00Z">
              <w:r>
                <w:rPr>
                  <w:rFonts w:hint="eastAsia"/>
                </w:rPr>
                <w:t>S</w:t>
              </w:r>
              <w:r>
                <w:t>oftware Ver</w:t>
              </w:r>
            </w:ins>
          </w:p>
          <w:p w14:paraId="0A6E1FE2" w14:textId="3C0BECD0" w:rsidR="00E90A83" w:rsidRDefault="00E90A83" w:rsidP="001A08CE">
            <w:pPr>
              <w:jc w:val="both"/>
              <w:rPr>
                <w:ins w:id="673" w:author="Pylon" w:date="2026-06-01T11:52:00Z"/>
              </w:rPr>
            </w:pPr>
            <w:ins w:id="674" w:author="Pylon" w:date="2026-06-01T11:52:00Z">
              <w:r>
                <w:t>(PCS)</w:t>
              </w:r>
            </w:ins>
          </w:p>
        </w:tc>
        <w:tc>
          <w:tcPr>
            <w:tcW w:w="2239" w:type="dxa"/>
          </w:tcPr>
          <w:p w14:paraId="3DC9C837" w14:textId="77777777" w:rsidR="00E90A83" w:rsidRPr="00D90A10" w:rsidRDefault="00E90A83" w:rsidP="001A08CE">
            <w:pPr>
              <w:rPr>
                <w:ins w:id="675" w:author="Pylon" w:date="2026-06-01T11:52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0112B8C8" w14:textId="77777777" w:rsidR="00E90A83" w:rsidRDefault="00E90A83" w:rsidP="001A08CE">
            <w:pPr>
              <w:rPr>
                <w:ins w:id="676" w:author="Pylon" w:date="2026-06-01T11:52:00Z"/>
              </w:rPr>
            </w:pPr>
          </w:p>
        </w:tc>
      </w:tr>
      <w:tr w:rsidR="00E90A83" w:rsidRPr="00AA699A" w14:paraId="4DDBDD34" w14:textId="77777777" w:rsidTr="001A08CE">
        <w:trPr>
          <w:ins w:id="677" w:author="Pylon" w:date="2026-06-01T11:53:00Z"/>
        </w:trPr>
        <w:tc>
          <w:tcPr>
            <w:tcW w:w="1696" w:type="dxa"/>
          </w:tcPr>
          <w:p w14:paraId="1D6BF4C9" w14:textId="12CFFFAF" w:rsidR="00E90A83" w:rsidRDefault="00985DF5">
            <w:pPr>
              <w:rPr>
                <w:ins w:id="678" w:author="Pylon" w:date="2026-06-01T11:53:00Z"/>
              </w:rPr>
            </w:pPr>
            <w:ins w:id="679" w:author="Pylon" w:date="2026-06-01T14:09:00Z">
              <w:r>
                <w:rPr>
                  <w:rFonts w:hint="eastAsia"/>
                </w:rPr>
                <w:t>0</w:t>
              </w:r>
              <w:r>
                <w:t>x21</w:t>
              </w:r>
            </w:ins>
            <w:ins w:id="680" w:author="Pylon" w:date="2026-06-01T15:44:00Z">
              <w:r w:rsidR="007C50A7">
                <w:t>2</w:t>
              </w:r>
            </w:ins>
            <w:ins w:id="681" w:author="Pylon" w:date="2026-06-01T14:09:00Z">
              <w:r>
                <w:t>6</w:t>
              </w:r>
            </w:ins>
          </w:p>
        </w:tc>
        <w:tc>
          <w:tcPr>
            <w:tcW w:w="1560" w:type="dxa"/>
          </w:tcPr>
          <w:p w14:paraId="519A79DE" w14:textId="3E957F40" w:rsidR="00E90A83" w:rsidRDefault="00E90A83" w:rsidP="001A08CE">
            <w:pPr>
              <w:jc w:val="both"/>
              <w:rPr>
                <w:ins w:id="682" w:author="Pylon" w:date="2026-06-01T11:53:00Z"/>
              </w:rPr>
            </w:pPr>
            <w:ins w:id="683" w:author="Pylon" w:date="2026-06-01T11:53:00Z">
              <w:r>
                <w:rPr>
                  <w:rFonts w:hint="eastAsia"/>
                </w:rPr>
                <w:t>A</w:t>
              </w:r>
              <w:r>
                <w:t>ctive power percent</w:t>
              </w:r>
            </w:ins>
          </w:p>
        </w:tc>
        <w:tc>
          <w:tcPr>
            <w:tcW w:w="2239" w:type="dxa"/>
          </w:tcPr>
          <w:p w14:paraId="2E4211FE" w14:textId="77777777" w:rsidR="00E90A83" w:rsidRPr="00D90A10" w:rsidRDefault="00E90A83" w:rsidP="001A08CE">
            <w:pPr>
              <w:rPr>
                <w:ins w:id="684" w:author="Pylon" w:date="2026-06-01T11:53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37B8F6AB" w14:textId="77777777" w:rsidR="00E90A83" w:rsidRDefault="00E90A83" w:rsidP="001A08CE">
            <w:pPr>
              <w:rPr>
                <w:ins w:id="685" w:author="Pylon" w:date="2026-06-01T11:53:00Z"/>
              </w:rPr>
            </w:pPr>
          </w:p>
        </w:tc>
      </w:tr>
      <w:tr w:rsidR="00E90A83" w:rsidRPr="00AA699A" w14:paraId="5E6B1964" w14:textId="77777777" w:rsidTr="001A08CE">
        <w:trPr>
          <w:ins w:id="686" w:author="Pylon" w:date="2026-06-01T11:54:00Z"/>
        </w:trPr>
        <w:tc>
          <w:tcPr>
            <w:tcW w:w="1696" w:type="dxa"/>
          </w:tcPr>
          <w:p w14:paraId="29EFC3E0" w14:textId="664DD304" w:rsidR="00E90A83" w:rsidRDefault="00985DF5" w:rsidP="001A08CE">
            <w:pPr>
              <w:rPr>
                <w:ins w:id="687" w:author="Pylon" w:date="2026-06-01T14:09:00Z"/>
              </w:rPr>
            </w:pPr>
            <w:ins w:id="688" w:author="Pylon" w:date="2026-06-01T14:09:00Z">
              <w:r>
                <w:rPr>
                  <w:rFonts w:hint="eastAsia"/>
                </w:rPr>
                <w:lastRenderedPageBreak/>
                <w:t>0</w:t>
              </w:r>
              <w:r>
                <w:t>x21</w:t>
              </w:r>
            </w:ins>
            <w:ins w:id="689" w:author="Pylon" w:date="2026-06-01T15:44:00Z">
              <w:r w:rsidR="007C50A7">
                <w:t>2</w:t>
              </w:r>
            </w:ins>
            <w:ins w:id="690" w:author="Pylon" w:date="2026-06-01T14:09:00Z">
              <w:r>
                <w:t>7~</w:t>
              </w:r>
            </w:ins>
          </w:p>
          <w:p w14:paraId="29DFEFEC" w14:textId="18349025" w:rsidR="00985DF5" w:rsidRDefault="00985DF5">
            <w:pPr>
              <w:rPr>
                <w:ins w:id="691" w:author="Pylon" w:date="2026-06-01T11:54:00Z"/>
              </w:rPr>
            </w:pPr>
            <w:ins w:id="692" w:author="Pylon" w:date="2026-06-01T14:09:00Z">
              <w:r>
                <w:t>0x21</w:t>
              </w:r>
            </w:ins>
            <w:ins w:id="693" w:author="Pylon" w:date="2026-06-01T15:44:00Z">
              <w:r w:rsidR="007C50A7">
                <w:t>2</w:t>
              </w:r>
            </w:ins>
            <w:ins w:id="694" w:author="Pylon" w:date="2026-06-01T14:09:00Z">
              <w:r>
                <w:t>8</w:t>
              </w:r>
            </w:ins>
          </w:p>
        </w:tc>
        <w:tc>
          <w:tcPr>
            <w:tcW w:w="1560" w:type="dxa"/>
          </w:tcPr>
          <w:p w14:paraId="0F03ED5B" w14:textId="03618197" w:rsidR="00E90A83" w:rsidRDefault="00E90A83" w:rsidP="001A08CE">
            <w:pPr>
              <w:jc w:val="both"/>
              <w:rPr>
                <w:ins w:id="695" w:author="Pylon" w:date="2026-06-01T11:54:00Z"/>
              </w:rPr>
            </w:pPr>
            <w:ins w:id="696" w:author="Pylon" w:date="2026-06-01T11:54:00Z">
              <w:r>
                <w:rPr>
                  <w:rFonts w:hint="eastAsia"/>
                </w:rPr>
                <w:t>I</w:t>
              </w:r>
              <w:r>
                <w:t>mp Meter Limit power</w:t>
              </w:r>
            </w:ins>
          </w:p>
        </w:tc>
        <w:tc>
          <w:tcPr>
            <w:tcW w:w="2239" w:type="dxa"/>
          </w:tcPr>
          <w:p w14:paraId="24B56D83" w14:textId="77777777" w:rsidR="00E90A83" w:rsidRPr="00D90A10" w:rsidRDefault="00E90A83" w:rsidP="001A08CE">
            <w:pPr>
              <w:rPr>
                <w:ins w:id="697" w:author="Pylon" w:date="2026-06-01T11:54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5F370FEE" w14:textId="77777777" w:rsidR="00E90A83" w:rsidRDefault="00E90A83" w:rsidP="001A08CE">
            <w:pPr>
              <w:rPr>
                <w:ins w:id="698" w:author="Pylon" w:date="2026-06-01T11:54:00Z"/>
              </w:rPr>
            </w:pPr>
          </w:p>
        </w:tc>
      </w:tr>
      <w:tr w:rsidR="008642EA" w:rsidRPr="00AA699A" w14:paraId="40EAEF50" w14:textId="77777777" w:rsidTr="001A08CE">
        <w:trPr>
          <w:ins w:id="699" w:author="Pylon" w:date="2026-06-02T17:31:00Z"/>
        </w:trPr>
        <w:tc>
          <w:tcPr>
            <w:tcW w:w="1696" w:type="dxa"/>
          </w:tcPr>
          <w:p w14:paraId="24FEE23A" w14:textId="77777777" w:rsidR="008642EA" w:rsidRDefault="008642EA" w:rsidP="001A08CE">
            <w:pPr>
              <w:rPr>
                <w:ins w:id="700" w:author="Pylon" w:date="2026-06-02T17:31:00Z"/>
              </w:rPr>
            </w:pPr>
            <w:ins w:id="701" w:author="Pylon" w:date="2026-06-02T17:31:00Z">
              <w:r>
                <w:rPr>
                  <w:rFonts w:hint="eastAsia"/>
                </w:rPr>
                <w:t>0</w:t>
              </w:r>
              <w:r>
                <w:t>x2129~</w:t>
              </w:r>
            </w:ins>
          </w:p>
          <w:p w14:paraId="17931618" w14:textId="0270725F" w:rsidR="008642EA" w:rsidRDefault="008642EA" w:rsidP="001A08CE">
            <w:pPr>
              <w:rPr>
                <w:ins w:id="702" w:author="Pylon" w:date="2026-06-02T17:31:00Z"/>
              </w:rPr>
            </w:pPr>
            <w:ins w:id="703" w:author="Pylon" w:date="2026-06-02T17:31:00Z">
              <w:r>
                <w:t>0x212A</w:t>
              </w:r>
            </w:ins>
          </w:p>
        </w:tc>
        <w:tc>
          <w:tcPr>
            <w:tcW w:w="1560" w:type="dxa"/>
          </w:tcPr>
          <w:p w14:paraId="00C34C26" w14:textId="69A83EE8" w:rsidR="008642EA" w:rsidRDefault="008642EA" w:rsidP="001A08CE">
            <w:pPr>
              <w:jc w:val="both"/>
              <w:rPr>
                <w:ins w:id="704" w:author="Pylon" w:date="2026-06-02T17:31:00Z"/>
              </w:rPr>
            </w:pPr>
            <w:ins w:id="705" w:author="Pylon" w:date="2026-06-02T17:33:00Z">
              <w:r>
                <w:rPr>
                  <w:rFonts w:hint="eastAsia"/>
                </w:rPr>
                <w:t>A</w:t>
              </w:r>
              <w:r>
                <w:t>CC power</w:t>
              </w:r>
            </w:ins>
          </w:p>
        </w:tc>
        <w:tc>
          <w:tcPr>
            <w:tcW w:w="2239" w:type="dxa"/>
          </w:tcPr>
          <w:p w14:paraId="5F4CEE79" w14:textId="77777777" w:rsidR="008642EA" w:rsidRPr="00D90A10" w:rsidRDefault="008642EA" w:rsidP="001A08CE">
            <w:pPr>
              <w:rPr>
                <w:ins w:id="706" w:author="Pylon" w:date="2026-06-02T17:31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2565794B" w14:textId="77777777" w:rsidR="008642EA" w:rsidRDefault="008642EA" w:rsidP="001A08CE">
            <w:pPr>
              <w:rPr>
                <w:ins w:id="707" w:author="Pylon" w:date="2026-06-02T17:31:00Z"/>
              </w:rPr>
            </w:pPr>
          </w:p>
        </w:tc>
      </w:tr>
      <w:tr w:rsidR="00336CDF" w:rsidRPr="00AA699A" w14:paraId="12466794" w14:textId="77777777" w:rsidTr="001A08CE">
        <w:trPr>
          <w:ins w:id="708" w:author="Pylon" w:date="2026-07-21T09:27:00Z"/>
        </w:trPr>
        <w:tc>
          <w:tcPr>
            <w:tcW w:w="1696" w:type="dxa"/>
          </w:tcPr>
          <w:p w14:paraId="400AE6AF" w14:textId="3EE48BCA" w:rsidR="00336CDF" w:rsidRDefault="00336CDF" w:rsidP="001A08CE">
            <w:pPr>
              <w:rPr>
                <w:ins w:id="709" w:author="Pylon" w:date="2026-07-21T09:27:00Z"/>
              </w:rPr>
            </w:pPr>
            <w:ins w:id="710" w:author="Pylon" w:date="2026-07-21T09:27:00Z">
              <w:r>
                <w:rPr>
                  <w:rFonts w:hint="eastAsia"/>
                </w:rPr>
                <w:t>0</w:t>
              </w:r>
              <w:r>
                <w:t>x212B</w:t>
              </w:r>
            </w:ins>
          </w:p>
        </w:tc>
        <w:tc>
          <w:tcPr>
            <w:tcW w:w="1560" w:type="dxa"/>
          </w:tcPr>
          <w:p w14:paraId="7D409772" w14:textId="63E0D345" w:rsidR="00336CDF" w:rsidRDefault="00336CDF" w:rsidP="001A08CE">
            <w:pPr>
              <w:jc w:val="both"/>
              <w:rPr>
                <w:ins w:id="711" w:author="Pylon" w:date="2026-07-21T09:27:00Z"/>
              </w:rPr>
            </w:pPr>
            <w:ins w:id="712" w:author="Pylon" w:date="2026-07-21T09:27:00Z">
              <w:r>
                <w:rPr>
                  <w:rFonts w:hint="eastAsia"/>
                </w:rPr>
                <w:t>削峰填谷使能</w:t>
              </w:r>
            </w:ins>
          </w:p>
        </w:tc>
        <w:tc>
          <w:tcPr>
            <w:tcW w:w="2239" w:type="dxa"/>
          </w:tcPr>
          <w:p w14:paraId="31FEE262" w14:textId="77777777" w:rsidR="00336CDF" w:rsidRPr="00D90A10" w:rsidRDefault="00336CDF" w:rsidP="001A08CE">
            <w:pPr>
              <w:rPr>
                <w:ins w:id="713" w:author="Pylon" w:date="2026-07-21T09:27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1A3F87B8" w14:textId="77777777" w:rsidR="00336CDF" w:rsidRDefault="00336CDF" w:rsidP="001A08CE">
            <w:pPr>
              <w:rPr>
                <w:ins w:id="714" w:author="Pylon" w:date="2026-07-21T09:27:00Z"/>
              </w:rPr>
            </w:pPr>
          </w:p>
        </w:tc>
      </w:tr>
      <w:tr w:rsidR="00336CDF" w:rsidRPr="00AA699A" w14:paraId="63B3DA2E" w14:textId="77777777" w:rsidTr="001A08CE">
        <w:trPr>
          <w:ins w:id="715" w:author="Pylon" w:date="2026-07-21T09:27:00Z"/>
        </w:trPr>
        <w:tc>
          <w:tcPr>
            <w:tcW w:w="1696" w:type="dxa"/>
          </w:tcPr>
          <w:p w14:paraId="02376510" w14:textId="207472EE" w:rsidR="00336CDF" w:rsidRDefault="00336CDF" w:rsidP="001A08CE">
            <w:pPr>
              <w:rPr>
                <w:ins w:id="716" w:author="Pylon" w:date="2026-07-21T09:27:00Z"/>
              </w:rPr>
            </w:pPr>
            <w:ins w:id="717" w:author="Pylon" w:date="2026-07-21T09:27:00Z">
              <w:r>
                <w:rPr>
                  <w:rFonts w:hint="eastAsia"/>
                </w:rPr>
                <w:t>0x</w:t>
              </w:r>
              <w:r>
                <w:t>212C</w:t>
              </w:r>
            </w:ins>
          </w:p>
        </w:tc>
        <w:tc>
          <w:tcPr>
            <w:tcW w:w="1560" w:type="dxa"/>
          </w:tcPr>
          <w:p w14:paraId="222CCB57" w14:textId="227ABE39" w:rsidR="00336CDF" w:rsidRDefault="00336CDF" w:rsidP="001A08CE">
            <w:pPr>
              <w:jc w:val="both"/>
              <w:rPr>
                <w:ins w:id="718" w:author="Pylon" w:date="2026-07-21T09:27:00Z"/>
              </w:rPr>
            </w:pPr>
            <w:ins w:id="719" w:author="Pylon" w:date="2026-07-21T09:28:00Z">
              <w:r>
                <w:rPr>
                  <w:rFonts w:hint="eastAsia"/>
                </w:rPr>
                <w:t>削峰填谷</w:t>
              </w:r>
              <w:r>
                <w:rPr>
                  <w:rFonts w:hint="eastAsia"/>
                </w:rPr>
                <w:t>soc</w:t>
              </w:r>
            </w:ins>
          </w:p>
        </w:tc>
        <w:tc>
          <w:tcPr>
            <w:tcW w:w="2239" w:type="dxa"/>
          </w:tcPr>
          <w:p w14:paraId="2B8188BF" w14:textId="5F6E390C" w:rsidR="00336CDF" w:rsidRPr="00D90A10" w:rsidRDefault="00336CDF" w:rsidP="001A08CE">
            <w:pPr>
              <w:rPr>
                <w:ins w:id="720" w:author="Pylon" w:date="2026-07-21T09:27:00Z"/>
                <w:sz w:val="15"/>
                <w:szCs w:val="15"/>
              </w:rPr>
            </w:pPr>
            <w:ins w:id="721" w:author="Pylon" w:date="2026-07-21T09:28:00Z">
              <w:r>
                <w:rPr>
                  <w:sz w:val="15"/>
                  <w:szCs w:val="15"/>
                </w:rPr>
                <w:t>%</w:t>
              </w:r>
            </w:ins>
          </w:p>
        </w:tc>
        <w:tc>
          <w:tcPr>
            <w:tcW w:w="4139" w:type="dxa"/>
          </w:tcPr>
          <w:p w14:paraId="2367E473" w14:textId="65F2D37F" w:rsidR="00336CDF" w:rsidRDefault="00336CDF" w:rsidP="001A08CE">
            <w:pPr>
              <w:rPr>
                <w:ins w:id="722" w:author="Pylon" w:date="2026-07-21T09:27:00Z"/>
              </w:rPr>
            </w:pPr>
            <w:ins w:id="723" w:author="Pylon" w:date="2026-07-21T09:28:00Z">
              <w:r>
                <w:rPr>
                  <w:rFonts w:hint="eastAsia"/>
                </w:rPr>
                <w:t>1</w:t>
              </w:r>
              <w:r>
                <w:t>0~100</w:t>
              </w:r>
            </w:ins>
          </w:p>
        </w:tc>
      </w:tr>
      <w:tr w:rsidR="00336CDF" w:rsidRPr="00AA699A" w14:paraId="2D786E12" w14:textId="77777777" w:rsidTr="001A08CE">
        <w:trPr>
          <w:ins w:id="724" w:author="Pylon" w:date="2026-07-21T09:28:00Z"/>
        </w:trPr>
        <w:tc>
          <w:tcPr>
            <w:tcW w:w="1696" w:type="dxa"/>
          </w:tcPr>
          <w:p w14:paraId="038F6B32" w14:textId="7231C8FF" w:rsidR="00336CDF" w:rsidRDefault="00336CDF" w:rsidP="001A08CE">
            <w:pPr>
              <w:rPr>
                <w:ins w:id="725" w:author="Pylon" w:date="2026-07-21T09:28:00Z"/>
              </w:rPr>
            </w:pPr>
            <w:ins w:id="726" w:author="Pylon" w:date="2026-07-21T09:28:00Z">
              <w:r>
                <w:rPr>
                  <w:rFonts w:hint="eastAsia"/>
                </w:rPr>
                <w:t>0</w:t>
              </w:r>
              <w:r>
                <w:t>x212D</w:t>
              </w:r>
            </w:ins>
          </w:p>
        </w:tc>
        <w:tc>
          <w:tcPr>
            <w:tcW w:w="1560" w:type="dxa"/>
          </w:tcPr>
          <w:p w14:paraId="30101057" w14:textId="5CD9374D" w:rsidR="00336CDF" w:rsidRDefault="00336CDF" w:rsidP="001A08CE">
            <w:pPr>
              <w:jc w:val="both"/>
              <w:rPr>
                <w:ins w:id="727" w:author="Pylon" w:date="2026-07-21T09:28:00Z"/>
              </w:rPr>
            </w:pPr>
            <w:ins w:id="728" w:author="Pylon" w:date="2026-07-21T09:28:00Z">
              <w:r>
                <w:rPr>
                  <w:rFonts w:hint="eastAsia"/>
                </w:rPr>
                <w:t>削峰填谷限制</w:t>
              </w:r>
            </w:ins>
          </w:p>
        </w:tc>
        <w:tc>
          <w:tcPr>
            <w:tcW w:w="2239" w:type="dxa"/>
          </w:tcPr>
          <w:p w14:paraId="734FB5C4" w14:textId="74B550E6" w:rsidR="00336CDF" w:rsidRPr="00D90A10" w:rsidRDefault="00336CDF" w:rsidP="001A08CE">
            <w:pPr>
              <w:rPr>
                <w:ins w:id="729" w:author="Pylon" w:date="2026-07-21T09:28:00Z"/>
                <w:sz w:val="15"/>
                <w:szCs w:val="15"/>
              </w:rPr>
            </w:pPr>
            <w:ins w:id="730" w:author="Pylon" w:date="2026-07-21T09:28:00Z">
              <w:r>
                <w:rPr>
                  <w:rFonts w:hint="eastAsia"/>
                  <w:sz w:val="15"/>
                  <w:szCs w:val="15"/>
                </w:rPr>
                <w:t>W</w:t>
              </w:r>
            </w:ins>
          </w:p>
        </w:tc>
        <w:tc>
          <w:tcPr>
            <w:tcW w:w="4139" w:type="dxa"/>
          </w:tcPr>
          <w:p w14:paraId="53FD0A13" w14:textId="1CF6A167" w:rsidR="00336CDF" w:rsidRDefault="00336CDF" w:rsidP="001A08CE">
            <w:pPr>
              <w:rPr>
                <w:ins w:id="731" w:author="Pylon" w:date="2026-07-21T09:28:00Z"/>
              </w:rPr>
            </w:pPr>
            <w:ins w:id="732" w:author="Pylon" w:date="2026-07-21T09:28:00Z">
              <w:r>
                <w:rPr>
                  <w:rFonts w:hint="eastAsia"/>
                </w:rPr>
                <w:t>0</w:t>
              </w:r>
              <w:r>
                <w:t>~600</w:t>
              </w:r>
            </w:ins>
            <w:ins w:id="733" w:author="Pylon" w:date="2026-07-21T09:29:00Z">
              <w:r>
                <w:t>00</w:t>
              </w:r>
            </w:ins>
          </w:p>
        </w:tc>
      </w:tr>
      <w:tr w:rsidR="00E90A83" w:rsidRPr="00AA699A" w14:paraId="20CA9D72" w14:textId="77777777" w:rsidTr="001A08CE">
        <w:trPr>
          <w:ins w:id="734" w:author="Pylon" w:date="2026-06-01T11:54:00Z"/>
        </w:trPr>
        <w:tc>
          <w:tcPr>
            <w:tcW w:w="1696" w:type="dxa"/>
          </w:tcPr>
          <w:p w14:paraId="4ECD6141" w14:textId="77777777" w:rsidR="00E90A83" w:rsidRDefault="00E90A83" w:rsidP="001A08CE">
            <w:pPr>
              <w:rPr>
                <w:ins w:id="735" w:author="Pylon" w:date="2026-06-01T11:54:00Z"/>
              </w:rPr>
            </w:pPr>
          </w:p>
        </w:tc>
        <w:tc>
          <w:tcPr>
            <w:tcW w:w="1560" w:type="dxa"/>
          </w:tcPr>
          <w:p w14:paraId="3818DEA5" w14:textId="12C05B26" w:rsidR="00E90A83" w:rsidRDefault="00E90A83" w:rsidP="001A08CE">
            <w:pPr>
              <w:jc w:val="both"/>
              <w:rPr>
                <w:ins w:id="736" w:author="Pylon" w:date="2026-06-01T11:54:00Z"/>
              </w:rPr>
            </w:pPr>
            <w:ins w:id="737" w:author="Pylon" w:date="2026-06-01T11:54:00Z">
              <w:r>
                <w:rPr>
                  <w:rFonts w:hint="eastAsia"/>
                </w:rPr>
                <w:t>预留读取地址</w:t>
              </w:r>
            </w:ins>
          </w:p>
        </w:tc>
        <w:tc>
          <w:tcPr>
            <w:tcW w:w="2239" w:type="dxa"/>
          </w:tcPr>
          <w:p w14:paraId="2D22263A" w14:textId="77777777" w:rsidR="00E90A83" w:rsidRPr="00D90A10" w:rsidRDefault="00E90A83" w:rsidP="001A08CE">
            <w:pPr>
              <w:rPr>
                <w:ins w:id="738" w:author="Pylon" w:date="2026-06-01T11:54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12214116" w14:textId="77777777" w:rsidR="00E90A83" w:rsidRDefault="00E90A83" w:rsidP="001A08CE">
            <w:pPr>
              <w:rPr>
                <w:ins w:id="739" w:author="Pylon" w:date="2026-06-01T11:54:00Z"/>
              </w:rPr>
            </w:pPr>
          </w:p>
        </w:tc>
      </w:tr>
      <w:tr w:rsidR="00E11257" w:rsidRPr="00AA699A" w14:paraId="4EE7A899" w14:textId="77777777" w:rsidTr="001A08CE">
        <w:trPr>
          <w:ins w:id="740" w:author="Pylon" w:date="2026-06-02T17:26:00Z"/>
        </w:trPr>
        <w:tc>
          <w:tcPr>
            <w:tcW w:w="1696" w:type="dxa"/>
          </w:tcPr>
          <w:p w14:paraId="2B5027BA" w14:textId="2D9983FF" w:rsidR="00E11257" w:rsidRDefault="00E11257" w:rsidP="001A08CE">
            <w:pPr>
              <w:rPr>
                <w:ins w:id="741" w:author="Pylon" w:date="2026-06-02T17:26:00Z"/>
              </w:rPr>
            </w:pPr>
            <w:ins w:id="742" w:author="Pylon" w:date="2026-06-02T17:26:00Z">
              <w:r>
                <w:rPr>
                  <w:rFonts w:hint="eastAsia"/>
                </w:rPr>
                <w:t>0</w:t>
              </w:r>
              <w:r>
                <w:t>x2180</w:t>
              </w:r>
            </w:ins>
          </w:p>
        </w:tc>
        <w:tc>
          <w:tcPr>
            <w:tcW w:w="1560" w:type="dxa"/>
          </w:tcPr>
          <w:p w14:paraId="3D10D832" w14:textId="16814E1D" w:rsidR="00E11257" w:rsidRDefault="00E11257" w:rsidP="001A08CE">
            <w:pPr>
              <w:jc w:val="both"/>
              <w:rPr>
                <w:ins w:id="743" w:author="Pylon" w:date="2026-06-02T17:26:00Z"/>
              </w:rPr>
            </w:pPr>
            <w:ins w:id="744" w:author="Pylon" w:date="2026-06-02T17:26:00Z">
              <w:r>
                <w:rPr>
                  <w:rFonts w:hint="eastAsia"/>
                </w:rPr>
                <w:t>A</w:t>
              </w:r>
              <w:r>
                <w:t>ctivepower</w:t>
              </w:r>
            </w:ins>
            <w:ins w:id="745" w:author="Pylon" w:date="2026-06-02T17:27:00Z">
              <w:r>
                <w:t xml:space="preserve"> set value</w:t>
              </w:r>
            </w:ins>
          </w:p>
        </w:tc>
        <w:tc>
          <w:tcPr>
            <w:tcW w:w="2239" w:type="dxa"/>
          </w:tcPr>
          <w:p w14:paraId="4A42D6E5" w14:textId="77777777" w:rsidR="00E11257" w:rsidRPr="00D90A10" w:rsidRDefault="00E11257" w:rsidP="001A08CE">
            <w:pPr>
              <w:rPr>
                <w:ins w:id="746" w:author="Pylon" w:date="2026-06-02T17:26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013AFC24" w14:textId="77777777" w:rsidR="00E11257" w:rsidRDefault="00E11257" w:rsidP="001A08CE">
            <w:pPr>
              <w:rPr>
                <w:ins w:id="747" w:author="Pylon" w:date="2026-06-02T17:26:00Z"/>
              </w:rPr>
            </w:pPr>
          </w:p>
        </w:tc>
      </w:tr>
      <w:tr w:rsidR="00E90A83" w:rsidRPr="00AA699A" w14:paraId="4D580A71" w14:textId="77777777" w:rsidTr="001A08CE">
        <w:trPr>
          <w:ins w:id="748" w:author="Pylon" w:date="2026-06-01T11:54:00Z"/>
        </w:trPr>
        <w:tc>
          <w:tcPr>
            <w:tcW w:w="1696" w:type="dxa"/>
          </w:tcPr>
          <w:p w14:paraId="060AEC81" w14:textId="52A86C09" w:rsidR="00E90A83" w:rsidRDefault="00985DF5">
            <w:pPr>
              <w:rPr>
                <w:ins w:id="749" w:author="Pylon" w:date="2026-06-01T11:54:00Z"/>
              </w:rPr>
            </w:pPr>
            <w:ins w:id="750" w:author="Pylon" w:date="2026-06-01T14:10:00Z">
              <w:r>
                <w:rPr>
                  <w:rFonts w:hint="eastAsia"/>
                </w:rPr>
                <w:t>0</w:t>
              </w:r>
              <w:r>
                <w:t>x218</w:t>
              </w:r>
            </w:ins>
            <w:ins w:id="751" w:author="Pylon" w:date="2026-06-02T17:26:00Z">
              <w:r w:rsidR="00E11257">
                <w:t>1</w:t>
              </w:r>
            </w:ins>
          </w:p>
        </w:tc>
        <w:tc>
          <w:tcPr>
            <w:tcW w:w="1560" w:type="dxa"/>
          </w:tcPr>
          <w:p w14:paraId="6C1FD68B" w14:textId="58851A7B" w:rsidR="00E90A83" w:rsidRDefault="00C65B16" w:rsidP="001A08CE">
            <w:pPr>
              <w:jc w:val="both"/>
              <w:rPr>
                <w:ins w:id="752" w:author="Pylon" w:date="2026-06-01T11:54:00Z"/>
              </w:rPr>
            </w:pPr>
            <w:ins w:id="753" w:author="Pylon" w:date="2026-06-02T16:22:00Z">
              <w:r>
                <w:t>ImpAC limit</w:t>
              </w:r>
            </w:ins>
            <w:ins w:id="754" w:author="Pylon" w:date="2026-06-01T11:55:00Z">
              <w:r w:rsidR="00E90A83">
                <w:t xml:space="preserve"> </w:t>
              </w:r>
              <w:r w:rsidR="00E90A83">
                <w:rPr>
                  <w:rFonts w:hint="eastAsia"/>
                </w:rPr>
                <w:t>set</w:t>
              </w:r>
              <w:r w:rsidR="00E90A83">
                <w:t xml:space="preserve"> value</w:t>
              </w:r>
            </w:ins>
          </w:p>
        </w:tc>
        <w:tc>
          <w:tcPr>
            <w:tcW w:w="2239" w:type="dxa"/>
          </w:tcPr>
          <w:p w14:paraId="1C768FDB" w14:textId="77777777" w:rsidR="00E90A83" w:rsidRPr="00D90A10" w:rsidRDefault="00E90A83" w:rsidP="001A08CE">
            <w:pPr>
              <w:rPr>
                <w:ins w:id="755" w:author="Pylon" w:date="2026-06-01T11:54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0B7973B1" w14:textId="77777777" w:rsidR="00E90A83" w:rsidRDefault="00E90A83" w:rsidP="001A08CE">
            <w:pPr>
              <w:rPr>
                <w:ins w:id="756" w:author="Pylon" w:date="2026-06-01T11:54:00Z"/>
              </w:rPr>
            </w:pPr>
          </w:p>
        </w:tc>
      </w:tr>
      <w:tr w:rsidR="00E90A83" w:rsidRPr="00AA699A" w14:paraId="07151E29" w14:textId="77777777" w:rsidTr="001A08CE">
        <w:trPr>
          <w:ins w:id="757" w:author="Pylon" w:date="2026-06-01T11:55:00Z"/>
        </w:trPr>
        <w:tc>
          <w:tcPr>
            <w:tcW w:w="1696" w:type="dxa"/>
          </w:tcPr>
          <w:p w14:paraId="31A90666" w14:textId="52AFD198" w:rsidR="00985DF5" w:rsidRDefault="00E11257" w:rsidP="001A08CE">
            <w:pPr>
              <w:rPr>
                <w:ins w:id="758" w:author="Pylon" w:date="2026-06-01T11:55:00Z"/>
              </w:rPr>
            </w:pPr>
            <w:ins w:id="759" w:author="Pylon" w:date="2026-06-02T17:26:00Z">
              <w:r>
                <w:softHyphen/>
              </w:r>
            </w:ins>
          </w:p>
        </w:tc>
        <w:tc>
          <w:tcPr>
            <w:tcW w:w="1560" w:type="dxa"/>
          </w:tcPr>
          <w:p w14:paraId="3C675324" w14:textId="413F7A72" w:rsidR="00E90A83" w:rsidRDefault="00E90A83" w:rsidP="001A08CE">
            <w:pPr>
              <w:jc w:val="both"/>
              <w:rPr>
                <w:ins w:id="760" w:author="Pylon" w:date="2026-06-01T11:55:00Z"/>
              </w:rPr>
            </w:pPr>
          </w:p>
        </w:tc>
        <w:tc>
          <w:tcPr>
            <w:tcW w:w="2239" w:type="dxa"/>
          </w:tcPr>
          <w:p w14:paraId="62ED6EFB" w14:textId="77777777" w:rsidR="00E90A83" w:rsidRPr="00D90A10" w:rsidRDefault="00E90A83" w:rsidP="001A08CE">
            <w:pPr>
              <w:rPr>
                <w:ins w:id="761" w:author="Pylon" w:date="2026-06-01T11:55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49C78A65" w14:textId="77777777" w:rsidR="00E90A83" w:rsidRDefault="00E90A83" w:rsidP="001A08CE">
            <w:pPr>
              <w:rPr>
                <w:ins w:id="762" w:author="Pylon" w:date="2026-06-01T11:55:00Z"/>
              </w:rPr>
            </w:pPr>
          </w:p>
        </w:tc>
      </w:tr>
      <w:tr w:rsidR="00C65B16" w:rsidRPr="00AA699A" w14:paraId="3BA1E311" w14:textId="77777777" w:rsidTr="001A08CE">
        <w:trPr>
          <w:ins w:id="763" w:author="Pylon" w:date="2026-06-02T16:22:00Z"/>
        </w:trPr>
        <w:tc>
          <w:tcPr>
            <w:tcW w:w="1696" w:type="dxa"/>
          </w:tcPr>
          <w:p w14:paraId="3169B2EB" w14:textId="1FC0CB55" w:rsidR="00C65B16" w:rsidRDefault="00814C30" w:rsidP="001A08CE">
            <w:pPr>
              <w:rPr>
                <w:ins w:id="764" w:author="Pylon" w:date="2026-06-02T16:22:00Z"/>
              </w:rPr>
            </w:pPr>
            <w:ins w:id="765" w:author="Pylon" w:date="2026-07-21T09:31:00Z">
              <w:r>
                <w:rPr>
                  <w:rFonts w:hint="eastAsia"/>
                </w:rPr>
                <w:t>0</w:t>
              </w:r>
              <w:r>
                <w:t>x21FF</w:t>
              </w:r>
            </w:ins>
          </w:p>
        </w:tc>
        <w:tc>
          <w:tcPr>
            <w:tcW w:w="1560" w:type="dxa"/>
          </w:tcPr>
          <w:p w14:paraId="3F01C0E8" w14:textId="63C93A19" w:rsidR="00C65B16" w:rsidRDefault="00814C30" w:rsidP="001A08CE">
            <w:pPr>
              <w:jc w:val="both"/>
              <w:rPr>
                <w:ins w:id="766" w:author="Pylon" w:date="2026-06-02T16:22:00Z"/>
              </w:rPr>
            </w:pPr>
            <w:ins w:id="767" w:author="Pylon" w:date="2026-07-21T09:31:00Z">
              <w:r>
                <w:rPr>
                  <w:rFonts w:hint="eastAsia"/>
                </w:rPr>
                <w:t>——</w:t>
              </w:r>
            </w:ins>
          </w:p>
        </w:tc>
        <w:tc>
          <w:tcPr>
            <w:tcW w:w="2239" w:type="dxa"/>
          </w:tcPr>
          <w:p w14:paraId="41524E76" w14:textId="77777777" w:rsidR="00C65B16" w:rsidRPr="00D90A10" w:rsidRDefault="00C65B16" w:rsidP="001A08CE">
            <w:pPr>
              <w:rPr>
                <w:ins w:id="768" w:author="Pylon" w:date="2026-06-02T16:22:00Z"/>
                <w:sz w:val="15"/>
                <w:szCs w:val="15"/>
              </w:rPr>
            </w:pPr>
          </w:p>
        </w:tc>
        <w:tc>
          <w:tcPr>
            <w:tcW w:w="4139" w:type="dxa"/>
          </w:tcPr>
          <w:p w14:paraId="0D98D7F7" w14:textId="56D99269" w:rsidR="00C65B16" w:rsidRDefault="00814C30" w:rsidP="001A08CE">
            <w:pPr>
              <w:rPr>
                <w:ins w:id="769" w:author="Pylon" w:date="2026-06-02T16:22:00Z"/>
              </w:rPr>
            </w:pPr>
            <w:ins w:id="770" w:author="Pylon" w:date="2026-07-21T09:31:00Z">
              <w:r>
                <w:rPr>
                  <w:rFonts w:hint="eastAsia"/>
                </w:rPr>
                <w:t>本</w:t>
              </w:r>
            </w:ins>
            <w:ins w:id="771" w:author="Pylon" w:date="2026-07-21T09:32:00Z">
              <w:r>
                <w:rPr>
                  <w:rFonts w:hint="eastAsia"/>
                </w:rPr>
                <w:t>块字段最大地址</w:t>
              </w:r>
            </w:ins>
          </w:p>
        </w:tc>
      </w:tr>
    </w:tbl>
    <w:p w14:paraId="2073C2B3" w14:textId="77777777" w:rsidR="001A08CE" w:rsidRPr="00D90A10" w:rsidRDefault="001A08CE" w:rsidP="00DE2D9B">
      <w:pPr>
        <w:rPr>
          <w:color w:val="FF0000"/>
          <w:sz w:val="16"/>
          <w:szCs w:val="16"/>
        </w:rPr>
      </w:pPr>
    </w:p>
    <w:p w14:paraId="663F9B5F" w14:textId="0C9102F7" w:rsidR="00513574" w:rsidRPr="00AA699A" w:rsidRDefault="00E21090" w:rsidP="00D90A10">
      <w:pPr>
        <w:pStyle w:val="2"/>
        <w:pageBreakBefore/>
        <w:numPr>
          <w:ilvl w:val="0"/>
          <w:numId w:val="21"/>
        </w:numPr>
        <w:spacing w:line="415" w:lineRule="auto"/>
        <w:ind w:left="499" w:hanging="357"/>
      </w:pPr>
      <w:bookmarkStart w:id="772" w:name="_Toc204328310"/>
      <w:r w:rsidRPr="00AA699A">
        <w:lastRenderedPageBreak/>
        <w:t>Send Firmware /</w:t>
      </w:r>
      <w:r w:rsidRPr="00AA699A">
        <w:rPr>
          <w:rFonts w:hint="eastAsia"/>
        </w:rPr>
        <w:t>传输固件：</w:t>
      </w:r>
      <w:bookmarkEnd w:id="406"/>
      <w:bookmarkEnd w:id="772"/>
    </w:p>
    <w:p w14:paraId="4168BB8B" w14:textId="70DDB572" w:rsidR="00241A18" w:rsidRPr="00AA699A" w:rsidRDefault="00641B57" w:rsidP="00DE2D9B">
      <w:pPr>
        <w:pStyle w:val="3"/>
        <w:ind w:left="360"/>
      </w:pPr>
      <w:bookmarkStart w:id="773" w:name="_Toc204328311"/>
      <w:r w:rsidRPr="00AA699A">
        <w:rPr>
          <w:rFonts w:hint="eastAsia"/>
        </w:rPr>
        <w:t>4.1</w:t>
      </w:r>
      <w:r w:rsidR="00241A18" w:rsidRPr="00AA699A">
        <w:rPr>
          <w:rFonts w:hint="eastAsia"/>
        </w:rPr>
        <w:t>升级流程</w:t>
      </w:r>
      <w:bookmarkEnd w:id="773"/>
    </w:p>
    <w:p w14:paraId="616BC70B" w14:textId="00F4973D" w:rsidR="00241A18" w:rsidRPr="00AA699A" w:rsidRDefault="00641B57" w:rsidP="00DE2D9B">
      <w:pPr>
        <w:pStyle w:val="a4"/>
        <w:ind w:left="360"/>
        <w:jc w:val="center"/>
      </w:pPr>
      <w:r w:rsidRPr="00AA699A">
        <w:rPr>
          <w:noProof/>
        </w:rPr>
        <w:drawing>
          <wp:inline distT="0" distB="0" distL="0" distR="0" wp14:anchorId="1A7BF970" wp14:editId="1C0FA7A7">
            <wp:extent cx="2754953" cy="5712866"/>
            <wp:effectExtent l="0" t="0" r="7620" b="2540"/>
            <wp:docPr id="2082725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565" cy="572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B050" w14:textId="126412F8" w:rsidR="00241A18" w:rsidRPr="00AA699A" w:rsidRDefault="00641B57" w:rsidP="00DE2D9B">
      <w:pPr>
        <w:pStyle w:val="3"/>
        <w:ind w:left="360"/>
      </w:pPr>
      <w:bookmarkStart w:id="774" w:name="_Toc204328312"/>
      <w:r w:rsidRPr="00AA699A">
        <w:rPr>
          <w:rFonts w:hint="eastAsia"/>
        </w:rPr>
        <w:t>4.2</w:t>
      </w:r>
      <w:r w:rsidR="00241A18" w:rsidRPr="00AA699A">
        <w:rPr>
          <w:rFonts w:hint="eastAsia"/>
        </w:rPr>
        <w:t>升级协议</w:t>
      </w:r>
      <w:bookmarkEnd w:id="77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4"/>
        <w:gridCol w:w="1533"/>
        <w:gridCol w:w="5133"/>
      </w:tblGrid>
      <w:tr w:rsidR="00513574" w:rsidRPr="00AA699A" w14:paraId="287C7255" w14:textId="77777777" w:rsidTr="00F63E99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313876F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Register</w:t>
            </w:r>
          </w:p>
          <w:p w14:paraId="5E3880F9" w14:textId="77777777" w:rsidR="00513574" w:rsidRPr="00AA699A" w:rsidRDefault="00513574" w:rsidP="00B00D72">
            <w:pPr>
              <w:spacing w:after="0" w:line="240" w:lineRule="auto"/>
            </w:pPr>
            <w:r w:rsidRPr="00AA699A">
              <w:rPr>
                <w:rFonts w:hint="eastAsia"/>
              </w:rPr>
              <w:lastRenderedPageBreak/>
              <w:t>寄存器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BFBFBF" w:themeFill="background1" w:themeFillShade="BF"/>
          </w:tcPr>
          <w:p w14:paraId="38B8C6D8" w14:textId="77777777" w:rsidR="00513574" w:rsidRPr="00AA699A" w:rsidRDefault="00513574" w:rsidP="00B00D72">
            <w:pPr>
              <w:spacing w:after="0" w:line="240" w:lineRule="auto"/>
            </w:pPr>
            <w:r w:rsidRPr="00AA699A">
              <w:lastRenderedPageBreak/>
              <w:t xml:space="preserve">Content </w:t>
            </w:r>
          </w:p>
          <w:p w14:paraId="23B12603" w14:textId="77777777" w:rsidR="00513574" w:rsidRPr="00AA699A" w:rsidRDefault="00513574" w:rsidP="00B00D72">
            <w:pPr>
              <w:spacing w:after="0" w:line="240" w:lineRule="auto"/>
            </w:pPr>
            <w:r w:rsidRPr="00AA699A">
              <w:rPr>
                <w:rFonts w:hint="eastAsia"/>
              </w:rPr>
              <w:lastRenderedPageBreak/>
              <w:t>内容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BFBFBF" w:themeFill="background1" w:themeFillShade="BF"/>
          </w:tcPr>
          <w:p w14:paraId="5E0BF6E3" w14:textId="77777777" w:rsidR="00513574" w:rsidRPr="00AA699A" w:rsidRDefault="00513574" w:rsidP="00B00D72">
            <w:pPr>
              <w:spacing w:after="0" w:line="240" w:lineRule="auto"/>
            </w:pPr>
            <w:r w:rsidRPr="00AA699A">
              <w:lastRenderedPageBreak/>
              <w:t>Remark</w:t>
            </w:r>
          </w:p>
          <w:p w14:paraId="0C0B4C58" w14:textId="77777777" w:rsidR="00513574" w:rsidRPr="00AA699A" w:rsidRDefault="00513574" w:rsidP="00B00D72">
            <w:pPr>
              <w:spacing w:after="0" w:line="240" w:lineRule="auto"/>
            </w:pPr>
            <w:r w:rsidRPr="00AA699A">
              <w:rPr>
                <w:rFonts w:hint="eastAsia"/>
              </w:rPr>
              <w:lastRenderedPageBreak/>
              <w:t>备注</w:t>
            </w:r>
          </w:p>
        </w:tc>
      </w:tr>
      <w:tr w:rsidR="00513574" w:rsidRPr="00AA699A" w14:paraId="59CCCCC9" w14:textId="77777777" w:rsidTr="00F63E99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93B00B8" w14:textId="77777777" w:rsidR="00513574" w:rsidRPr="00AA699A" w:rsidRDefault="00513574" w:rsidP="00B00D72">
            <w:pPr>
              <w:spacing w:after="0" w:line="240" w:lineRule="auto"/>
            </w:pPr>
            <w:r w:rsidRPr="00AA699A">
              <w:lastRenderedPageBreak/>
              <w:t>0x0F80</w:t>
            </w:r>
          </w:p>
        </w:tc>
        <w:tc>
          <w:tcPr>
            <w:tcW w:w="1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797648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固件大小</w:t>
            </w:r>
            <w:r w:rsidRPr="00AA699A">
              <w:t>(Firmware Size)</w:t>
            </w:r>
          </w:p>
        </w:tc>
        <w:tc>
          <w:tcPr>
            <w:tcW w:w="5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8BFF46" w14:textId="5B6A18F0" w:rsidR="00513574" w:rsidRPr="00AA699A" w:rsidRDefault="00513574" w:rsidP="00A1214E">
            <w:pPr>
              <w:spacing w:after="0" w:line="240" w:lineRule="auto"/>
            </w:pPr>
            <w:r w:rsidRPr="00AA699A">
              <w:t>整个</w:t>
            </w:r>
            <w:r w:rsidRPr="00AA699A">
              <w:t>Firmware</w:t>
            </w:r>
            <w:r w:rsidRPr="00AA699A">
              <w:t>的字节数</w:t>
            </w:r>
            <w:r w:rsidRPr="00AA699A">
              <w:t>(the size of Firmware)</w:t>
            </w:r>
          </w:p>
        </w:tc>
      </w:tr>
      <w:tr w:rsidR="00513574" w:rsidRPr="00AA699A" w14:paraId="151FBB0D" w14:textId="77777777" w:rsidTr="00F63E99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0D9293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0x0F81</w:t>
            </w:r>
          </w:p>
        </w:tc>
        <w:tc>
          <w:tcPr>
            <w:tcW w:w="1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60FEA6B" w14:textId="77777777" w:rsidR="00513574" w:rsidRPr="00AA699A" w:rsidRDefault="00513574" w:rsidP="00B00D72">
            <w:pPr>
              <w:spacing w:after="0" w:line="240" w:lineRule="auto"/>
            </w:pPr>
          </w:p>
        </w:tc>
        <w:tc>
          <w:tcPr>
            <w:tcW w:w="5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BA0DBDE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73DC4246" w14:textId="77777777" w:rsidTr="00F63E99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D57AEA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0x0F82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7D4EB3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File CRC16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E50FBE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整个</w:t>
            </w:r>
            <w:r w:rsidRPr="00AA699A">
              <w:t>Firmware</w:t>
            </w:r>
            <w:r w:rsidRPr="00AA699A">
              <w:t>文件计算的</w:t>
            </w:r>
            <w:r w:rsidRPr="00AA699A">
              <w:t>CRC16</w:t>
            </w:r>
            <w:r w:rsidRPr="00AA699A">
              <w:t>值</w:t>
            </w:r>
          </w:p>
        </w:tc>
      </w:tr>
      <w:tr w:rsidR="00513574" w:rsidRPr="00AA699A" w14:paraId="1D8EC127" w14:textId="77777777" w:rsidTr="00F63E99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E77F9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0x0F83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31605E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0x00AA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EECCD5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启动升级命令（</w:t>
            </w:r>
            <w:r w:rsidRPr="00AA699A">
              <w:t>Start upgrade</w:t>
            </w:r>
            <w:r w:rsidRPr="00AA699A">
              <w:t>）</w:t>
            </w:r>
          </w:p>
        </w:tc>
      </w:tr>
      <w:tr w:rsidR="00513574" w:rsidRPr="00AA699A" w14:paraId="4C6A55B3" w14:textId="77777777" w:rsidTr="00F63E99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94A54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0x0F84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95396F" w14:textId="77777777" w:rsidR="00513574" w:rsidRPr="00AA699A" w:rsidRDefault="00513574" w:rsidP="00B00D72">
            <w:pPr>
              <w:spacing w:after="0" w:line="240" w:lineRule="auto"/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CC92A5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升级状态</w:t>
            </w:r>
          </w:p>
        </w:tc>
      </w:tr>
      <w:tr w:rsidR="00513574" w:rsidRPr="00AA699A" w14:paraId="77106864" w14:textId="77777777" w:rsidTr="00F63E99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9BA1043" w14:textId="2E1DAAB1" w:rsidR="00513574" w:rsidRPr="00AA699A" w:rsidRDefault="00305FC7" w:rsidP="00305FC7">
            <w:pPr>
              <w:spacing w:after="0" w:line="240" w:lineRule="auto"/>
            </w:pPr>
            <w:r w:rsidRPr="00AA699A">
              <w:t>0x0F85</w:t>
            </w:r>
            <w:r w:rsidR="00513574" w:rsidRPr="00AA699A">
              <w:t>~</w:t>
            </w:r>
            <w:r w:rsidRPr="00AA699A">
              <w:t>x0FC6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20EADBC" w14:textId="432A097D" w:rsidR="00513574" w:rsidRPr="00AA699A" w:rsidRDefault="00305FC7" w:rsidP="00B00D72">
            <w:pPr>
              <w:spacing w:after="0" w:line="240" w:lineRule="auto"/>
            </w:pPr>
            <w:r w:rsidRPr="00AA699A">
              <w:t>132</w:t>
            </w:r>
            <w:r w:rsidR="00513574" w:rsidRPr="00AA699A">
              <w:t>bytes data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EC93D3" w14:textId="5D840389" w:rsidR="00305FC7" w:rsidRPr="00AA699A" w:rsidRDefault="00305FC7" w:rsidP="00B00D72">
            <w:pPr>
              <w:spacing w:after="0" w:line="240" w:lineRule="auto"/>
            </w:pPr>
            <w:r w:rsidRPr="00AA699A">
              <w:rPr>
                <w:rFonts w:hint="eastAsia"/>
              </w:rPr>
              <w:t>分包序号</w:t>
            </w:r>
            <w:r w:rsidR="00582CF1" w:rsidRPr="00AA699A">
              <w:rPr>
                <w:rFonts w:hint="eastAsia"/>
              </w:rPr>
              <w:t>2</w:t>
            </w:r>
            <w:r w:rsidR="00582CF1" w:rsidRPr="00AA699A">
              <w:rPr>
                <w:rFonts w:hint="eastAsia"/>
              </w:rPr>
              <w:t>字节</w:t>
            </w:r>
            <w:r w:rsidRPr="00AA699A">
              <w:rPr>
                <w:rFonts w:hint="eastAsia"/>
              </w:rPr>
              <w:t>，</w:t>
            </w:r>
            <w:r w:rsidR="00521234" w:rsidRPr="00AA699A">
              <w:rPr>
                <w:rFonts w:hint="eastAsia"/>
              </w:rPr>
              <w:t>序号</w:t>
            </w:r>
            <w:r w:rsidRPr="00AA699A">
              <w:rPr>
                <w:rFonts w:hint="eastAsia"/>
              </w:rPr>
              <w:t>从</w:t>
            </w: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开始</w:t>
            </w:r>
          </w:p>
          <w:p w14:paraId="711393AD" w14:textId="07DD4992" w:rsidR="00513574" w:rsidRPr="00AA699A" w:rsidRDefault="00513574" w:rsidP="00B00D72">
            <w:pPr>
              <w:spacing w:after="0" w:line="240" w:lineRule="auto"/>
            </w:pPr>
            <w:r w:rsidRPr="00AA699A">
              <w:t xml:space="preserve">Firmware send in split package, each package contains 128 bytes, </w:t>
            </w:r>
            <w:r w:rsidRPr="00AA699A">
              <w:t>分包，每包</w:t>
            </w:r>
            <w:r w:rsidRPr="00AA699A">
              <w:t>128</w:t>
            </w:r>
            <w:r w:rsidRPr="00AA699A">
              <w:t>字节</w:t>
            </w:r>
          </w:p>
          <w:p w14:paraId="682BE581" w14:textId="62322376" w:rsidR="00305FC7" w:rsidRPr="00AA699A" w:rsidRDefault="00305FC7" w:rsidP="00B00D72">
            <w:pPr>
              <w:spacing w:after="0" w:line="240" w:lineRule="auto"/>
            </w:pPr>
            <w:r w:rsidRPr="00AA699A">
              <w:rPr>
                <w:rFonts w:hint="eastAsia"/>
              </w:rPr>
              <w:t>分包校验</w:t>
            </w:r>
            <w:r w:rsidRPr="00AA699A">
              <w:rPr>
                <w:rFonts w:hint="eastAsia"/>
              </w:rPr>
              <w:t>CRC</w:t>
            </w:r>
            <w:r w:rsidRPr="00AA699A">
              <w:rPr>
                <w:rFonts w:hint="eastAsia"/>
              </w:rPr>
              <w:t>值</w:t>
            </w:r>
            <w:r w:rsidR="00582CF1" w:rsidRPr="00AA699A">
              <w:rPr>
                <w:rFonts w:hint="eastAsia"/>
              </w:rPr>
              <w:t>2</w:t>
            </w:r>
            <w:r w:rsidR="00582CF1" w:rsidRPr="00AA699A">
              <w:rPr>
                <w:rFonts w:hint="eastAsia"/>
              </w:rPr>
              <w:t>字节</w:t>
            </w:r>
          </w:p>
        </w:tc>
      </w:tr>
      <w:tr w:rsidR="009A1A6C" w:rsidRPr="00AA699A" w14:paraId="1960FA40" w14:textId="77777777" w:rsidTr="00DE2D9B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111A4A8" w14:textId="469E7501" w:rsidR="009A1A6C" w:rsidRPr="00AA699A" w:rsidRDefault="009A1A6C" w:rsidP="009A1A6C">
            <w:pPr>
              <w:contextualSpacing/>
              <w:rPr>
                <w:rFonts w:eastAsia="Times New Roman"/>
              </w:rPr>
            </w:pPr>
            <w:r w:rsidRPr="00AA699A">
              <w:rPr>
                <w:rFonts w:eastAsia="Times New Roman"/>
              </w:rPr>
              <w:t>0</w:t>
            </w:r>
            <w:r w:rsidRPr="00AA699A">
              <w:rPr>
                <w:rFonts w:asciiTheme="minorEastAsia" w:hAnsiTheme="minorEastAsia" w:hint="eastAsia"/>
              </w:rPr>
              <w:t>x</w:t>
            </w:r>
            <w:r w:rsidRPr="00AA699A">
              <w:rPr>
                <w:rFonts w:eastAsia="Times New Roman"/>
              </w:rPr>
              <w:t>0</w:t>
            </w:r>
            <w:r w:rsidRPr="00AA699A">
              <w:rPr>
                <w:rFonts w:asciiTheme="minorEastAsia" w:hAnsiTheme="minorEastAsia" w:hint="eastAsia"/>
              </w:rPr>
              <w:t>FC7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E6A79C" w14:textId="1D468FC5" w:rsidR="009A1A6C" w:rsidRPr="00AA699A" w:rsidRDefault="009A1A6C" w:rsidP="009A1A6C">
            <w:pPr>
              <w:contextualSpacing/>
            </w:pPr>
            <w:r w:rsidRPr="00AA699A">
              <w:rPr>
                <w:rFonts w:hint="eastAsia"/>
              </w:rPr>
              <w:t>固件类型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7B8D8C6" w14:textId="7E9255F8" w:rsidR="009A1A6C" w:rsidRPr="00AA699A" w:rsidRDefault="009A1A6C" w:rsidP="009A1A6C">
            <w:pPr>
              <w:contextualSpacing/>
              <w:rPr>
                <w:rFonts w:eastAsia="Times New Roman"/>
              </w:rPr>
            </w:pPr>
            <w:r w:rsidRPr="00AA699A">
              <w:rPr>
                <w:rFonts w:hint="eastAsia"/>
                <w:color w:val="FF0000"/>
              </w:rPr>
              <w:t>固件名称对应的固件类型可参考</w:t>
            </w:r>
            <w:r w:rsidRPr="00AA699A">
              <w:rPr>
                <w:color w:val="FF0000"/>
              </w:rPr>
              <w:t xml:space="preserve">Appendix VI </w:t>
            </w:r>
            <w:r w:rsidRPr="00AA699A">
              <w:rPr>
                <w:rFonts w:hint="eastAsia"/>
                <w:color w:val="FF0000"/>
              </w:rPr>
              <w:t>。</w:t>
            </w:r>
          </w:p>
        </w:tc>
      </w:tr>
      <w:tr w:rsidR="004D267A" w:rsidRPr="00AA699A" w14:paraId="5056E02B" w14:textId="77777777" w:rsidTr="00F63E99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A8DC073" w14:textId="7B2456D8" w:rsidR="004D267A" w:rsidRPr="00AA699A" w:rsidDel="009A1A6C" w:rsidRDefault="004D267A" w:rsidP="009A1A6C">
            <w:pPr>
              <w:contextualSpacing/>
            </w:pPr>
            <w:r w:rsidRPr="00AA699A">
              <w:rPr>
                <w:rFonts w:hint="eastAsia"/>
              </w:rPr>
              <w:t>0x0FC8~0x0FD</w:t>
            </w:r>
            <w:r w:rsidR="00F31723" w:rsidRPr="00AA699A">
              <w:rPr>
                <w:rFonts w:hint="eastAsia"/>
              </w:rPr>
              <w:t>7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B1CFBD4" w14:textId="07EBA712" w:rsidR="004D267A" w:rsidRPr="00AA699A" w:rsidRDefault="004D267A" w:rsidP="009A1A6C">
            <w:pPr>
              <w:contextualSpacing/>
            </w:pPr>
            <w:r w:rsidRPr="00AA699A">
              <w:rPr>
                <w:rFonts w:hint="eastAsia"/>
              </w:rPr>
              <w:t>固件名称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1F5DE1E" w14:textId="38D6D169" w:rsidR="004D267A" w:rsidRPr="00AA699A" w:rsidRDefault="004D267A" w:rsidP="009A1A6C">
            <w:pPr>
              <w:contextualSpacing/>
              <w:rPr>
                <w:rFonts w:eastAsia="Times New Roman"/>
              </w:rPr>
            </w:pPr>
            <w:r w:rsidRPr="00AA699A">
              <w:rPr>
                <w:rFonts w:asciiTheme="minorEastAsia" w:hAnsiTheme="minorEastAsia"/>
              </w:rPr>
              <w:t>B</w:t>
            </w:r>
            <w:r w:rsidRPr="00AA699A">
              <w:rPr>
                <w:rFonts w:asciiTheme="minorEastAsia" w:hAnsiTheme="minorEastAsia" w:hint="eastAsia"/>
              </w:rPr>
              <w:t>in</w:t>
            </w:r>
            <w:r w:rsidRPr="00AA699A">
              <w:rPr>
                <w:rFonts w:ascii="宋体" w:eastAsia="宋体" w:hAnsi="宋体" w:cs="宋体" w:hint="eastAsia"/>
              </w:rPr>
              <w:t>文件名称，最长支持32字节</w:t>
            </w:r>
          </w:p>
        </w:tc>
      </w:tr>
      <w:tr w:rsidR="009A1A6C" w:rsidRPr="00AA699A" w14:paraId="31EC757C" w14:textId="77777777" w:rsidTr="00F63E99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313B033" w14:textId="123EBF4F" w:rsidR="009A1A6C" w:rsidRPr="00AA699A" w:rsidRDefault="009A1A6C" w:rsidP="009A1A6C">
            <w:pPr>
              <w:contextualSpacing/>
              <w:rPr>
                <w:rFonts w:eastAsia="Times New Roman"/>
              </w:rPr>
            </w:pPr>
            <w:r w:rsidRPr="00AA699A">
              <w:rPr>
                <w:rFonts w:eastAsia="Times New Roman"/>
              </w:rPr>
              <w:t>0</w:t>
            </w:r>
            <w:r w:rsidRPr="00AA699A">
              <w:t>x0F</w:t>
            </w:r>
            <w:r w:rsidR="004D267A" w:rsidRPr="00AA699A">
              <w:rPr>
                <w:rFonts w:hint="eastAsia"/>
              </w:rPr>
              <w:t>D</w:t>
            </w:r>
            <w:r w:rsidR="00F31723" w:rsidRPr="00AA699A">
              <w:rPr>
                <w:rFonts w:hint="eastAsia"/>
              </w:rPr>
              <w:t>8</w:t>
            </w:r>
            <w:r w:rsidRPr="00AA699A">
              <w:t>x0FFF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55B617B" w14:textId="77777777" w:rsidR="009A1A6C" w:rsidRPr="00AA699A" w:rsidRDefault="009A1A6C" w:rsidP="009A1A6C">
            <w:pPr>
              <w:contextualSpacing/>
              <w:rPr>
                <w:rFonts w:eastAsia="Times New Roman"/>
              </w:rPr>
            </w:pPr>
            <w:r w:rsidRPr="00AA699A">
              <w:t>Reserve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B77410" w14:textId="77777777" w:rsidR="009A1A6C" w:rsidRPr="00AA699A" w:rsidRDefault="009A1A6C" w:rsidP="009A1A6C">
            <w:pPr>
              <w:contextualSpacing/>
              <w:rPr>
                <w:rFonts w:eastAsia="Times New Roman"/>
              </w:rPr>
            </w:pPr>
          </w:p>
        </w:tc>
      </w:tr>
    </w:tbl>
    <w:p w14:paraId="5763F0A2" w14:textId="77777777" w:rsidR="00513574" w:rsidRPr="00AA699A" w:rsidRDefault="00513574" w:rsidP="00B00D72"/>
    <w:p w14:paraId="7383A002" w14:textId="2413B04D" w:rsidR="00513574" w:rsidRPr="00AA699A" w:rsidRDefault="00513574" w:rsidP="00B00D72">
      <w:pPr>
        <w:pStyle w:val="a4"/>
        <w:ind w:left="0"/>
      </w:pPr>
      <w:r w:rsidRPr="00AA699A">
        <w:rPr>
          <w:b/>
          <w:bCs/>
        </w:rPr>
        <w:t>Firmware transmission procedure</w:t>
      </w:r>
      <w:r w:rsidRPr="00AA699A">
        <w:rPr>
          <w:rFonts w:hint="eastAsia"/>
          <w:b/>
          <w:bCs/>
        </w:rPr>
        <w:t>固件传输流程</w:t>
      </w:r>
      <w:r w:rsidRPr="00AA699A">
        <w:t>：</w:t>
      </w:r>
    </w:p>
    <w:p w14:paraId="71082848" w14:textId="77777777" w:rsidR="009A1A6C" w:rsidRPr="00AA699A" w:rsidRDefault="009A1A6C" w:rsidP="00B00D72">
      <w:pPr>
        <w:spacing w:after="0"/>
      </w:pPr>
    </w:p>
    <w:p w14:paraId="31AA0728" w14:textId="6AE06132" w:rsidR="009A1A6C" w:rsidRPr="00AA699A" w:rsidRDefault="009A1A6C" w:rsidP="009A1A6C">
      <w:pPr>
        <w:spacing w:after="0"/>
      </w:pPr>
      <w:r w:rsidRPr="00AA699A">
        <w:t>0.</w:t>
      </w:r>
      <w:r w:rsidRPr="00AA699A">
        <w:rPr>
          <w:rFonts w:hint="eastAsia"/>
        </w:rPr>
        <w:t>发送固件类型（</w:t>
      </w:r>
      <w:r w:rsidRPr="00AA699A">
        <w:t>FH3X only</w:t>
      </w:r>
      <w:r w:rsidRPr="00AA699A">
        <w:rPr>
          <w:rFonts w:hint="eastAsia"/>
        </w:rPr>
        <w:t>）</w:t>
      </w:r>
    </w:p>
    <w:p w14:paraId="0AA5DF86" w14:textId="77777777" w:rsidR="009A1A6C" w:rsidRPr="00AA699A" w:rsidRDefault="009A1A6C" w:rsidP="009A1A6C">
      <w:pPr>
        <w:spacing w:after="0" w:line="240" w:lineRule="auto"/>
      </w:pPr>
      <w:r w:rsidRPr="00AA699A">
        <w:t>Request/</w:t>
      </w:r>
      <w:r w:rsidRPr="00AA699A"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9A1A6C" w:rsidRPr="00AA699A" w14:paraId="577D1F1B" w14:textId="77777777" w:rsidTr="003745EA">
        <w:trPr>
          <w:trHeight w:val="6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87CC3AA" w14:textId="77777777" w:rsidR="009A1A6C" w:rsidRPr="00AA699A" w:rsidRDefault="009A1A6C" w:rsidP="003745EA">
            <w:pPr>
              <w:spacing w:after="0" w:line="240" w:lineRule="auto"/>
            </w:pPr>
            <w:r w:rsidRPr="00AA699A">
              <w:t>Server Address/</w:t>
            </w:r>
            <w:r w:rsidRPr="00AA699A"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56B1C24" w14:textId="77777777" w:rsidR="009A1A6C" w:rsidRPr="00AA699A" w:rsidRDefault="009A1A6C" w:rsidP="003745EA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9233A36" w14:textId="77777777" w:rsidR="009A1A6C" w:rsidRPr="00AA699A" w:rsidRDefault="009A1A6C" w:rsidP="003745EA">
            <w:pPr>
              <w:spacing w:after="0" w:line="240" w:lineRule="auto"/>
            </w:pPr>
          </w:p>
        </w:tc>
      </w:tr>
      <w:tr w:rsidR="009A1A6C" w:rsidRPr="00AA699A" w14:paraId="08C4631F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61F2174" w14:textId="77777777" w:rsidR="009A1A6C" w:rsidRPr="00AA699A" w:rsidRDefault="009A1A6C" w:rsidP="003745EA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3534665" w14:textId="77777777" w:rsidR="009A1A6C" w:rsidRPr="00AA699A" w:rsidRDefault="009A1A6C" w:rsidP="003745EA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C04FDB" w14:textId="77777777" w:rsidR="009A1A6C" w:rsidRPr="00AA699A" w:rsidRDefault="009A1A6C" w:rsidP="003745EA">
            <w:pPr>
              <w:spacing w:after="0" w:line="240" w:lineRule="auto"/>
            </w:pPr>
            <w:r w:rsidRPr="00AA699A">
              <w:t>0x10</w:t>
            </w:r>
          </w:p>
        </w:tc>
      </w:tr>
      <w:tr w:rsidR="009A1A6C" w:rsidRPr="00AA699A" w14:paraId="7BF56A37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11B5894" w14:textId="77777777" w:rsidR="009A1A6C" w:rsidRPr="00AA699A" w:rsidRDefault="009A1A6C" w:rsidP="003745EA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1220812" w14:textId="77777777" w:rsidR="009A1A6C" w:rsidRPr="00AA699A" w:rsidRDefault="009A1A6C" w:rsidP="003745EA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19C805E" w14:textId="0CFD5297" w:rsidR="009A1A6C" w:rsidRPr="00AA699A" w:rsidRDefault="009A1A6C" w:rsidP="003745EA">
            <w:pPr>
              <w:spacing w:after="0" w:line="240" w:lineRule="auto"/>
            </w:pPr>
            <w:r w:rsidRPr="00AA699A">
              <w:t>0x0F</w:t>
            </w:r>
            <w:r w:rsidRPr="00AA699A">
              <w:rPr>
                <w:rFonts w:hint="eastAsia"/>
              </w:rPr>
              <w:t>C</w:t>
            </w:r>
            <w:r w:rsidRPr="00AA699A">
              <w:t>7</w:t>
            </w:r>
          </w:p>
        </w:tc>
      </w:tr>
      <w:tr w:rsidR="009A1A6C" w:rsidRPr="00AA699A" w14:paraId="39C929BA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0F8B88B" w14:textId="77777777" w:rsidR="009A1A6C" w:rsidRPr="00AA699A" w:rsidRDefault="009A1A6C" w:rsidP="003745EA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0CC6A03" w14:textId="77777777" w:rsidR="009A1A6C" w:rsidRPr="00AA699A" w:rsidRDefault="009A1A6C" w:rsidP="003745EA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D0BD3CD" w14:textId="1575FFFB" w:rsidR="009A1A6C" w:rsidRPr="00AA699A" w:rsidRDefault="009A1A6C" w:rsidP="003745EA">
            <w:pPr>
              <w:spacing w:after="0" w:line="240" w:lineRule="auto"/>
            </w:pPr>
            <w:r w:rsidRPr="00AA699A">
              <w:t>0x00</w:t>
            </w:r>
            <w:r w:rsidR="006F2E18" w:rsidRPr="00AA699A">
              <w:rPr>
                <w:rFonts w:hint="eastAsia"/>
              </w:rPr>
              <w:t>11</w:t>
            </w:r>
          </w:p>
        </w:tc>
      </w:tr>
      <w:tr w:rsidR="009A1A6C" w:rsidRPr="00AA699A" w14:paraId="32FF2C35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5529EA2" w14:textId="77777777" w:rsidR="009A1A6C" w:rsidRPr="00AA699A" w:rsidRDefault="009A1A6C" w:rsidP="003745EA">
            <w:pPr>
              <w:spacing w:after="0" w:line="240" w:lineRule="auto"/>
            </w:pPr>
            <w:r w:rsidRPr="00AA699A"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9C936D" w14:textId="77777777" w:rsidR="009A1A6C" w:rsidRPr="00AA699A" w:rsidRDefault="009A1A6C" w:rsidP="003745EA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AD0B00F" w14:textId="2DDD7D98" w:rsidR="009A1A6C" w:rsidRPr="00AA699A" w:rsidRDefault="009A1A6C" w:rsidP="003745EA">
            <w:pPr>
              <w:spacing w:after="0" w:line="240" w:lineRule="auto"/>
            </w:pPr>
            <w:r w:rsidRPr="00AA699A">
              <w:t>0x</w:t>
            </w:r>
            <w:r w:rsidR="006F2E18" w:rsidRPr="00AA699A">
              <w:rPr>
                <w:rFonts w:hint="eastAsia"/>
              </w:rPr>
              <w:t>2</w:t>
            </w:r>
            <w:r w:rsidRPr="00AA699A">
              <w:t>2</w:t>
            </w:r>
          </w:p>
        </w:tc>
      </w:tr>
      <w:tr w:rsidR="009A1A6C" w:rsidRPr="00AA699A" w14:paraId="319C1B45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24FB15E" w14:textId="77777777" w:rsidR="009A1A6C" w:rsidRPr="00AA699A" w:rsidRDefault="009A1A6C" w:rsidP="003745EA">
            <w:pPr>
              <w:spacing w:after="0" w:line="240" w:lineRule="auto"/>
            </w:pPr>
            <w:r w:rsidRPr="00AA699A">
              <w:t>Registers Value/</w:t>
            </w:r>
            <w:r w:rsidRPr="00AA699A">
              <w:t>数据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6541AE5" w14:textId="0006AB44" w:rsidR="009A1A6C" w:rsidRPr="00AA699A" w:rsidRDefault="006F2E18" w:rsidP="003745EA">
            <w:pPr>
              <w:spacing w:after="0" w:line="240" w:lineRule="auto"/>
            </w:pPr>
            <w:r w:rsidRPr="00AA699A">
              <w:rPr>
                <w:rFonts w:hint="eastAsia"/>
              </w:rPr>
              <w:t>34</w:t>
            </w:r>
            <w:r w:rsidR="009A1A6C" w:rsidRPr="00AA699A">
              <w:t xml:space="preserve">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398A26E" w14:textId="77777777" w:rsidR="009A1A6C" w:rsidRPr="00AA699A" w:rsidRDefault="009A1A6C" w:rsidP="003745EA">
            <w:pPr>
              <w:spacing w:after="0" w:line="240" w:lineRule="auto"/>
            </w:pPr>
            <w:r w:rsidRPr="00AA699A">
              <w:t>VALUE</w:t>
            </w:r>
          </w:p>
        </w:tc>
      </w:tr>
      <w:tr w:rsidR="009A1A6C" w:rsidRPr="00AA699A" w14:paraId="780C4CF4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CF0094" w14:textId="77777777" w:rsidR="009A1A6C" w:rsidRPr="00AA699A" w:rsidRDefault="009A1A6C" w:rsidP="003745EA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C5617CA" w14:textId="77777777" w:rsidR="009A1A6C" w:rsidRPr="00AA699A" w:rsidRDefault="009A1A6C" w:rsidP="003745EA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DDB7B0C" w14:textId="77777777" w:rsidR="009A1A6C" w:rsidRPr="00AA699A" w:rsidRDefault="009A1A6C" w:rsidP="003745EA">
            <w:pPr>
              <w:spacing w:after="0" w:line="240" w:lineRule="auto"/>
            </w:pPr>
          </w:p>
        </w:tc>
      </w:tr>
    </w:tbl>
    <w:p w14:paraId="0AF1256E" w14:textId="77777777" w:rsidR="009A1A6C" w:rsidRPr="00AA699A" w:rsidRDefault="009A1A6C" w:rsidP="009A1A6C">
      <w:pPr>
        <w:spacing w:after="0" w:line="240" w:lineRule="auto"/>
      </w:pPr>
      <w:r w:rsidRPr="00AA699A">
        <w:sym w:font="Wingdings 2" w:char="00EA"/>
      </w:r>
      <w:r w:rsidRPr="00AA699A">
        <w:t>VALUE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38"/>
        <w:gridCol w:w="3072"/>
      </w:tblGrid>
      <w:tr w:rsidR="009A1A6C" w:rsidRPr="00AA699A" w14:paraId="4F118983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03598F1" w14:textId="563B838D" w:rsidR="009A1A6C" w:rsidRPr="00AA699A" w:rsidRDefault="00E32FCF" w:rsidP="003745EA">
            <w:pPr>
              <w:spacing w:after="0" w:line="240" w:lineRule="auto"/>
            </w:pPr>
            <w:r w:rsidRPr="00AA699A">
              <w:rPr>
                <w:rFonts w:hint="eastAsia"/>
              </w:rPr>
              <w:t>固件类型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339474C" w14:textId="1CDA1A46" w:rsidR="009A1A6C" w:rsidRPr="00AA699A" w:rsidRDefault="009A1A6C" w:rsidP="003745EA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770D7BF" w14:textId="77777777" w:rsidR="009A1A6C" w:rsidRPr="00AA699A" w:rsidRDefault="009A1A6C" w:rsidP="003745EA">
            <w:pPr>
              <w:spacing w:after="0" w:line="240" w:lineRule="auto"/>
            </w:pPr>
          </w:p>
        </w:tc>
      </w:tr>
      <w:tr w:rsidR="006F2E18" w:rsidRPr="00AA699A" w14:paraId="49820EA9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0D87575" w14:textId="71CC3F96" w:rsidR="006F2E18" w:rsidRPr="00AA699A" w:rsidRDefault="006F2E18" w:rsidP="003745EA">
            <w:pPr>
              <w:spacing w:after="0" w:line="240" w:lineRule="auto"/>
            </w:pPr>
            <w:r w:rsidRPr="00AA699A">
              <w:rPr>
                <w:rFonts w:hint="eastAsia"/>
              </w:rPr>
              <w:t>固件名称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B1EF806" w14:textId="65A0CF59" w:rsidR="006F2E18" w:rsidRPr="00AA699A" w:rsidRDefault="006F2E18" w:rsidP="003745EA">
            <w:pPr>
              <w:spacing w:after="0" w:line="240" w:lineRule="auto"/>
            </w:pPr>
            <w:r w:rsidRPr="00AA699A">
              <w:rPr>
                <w:rFonts w:hint="eastAsia"/>
              </w:rPr>
              <w:t>32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1DD506" w14:textId="3053B713" w:rsidR="006F2E18" w:rsidRPr="00AA699A" w:rsidRDefault="006F2E18" w:rsidP="003745EA">
            <w:pPr>
              <w:spacing w:after="0" w:line="240" w:lineRule="auto"/>
            </w:pPr>
            <w:r w:rsidRPr="00AA699A">
              <w:t>B</w:t>
            </w:r>
            <w:r w:rsidRPr="00AA699A">
              <w:rPr>
                <w:rFonts w:hint="eastAsia"/>
              </w:rPr>
              <w:t>in</w:t>
            </w:r>
            <w:r w:rsidRPr="00AA699A">
              <w:rPr>
                <w:rFonts w:hint="eastAsia"/>
              </w:rPr>
              <w:t>文件的名称</w:t>
            </w:r>
          </w:p>
        </w:tc>
      </w:tr>
    </w:tbl>
    <w:p w14:paraId="54EB060B" w14:textId="77777777" w:rsidR="009A1A6C" w:rsidRPr="00AA699A" w:rsidRDefault="009A1A6C" w:rsidP="009A1A6C">
      <w:pPr>
        <w:spacing w:after="0"/>
      </w:pPr>
    </w:p>
    <w:p w14:paraId="4688E550" w14:textId="77777777" w:rsidR="009A1A6C" w:rsidRPr="00AA699A" w:rsidRDefault="009A1A6C" w:rsidP="009A1A6C">
      <w:pPr>
        <w:spacing w:after="0" w:line="240" w:lineRule="auto"/>
      </w:pPr>
      <w:r w:rsidRPr="00AA699A">
        <w:t>Response/</w:t>
      </w:r>
      <w:r w:rsidRPr="00AA699A"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9A1A6C" w:rsidRPr="00AA699A" w14:paraId="37FDA699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CD2062E" w14:textId="77777777" w:rsidR="009A1A6C" w:rsidRPr="00AA699A" w:rsidRDefault="009A1A6C" w:rsidP="003745EA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043DD90" w14:textId="77777777" w:rsidR="009A1A6C" w:rsidRPr="00AA699A" w:rsidRDefault="009A1A6C" w:rsidP="003745EA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697C8C2" w14:textId="77777777" w:rsidR="009A1A6C" w:rsidRPr="00AA699A" w:rsidRDefault="009A1A6C" w:rsidP="003745EA">
            <w:pPr>
              <w:spacing w:after="0" w:line="240" w:lineRule="auto"/>
            </w:pPr>
          </w:p>
        </w:tc>
      </w:tr>
      <w:tr w:rsidR="009A1A6C" w:rsidRPr="00AA699A" w14:paraId="7C409210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8ED199F" w14:textId="77777777" w:rsidR="009A1A6C" w:rsidRPr="00AA699A" w:rsidRDefault="009A1A6C" w:rsidP="003745EA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AFC9AAA" w14:textId="77777777" w:rsidR="009A1A6C" w:rsidRPr="00AA699A" w:rsidRDefault="009A1A6C" w:rsidP="003745EA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C6448D" w14:textId="77777777" w:rsidR="009A1A6C" w:rsidRPr="00AA699A" w:rsidRDefault="009A1A6C" w:rsidP="003745EA">
            <w:pPr>
              <w:spacing w:after="0" w:line="240" w:lineRule="auto"/>
            </w:pPr>
            <w:r w:rsidRPr="00AA699A">
              <w:t>0x10</w:t>
            </w:r>
          </w:p>
        </w:tc>
      </w:tr>
      <w:tr w:rsidR="009A1A6C" w:rsidRPr="00AA699A" w14:paraId="6AB380D9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4305C88" w14:textId="77777777" w:rsidR="009A1A6C" w:rsidRPr="00AA699A" w:rsidRDefault="009A1A6C" w:rsidP="009A1A6C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E5ABCD3" w14:textId="77777777" w:rsidR="009A1A6C" w:rsidRPr="00AA699A" w:rsidRDefault="009A1A6C" w:rsidP="009A1A6C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A0AC850" w14:textId="3C74732B" w:rsidR="009A1A6C" w:rsidRPr="00AA699A" w:rsidRDefault="009A1A6C" w:rsidP="009A1A6C">
            <w:pPr>
              <w:spacing w:after="0" w:line="240" w:lineRule="auto"/>
            </w:pPr>
            <w:r w:rsidRPr="00AA699A">
              <w:t>0x0F</w:t>
            </w:r>
            <w:r w:rsidRPr="00AA699A">
              <w:rPr>
                <w:rFonts w:hint="eastAsia"/>
              </w:rPr>
              <w:t>C</w:t>
            </w:r>
            <w:r w:rsidRPr="00AA699A">
              <w:t>7</w:t>
            </w:r>
          </w:p>
        </w:tc>
      </w:tr>
      <w:tr w:rsidR="009A1A6C" w:rsidRPr="00AA699A" w14:paraId="19A3B9E2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362F23B" w14:textId="77777777" w:rsidR="009A1A6C" w:rsidRPr="00AA699A" w:rsidRDefault="009A1A6C" w:rsidP="009A1A6C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5F37C68" w14:textId="77777777" w:rsidR="009A1A6C" w:rsidRPr="00AA699A" w:rsidRDefault="009A1A6C" w:rsidP="009A1A6C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8F85362" w14:textId="77777777" w:rsidR="009A1A6C" w:rsidRPr="00AA699A" w:rsidRDefault="009A1A6C" w:rsidP="009A1A6C">
            <w:pPr>
              <w:spacing w:after="0" w:line="240" w:lineRule="auto"/>
            </w:pPr>
            <w:r w:rsidRPr="00AA699A">
              <w:t>0x0002</w:t>
            </w:r>
          </w:p>
        </w:tc>
      </w:tr>
      <w:tr w:rsidR="009A1A6C" w:rsidRPr="00AA699A" w14:paraId="0CBED299" w14:textId="77777777" w:rsidTr="003745EA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1EE06E" w14:textId="77777777" w:rsidR="009A1A6C" w:rsidRPr="00AA699A" w:rsidRDefault="009A1A6C" w:rsidP="009A1A6C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094A0D1" w14:textId="77777777" w:rsidR="009A1A6C" w:rsidRPr="00AA699A" w:rsidRDefault="009A1A6C" w:rsidP="009A1A6C">
            <w:pPr>
              <w:spacing w:after="0" w:line="240" w:lineRule="auto"/>
            </w:pPr>
            <w:r w:rsidRPr="00AA699A">
              <w:t>2Bytes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0EA6F5C" w14:textId="77777777" w:rsidR="009A1A6C" w:rsidRPr="00AA699A" w:rsidRDefault="009A1A6C" w:rsidP="009A1A6C">
            <w:pPr>
              <w:spacing w:after="0" w:line="240" w:lineRule="auto"/>
            </w:pPr>
          </w:p>
        </w:tc>
      </w:tr>
    </w:tbl>
    <w:p w14:paraId="06407F17" w14:textId="5DDB3C51" w:rsidR="009A1A6C" w:rsidRPr="00AA699A" w:rsidRDefault="009A1A6C" w:rsidP="009A1A6C">
      <w:pPr>
        <w:spacing w:after="0"/>
        <w:rPr>
          <w:rFonts w:asciiTheme="minorEastAsia" w:hAnsiTheme="minorEastAsia"/>
        </w:rPr>
      </w:pPr>
      <w:r w:rsidRPr="00AA699A">
        <w:rPr>
          <w:rFonts w:hint="eastAsia"/>
        </w:rPr>
        <w:t>示例：发送设备类型位</w:t>
      </w:r>
      <w:r w:rsidRPr="00AA699A">
        <w:rPr>
          <w:rFonts w:hint="eastAsia"/>
        </w:rPr>
        <w:t>0</w:t>
      </w:r>
      <w:r w:rsidRPr="00AA699A">
        <w:t>1</w:t>
      </w:r>
      <w:r w:rsidRPr="00AA699A">
        <w:rPr>
          <w:rFonts w:hint="eastAsia"/>
        </w:rPr>
        <w:t>（</w:t>
      </w:r>
      <w:r w:rsidRPr="00AA699A">
        <w:rPr>
          <w:rFonts w:hint="eastAsia"/>
        </w:rPr>
        <w:t>BMS</w:t>
      </w:r>
      <w:r w:rsidRPr="00AA699A">
        <w:t xml:space="preserve"> </w:t>
      </w:r>
      <w:r w:rsidRPr="00AA699A">
        <w:rPr>
          <w:rFonts w:hint="eastAsia"/>
        </w:rPr>
        <w:t>CMU</w:t>
      </w:r>
      <w:r w:rsidRPr="00AA699A">
        <w:rPr>
          <w:rFonts w:hint="eastAsia"/>
        </w:rPr>
        <w:t>）：</w:t>
      </w:r>
      <w:r w:rsidRPr="00AA699A">
        <w:rPr>
          <w:rFonts w:asciiTheme="minorEastAsia" w:hAnsiTheme="minorEastAsia" w:hint="eastAsia"/>
        </w:rPr>
        <w:t>0</w:t>
      </w:r>
      <w:r w:rsidRPr="00AA699A">
        <w:rPr>
          <w:rFonts w:asciiTheme="minorEastAsia" w:hAnsiTheme="minorEastAsia"/>
        </w:rPr>
        <w:t>1 10 0</w:t>
      </w:r>
      <w:r w:rsidRPr="00AA699A">
        <w:rPr>
          <w:rFonts w:asciiTheme="minorEastAsia" w:hAnsiTheme="minorEastAsia" w:hint="eastAsia"/>
        </w:rPr>
        <w:t>F</w:t>
      </w:r>
      <w:r w:rsidRPr="00AA699A">
        <w:rPr>
          <w:rFonts w:asciiTheme="minorEastAsia" w:hAnsiTheme="minorEastAsia"/>
        </w:rPr>
        <w:t xml:space="preserve"> </w:t>
      </w:r>
      <w:r w:rsidRPr="00AA699A">
        <w:rPr>
          <w:rFonts w:asciiTheme="minorEastAsia" w:hAnsiTheme="minorEastAsia" w:hint="eastAsia"/>
        </w:rPr>
        <w:t>C</w:t>
      </w:r>
      <w:r w:rsidRPr="00AA699A">
        <w:rPr>
          <w:rFonts w:asciiTheme="minorEastAsia" w:hAnsiTheme="minorEastAsia"/>
        </w:rPr>
        <w:t xml:space="preserve">7 00 </w:t>
      </w:r>
      <w:r w:rsidR="006F2E18" w:rsidRPr="00AA699A">
        <w:rPr>
          <w:rFonts w:asciiTheme="minorEastAsia" w:hAnsiTheme="minorEastAsia" w:hint="eastAsia"/>
        </w:rPr>
        <w:t>11</w:t>
      </w:r>
      <w:r w:rsidRPr="00AA699A">
        <w:rPr>
          <w:rFonts w:asciiTheme="minorEastAsia" w:hAnsiTheme="minorEastAsia"/>
        </w:rPr>
        <w:t xml:space="preserve"> </w:t>
      </w:r>
      <w:r w:rsidR="006F2E18" w:rsidRPr="00AA699A">
        <w:rPr>
          <w:rFonts w:asciiTheme="minorEastAsia" w:hAnsiTheme="minorEastAsia" w:hint="eastAsia"/>
        </w:rPr>
        <w:t>22</w:t>
      </w:r>
      <w:r w:rsidRPr="00AA699A">
        <w:rPr>
          <w:rFonts w:asciiTheme="minorEastAsia" w:hAnsiTheme="minorEastAsia"/>
        </w:rPr>
        <w:t xml:space="preserve"> </w:t>
      </w:r>
      <w:r w:rsidR="00C75E94" w:rsidRPr="00AA699A">
        <w:rPr>
          <w:rFonts w:asciiTheme="minorEastAsia" w:hAnsiTheme="minorEastAsia"/>
        </w:rPr>
        <w:t>00</w:t>
      </w:r>
      <w:r w:rsidRPr="00AA699A">
        <w:rPr>
          <w:rFonts w:asciiTheme="minorEastAsia" w:hAnsiTheme="minorEastAsia"/>
        </w:rPr>
        <w:t xml:space="preserve"> </w:t>
      </w:r>
      <w:r w:rsidR="00C75E94" w:rsidRPr="00AA699A">
        <w:rPr>
          <w:rFonts w:asciiTheme="minorEastAsia" w:hAnsiTheme="minorEastAsia"/>
        </w:rPr>
        <w:t>01</w:t>
      </w:r>
      <w:r w:rsidRPr="00AA699A">
        <w:rPr>
          <w:rFonts w:asciiTheme="minorEastAsia" w:hAnsiTheme="minorEastAsia"/>
        </w:rPr>
        <w:t xml:space="preserve"> </w:t>
      </w:r>
      <w:r w:rsidR="006F2E18" w:rsidRPr="00AA699A">
        <w:rPr>
          <w:rFonts w:asciiTheme="minorEastAsia" w:hAnsiTheme="minorEastAsia" w:hint="eastAsia"/>
        </w:rPr>
        <w:t xml:space="preserve">(bin文件名称) </w:t>
      </w:r>
      <w:r w:rsidR="00C75E94" w:rsidRPr="00AA699A">
        <w:rPr>
          <w:rFonts w:asciiTheme="minorEastAsia" w:hAnsiTheme="minorEastAsia" w:hint="eastAsia"/>
        </w:rPr>
        <w:t>CRC</w:t>
      </w:r>
    </w:p>
    <w:p w14:paraId="71FDF05B" w14:textId="77777777" w:rsidR="00C75E94" w:rsidRPr="00AA699A" w:rsidRDefault="00C75E94" w:rsidP="009A1A6C">
      <w:pPr>
        <w:spacing w:after="0"/>
      </w:pPr>
    </w:p>
    <w:p w14:paraId="1B9E6510" w14:textId="55D216D9" w:rsidR="00513574" w:rsidRPr="00AA699A" w:rsidRDefault="00805A1B" w:rsidP="00B00D72">
      <w:pPr>
        <w:spacing w:after="0"/>
      </w:pPr>
      <w:r w:rsidRPr="00AA699A">
        <w:t>1.</w:t>
      </w:r>
      <w:r w:rsidR="00513574" w:rsidRPr="00AA699A">
        <w:t>First send firmware size, (suggest to use 10H to write multiple register integrated, not support 06H).</w:t>
      </w:r>
    </w:p>
    <w:p w14:paraId="3890D947" w14:textId="14F98959" w:rsidR="007F63E8" w:rsidRPr="00AA699A" w:rsidRDefault="00513574" w:rsidP="00B00D72">
      <w:pPr>
        <w:spacing w:after="0"/>
      </w:pPr>
      <w:r w:rsidRPr="00AA699A">
        <w:t>先发送固件大小，</w:t>
      </w:r>
      <w:r w:rsidRPr="00AA699A">
        <w:t xml:space="preserve"> </w:t>
      </w:r>
    </w:p>
    <w:p w14:paraId="2C5A1AF7" w14:textId="77777777" w:rsidR="00513574" w:rsidRPr="00AA699A" w:rsidRDefault="00513574" w:rsidP="00B00D72">
      <w:pPr>
        <w:spacing w:after="0" w:line="240" w:lineRule="auto"/>
      </w:pPr>
      <w:r w:rsidRPr="00AA699A">
        <w:t>Request/</w:t>
      </w:r>
      <w:r w:rsidRPr="00AA699A"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6BBCC115" w14:textId="77777777" w:rsidTr="00B00D72">
        <w:trPr>
          <w:trHeight w:val="6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7C93ABE" w14:textId="77777777" w:rsidR="00513574" w:rsidRPr="00AA699A" w:rsidRDefault="00513574" w:rsidP="00B00D72">
            <w:pPr>
              <w:spacing w:after="0" w:line="240" w:lineRule="auto"/>
            </w:pPr>
            <w:r w:rsidRPr="00AA699A">
              <w:lastRenderedPageBreak/>
              <w:t>Server Address/</w:t>
            </w:r>
            <w:r w:rsidRPr="00AA699A"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DF49A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A19D2E8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034263A8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348225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1592F4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576A27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0x10</w:t>
            </w:r>
          </w:p>
        </w:tc>
      </w:tr>
      <w:tr w:rsidR="00513574" w:rsidRPr="00AA699A" w14:paraId="70F173B3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4F5C3A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35FAA2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1035ED" w14:textId="7E509240" w:rsidR="00513574" w:rsidRPr="00AA699A" w:rsidRDefault="00513574" w:rsidP="00B00D72">
            <w:pPr>
              <w:spacing w:after="0" w:line="240" w:lineRule="auto"/>
            </w:pPr>
            <w:r w:rsidRPr="00AA699A">
              <w:t>0x0F80</w:t>
            </w:r>
          </w:p>
        </w:tc>
      </w:tr>
      <w:tr w:rsidR="00513574" w:rsidRPr="00AA699A" w14:paraId="604D7E7C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9F0997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E3CDC7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FE2F13D" w14:textId="15CE8D9D" w:rsidR="00513574" w:rsidRPr="00AA699A" w:rsidRDefault="00513574" w:rsidP="00B00D72">
            <w:pPr>
              <w:spacing w:after="0" w:line="240" w:lineRule="auto"/>
            </w:pPr>
            <w:r w:rsidRPr="00AA699A">
              <w:t>0x0002</w:t>
            </w:r>
          </w:p>
        </w:tc>
      </w:tr>
      <w:tr w:rsidR="00513574" w:rsidRPr="00AA699A" w14:paraId="7FA34B26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7FA464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7669C2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680A0BD" w14:textId="05B008DC" w:rsidR="00513574" w:rsidRPr="00AA699A" w:rsidRDefault="00513574" w:rsidP="00B00D72">
            <w:pPr>
              <w:spacing w:after="0" w:line="240" w:lineRule="auto"/>
            </w:pPr>
            <w:r w:rsidRPr="00AA699A">
              <w:t>0x04</w:t>
            </w:r>
          </w:p>
        </w:tc>
      </w:tr>
      <w:tr w:rsidR="00513574" w:rsidRPr="00AA699A" w14:paraId="611E1EB4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686DE8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Registers Value/</w:t>
            </w:r>
            <w:r w:rsidRPr="00AA699A">
              <w:t>数据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F12AB57" w14:textId="77777777" w:rsidR="00513574" w:rsidRPr="00AA699A" w:rsidRDefault="00513574" w:rsidP="00B00D72">
            <w:pPr>
              <w:spacing w:after="0" w:line="240" w:lineRule="auto"/>
            </w:pPr>
            <w:r w:rsidRPr="00AA699A">
              <w:t xml:space="preserve"> 4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A44167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VALUE</w:t>
            </w:r>
          </w:p>
        </w:tc>
      </w:tr>
      <w:tr w:rsidR="00513574" w:rsidRPr="00AA699A" w14:paraId="6B83674D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B8CD2E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484D1B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66F6BB2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2B1ED46F" w14:textId="77777777" w:rsidR="00513574" w:rsidRPr="00AA699A" w:rsidRDefault="00513574" w:rsidP="00B00D72">
      <w:pPr>
        <w:spacing w:after="0" w:line="240" w:lineRule="auto"/>
      </w:pPr>
      <w:r w:rsidRPr="00AA699A">
        <w:sym w:font="Wingdings 2" w:char="00EA"/>
      </w:r>
      <w:r w:rsidRPr="00AA699A">
        <w:t>VALUE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38"/>
        <w:gridCol w:w="3072"/>
      </w:tblGrid>
      <w:tr w:rsidR="00513574" w:rsidRPr="00AA699A" w14:paraId="73688F96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8C869A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Firmware Size /</w:t>
            </w:r>
            <w:r w:rsidRPr="00AA699A">
              <w:t>固件大小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8B43B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4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8B218A7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3BCF0C08" w14:textId="104BA2A8" w:rsidR="00513574" w:rsidRPr="00AA699A" w:rsidRDefault="00426DBE" w:rsidP="00B00D72">
      <w:pPr>
        <w:spacing w:after="0" w:line="240" w:lineRule="auto"/>
      </w:pPr>
      <w:r w:rsidRPr="00AA699A">
        <w:rPr>
          <w:rFonts w:asciiTheme="minorEastAsia" w:hAnsiTheme="minorEastAsia" w:hint="eastAsia"/>
        </w:rPr>
        <w:t>示例：</w:t>
      </w:r>
      <w:r w:rsidR="00582CF1" w:rsidRPr="00AA699A">
        <w:rPr>
          <w:rFonts w:asciiTheme="minorEastAsia" w:hAnsiTheme="minorEastAsia" w:hint="eastAsia"/>
        </w:rPr>
        <w:t>发送</w:t>
      </w:r>
      <w:r w:rsidR="00305FC7" w:rsidRPr="00AA699A">
        <w:rPr>
          <w:rFonts w:asciiTheme="minorEastAsia" w:hAnsiTheme="minorEastAsia" w:hint="eastAsia"/>
        </w:rPr>
        <w:t>固件大小为2</w:t>
      </w:r>
      <w:r w:rsidR="00E73AA7" w:rsidRPr="00AA699A">
        <w:rPr>
          <w:rFonts w:asciiTheme="minorEastAsia" w:hAnsiTheme="minorEastAsia"/>
        </w:rPr>
        <w:t>04800</w:t>
      </w:r>
      <w:r w:rsidR="00E73AA7" w:rsidRPr="00AA699A">
        <w:rPr>
          <w:rFonts w:asciiTheme="minorEastAsia" w:hAnsiTheme="minorEastAsia" w:hint="eastAsia"/>
        </w:rPr>
        <w:t>字节，0</w:t>
      </w:r>
      <w:r w:rsidR="00E73AA7" w:rsidRPr="00AA699A">
        <w:rPr>
          <w:rFonts w:asciiTheme="minorEastAsia" w:hAnsiTheme="minorEastAsia"/>
        </w:rPr>
        <w:t>1 10 0</w:t>
      </w:r>
      <w:r w:rsidR="00E73AA7" w:rsidRPr="00AA699A">
        <w:rPr>
          <w:rFonts w:asciiTheme="minorEastAsia" w:hAnsiTheme="minorEastAsia" w:hint="eastAsia"/>
        </w:rPr>
        <w:t>F</w:t>
      </w:r>
      <w:r w:rsidR="00E73AA7" w:rsidRPr="00AA699A">
        <w:rPr>
          <w:rFonts w:asciiTheme="minorEastAsia" w:hAnsiTheme="minorEastAsia"/>
        </w:rPr>
        <w:t xml:space="preserve"> 80 00 02 00 04 00 03 20 00</w:t>
      </w:r>
      <w:r w:rsidR="00E8333F" w:rsidRPr="00AA699A">
        <w:rPr>
          <w:rFonts w:asciiTheme="minorEastAsia" w:hAnsiTheme="minorEastAsia"/>
        </w:rPr>
        <w:t xml:space="preserve"> </w:t>
      </w:r>
      <w:r w:rsidR="00E8333F" w:rsidRPr="00AA699A">
        <w:rPr>
          <w:rFonts w:asciiTheme="minorEastAsia" w:hAnsiTheme="minorEastAsia" w:hint="eastAsia"/>
        </w:rPr>
        <w:t>53 FF</w:t>
      </w:r>
      <w:r w:rsidR="00513574" w:rsidRPr="00AA699A">
        <w:t>Response/</w:t>
      </w:r>
      <w:r w:rsidR="00513574" w:rsidRPr="00AA699A"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107911EF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10D5DE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8D76BD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B4FD3B2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55FBC439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B1AF2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984C6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3B79C8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0x10</w:t>
            </w:r>
          </w:p>
        </w:tc>
      </w:tr>
      <w:tr w:rsidR="00513574" w:rsidRPr="00AA699A" w14:paraId="73F3E4F3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6A3A3D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ED2110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E3244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0x0F80</w:t>
            </w:r>
          </w:p>
        </w:tc>
      </w:tr>
      <w:tr w:rsidR="00513574" w:rsidRPr="00AA699A" w14:paraId="263D97EF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EA335B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65075A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7BDC50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0x0002</w:t>
            </w:r>
          </w:p>
        </w:tc>
      </w:tr>
      <w:tr w:rsidR="00513574" w:rsidRPr="00AA699A" w14:paraId="2E81FDB6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3FA6A3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8CA8BC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609D5D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4BEEEB95" w14:textId="77777777" w:rsidR="00513574" w:rsidRPr="00AA699A" w:rsidRDefault="00513574" w:rsidP="00513574">
      <w:pPr>
        <w:pStyle w:val="a4"/>
        <w:ind w:left="360"/>
        <w:rPr>
          <w:rFonts w:eastAsia="Times New Roman"/>
        </w:rPr>
      </w:pPr>
    </w:p>
    <w:p w14:paraId="27D0A360" w14:textId="77777777" w:rsidR="00513574" w:rsidRPr="00AA699A" w:rsidRDefault="00513574" w:rsidP="00B00D72">
      <w:pPr>
        <w:spacing w:after="0" w:line="240" w:lineRule="auto"/>
      </w:pPr>
      <w:r w:rsidRPr="00AA699A">
        <w:t>Error/</w:t>
      </w:r>
      <w:r w:rsidRPr="00AA699A">
        <w:t>错误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232AB880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A18511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EC00E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5EB6912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6DDD11F1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8F4BBA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Error Code/</w:t>
            </w:r>
            <w:r w:rsidRPr="00AA699A">
              <w:t>错误码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FCEBAA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8DB3DC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0x90</w:t>
            </w:r>
          </w:p>
        </w:tc>
      </w:tr>
      <w:tr w:rsidR="00513574" w:rsidRPr="00AA699A" w14:paraId="7406DB1C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5063BE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Exception Code/</w:t>
            </w:r>
            <w:r w:rsidRPr="00AA699A">
              <w:t>异常码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B35797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81B4E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CODE</w:t>
            </w:r>
          </w:p>
        </w:tc>
      </w:tr>
      <w:tr w:rsidR="00513574" w:rsidRPr="00AA699A" w14:paraId="6C8D99B5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610BA7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ACEDD8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D15132E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0F4EB855" w14:textId="77777777" w:rsidR="00513574" w:rsidRPr="00AA699A" w:rsidRDefault="00513574" w:rsidP="00B00D72">
      <w:pPr>
        <w:spacing w:after="0" w:line="240" w:lineRule="auto"/>
      </w:pPr>
      <w:r w:rsidRPr="00AA699A">
        <w:sym w:font="Wingdings 2" w:char="00EA"/>
      </w:r>
      <w:r w:rsidRPr="00AA699A">
        <w:t>CODE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38"/>
        <w:gridCol w:w="3072"/>
      </w:tblGrid>
      <w:tr w:rsidR="00513574" w:rsidRPr="00AA699A" w14:paraId="05CA7953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A0246D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Firmware Size Error/</w:t>
            </w:r>
            <w:r w:rsidRPr="00AA699A">
              <w:t>固件大小异常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4651F5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66F458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0x03</w:t>
            </w:r>
          </w:p>
        </w:tc>
      </w:tr>
    </w:tbl>
    <w:p w14:paraId="439D2A9C" w14:textId="77777777" w:rsidR="00513574" w:rsidRPr="00AA699A" w:rsidRDefault="00513574" w:rsidP="00B00D72">
      <w:pPr>
        <w:spacing w:after="0" w:line="240" w:lineRule="auto"/>
      </w:pPr>
    </w:p>
    <w:p w14:paraId="7F788B1E" w14:textId="77777777" w:rsidR="00513574" w:rsidRPr="00AA699A" w:rsidRDefault="00513574" w:rsidP="00B00D72">
      <w:pPr>
        <w:spacing w:after="0"/>
      </w:pPr>
    </w:p>
    <w:p w14:paraId="4E7E060B" w14:textId="7EBF7293" w:rsidR="00513574" w:rsidRPr="00AA699A" w:rsidRDefault="007F63E8" w:rsidP="00B00D72">
      <w:pPr>
        <w:spacing w:after="0"/>
      </w:pPr>
      <w:r w:rsidRPr="00AA699A">
        <w:t>2.</w:t>
      </w:r>
      <w:r w:rsidR="00513574" w:rsidRPr="00AA699A">
        <w:t>Firmware send in split package, each package contains 128 bytes, starting from No. 1 each time send 1 package.</w:t>
      </w:r>
    </w:p>
    <w:p w14:paraId="53BAAF7C" w14:textId="77777777" w:rsidR="00513574" w:rsidRPr="00AA699A" w:rsidRDefault="00513574" w:rsidP="00B00D72">
      <w:pPr>
        <w:spacing w:after="0"/>
      </w:pPr>
      <w:r w:rsidRPr="00AA699A">
        <w:t>固件分包发送，每包</w:t>
      </w:r>
      <w:r w:rsidRPr="00AA699A">
        <w:t>128</w:t>
      </w:r>
      <w:r w:rsidRPr="00AA699A">
        <w:t>字节，从序号</w:t>
      </w:r>
      <w:r w:rsidRPr="00AA699A">
        <w:t>1</w:t>
      </w:r>
      <w:r w:rsidRPr="00AA699A">
        <w:t>始，每次发送</w:t>
      </w:r>
      <w:r w:rsidRPr="00AA699A">
        <w:t>1</w:t>
      </w:r>
      <w:r w:rsidRPr="00AA699A">
        <w:t>包数据</w:t>
      </w:r>
    </w:p>
    <w:p w14:paraId="3BEAF992" w14:textId="77777777" w:rsidR="00513574" w:rsidRPr="00AA699A" w:rsidRDefault="00513574" w:rsidP="00B00D72">
      <w:pPr>
        <w:spacing w:after="0"/>
      </w:pPr>
      <w:r w:rsidRPr="00AA699A">
        <w:t>Request/</w:t>
      </w:r>
      <w:r w:rsidRPr="00AA699A"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2F15CC11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075217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892B53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3FD686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7B179871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242658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3E564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A8067B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0x10</w:t>
            </w:r>
          </w:p>
        </w:tc>
      </w:tr>
      <w:tr w:rsidR="00513574" w:rsidRPr="00AA699A" w14:paraId="6E3995EA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40136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C34FCB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7CF7E9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0x0F85</w:t>
            </w:r>
          </w:p>
        </w:tc>
      </w:tr>
      <w:tr w:rsidR="00513574" w:rsidRPr="00AA699A" w14:paraId="3852AE85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239317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72B54A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45B943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0x0042</w:t>
            </w:r>
          </w:p>
        </w:tc>
      </w:tr>
      <w:tr w:rsidR="00513574" w:rsidRPr="00AA699A" w14:paraId="6C97F4C2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6FDED4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685534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3D990E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0x84</w:t>
            </w:r>
          </w:p>
        </w:tc>
      </w:tr>
      <w:tr w:rsidR="00513574" w:rsidRPr="00AA699A" w14:paraId="3DFA36C5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C959B5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Registers Value/</w:t>
            </w:r>
            <w:r w:rsidRPr="00AA699A">
              <w:t>数据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274D23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132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6B2372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VALUE</w:t>
            </w:r>
          </w:p>
        </w:tc>
      </w:tr>
      <w:tr w:rsidR="00513574" w:rsidRPr="00AA699A" w14:paraId="0B67CF35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314037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1D625F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F7BCCAD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2884ED3C" w14:textId="77777777" w:rsidR="00513574" w:rsidRPr="00AA699A" w:rsidRDefault="00513574" w:rsidP="00B00D72">
      <w:pPr>
        <w:spacing w:after="0" w:line="240" w:lineRule="auto"/>
      </w:pPr>
      <w:r w:rsidRPr="00AA699A">
        <w:sym w:font="Wingdings 2" w:char="00EA"/>
      </w:r>
      <w:r w:rsidRPr="00AA699A">
        <w:t>VALUE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38"/>
        <w:gridCol w:w="3072"/>
      </w:tblGrid>
      <w:tr w:rsidR="00513574" w:rsidRPr="00AA699A" w14:paraId="72C61E57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8DED7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Block Number/</w:t>
            </w:r>
            <w:r w:rsidRPr="00AA699A">
              <w:t>分包序号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5DCB45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FE747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from NO.1</w:t>
            </w:r>
          </w:p>
        </w:tc>
      </w:tr>
      <w:tr w:rsidR="00513574" w:rsidRPr="00AA699A" w14:paraId="57F28428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586E32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Block Data/</w:t>
            </w:r>
            <w:r w:rsidRPr="00AA699A">
              <w:t>分包数据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2C4DFE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128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CD819F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6300E39F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DC4D2B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Block CRC/</w:t>
            </w:r>
            <w:r w:rsidRPr="00AA699A">
              <w:t>分包校验值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2D57F3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7D4F2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The calculation range includes BLOCK-NUM and BLOCK-DATA.</w:t>
            </w:r>
          </w:p>
          <w:p w14:paraId="595312B1" w14:textId="77777777" w:rsidR="00513574" w:rsidRPr="00AA699A" w:rsidRDefault="00513574" w:rsidP="00B00D72">
            <w:pPr>
              <w:spacing w:after="0" w:line="240" w:lineRule="auto"/>
            </w:pPr>
            <w:r w:rsidRPr="00AA699A">
              <w:lastRenderedPageBreak/>
              <w:t xml:space="preserve">CRC16 polynomial: X16+X15+X2+1.    </w:t>
            </w:r>
          </w:p>
        </w:tc>
      </w:tr>
    </w:tbl>
    <w:p w14:paraId="34292401" w14:textId="68DC97AE" w:rsidR="00513574" w:rsidRPr="00AA699A" w:rsidRDefault="00426DBE" w:rsidP="00B00D72">
      <w:pPr>
        <w:spacing w:after="0" w:line="240" w:lineRule="auto"/>
      </w:pPr>
      <w:r w:rsidRPr="00AA699A">
        <w:rPr>
          <w:rFonts w:hint="eastAsia"/>
        </w:rPr>
        <w:lastRenderedPageBreak/>
        <w:t>示例：</w:t>
      </w:r>
      <w:r w:rsidR="00582CF1" w:rsidRPr="00AA699A">
        <w:rPr>
          <w:rFonts w:hint="eastAsia"/>
        </w:rPr>
        <w:t>发送</w:t>
      </w:r>
      <w:r w:rsidR="00E73AA7" w:rsidRPr="00AA699A">
        <w:rPr>
          <w:rFonts w:hint="eastAsia"/>
        </w:rPr>
        <w:t>第一个分包数据</w:t>
      </w:r>
      <w:r w:rsidR="00637B3F" w:rsidRPr="00AA699A">
        <w:rPr>
          <w:rFonts w:hint="eastAsia"/>
        </w:rPr>
        <w:t>,</w:t>
      </w:r>
      <w:r w:rsidR="00637B3F" w:rsidRPr="00AA699A">
        <w:t xml:space="preserve"> </w:t>
      </w:r>
      <w:r w:rsidR="00637B3F" w:rsidRPr="00AA699A">
        <w:rPr>
          <w:rFonts w:hint="eastAsia"/>
        </w:rPr>
        <w:t>分包</w:t>
      </w:r>
      <w:r w:rsidR="00637B3F" w:rsidRPr="00AA699A">
        <w:rPr>
          <w:rFonts w:hint="eastAsia"/>
        </w:rPr>
        <w:t>I</w:t>
      </w:r>
      <w:r w:rsidR="00637B3F" w:rsidRPr="00AA699A">
        <w:t>D</w:t>
      </w:r>
      <w:r w:rsidR="00637B3F" w:rsidRPr="00AA699A">
        <w:rPr>
          <w:rFonts w:hint="eastAsia"/>
        </w:rPr>
        <w:t>为</w:t>
      </w:r>
      <w:r w:rsidR="00637B3F" w:rsidRPr="00AA699A">
        <w:rPr>
          <w:rFonts w:hint="eastAsia"/>
        </w:rPr>
        <w:t>0</w:t>
      </w:r>
      <w:r w:rsidR="00637B3F" w:rsidRPr="00AA699A">
        <w:t>x0001</w:t>
      </w:r>
      <w:r w:rsidR="001443C6" w:rsidRPr="00AA699A">
        <w:rPr>
          <w:rFonts w:hint="eastAsia"/>
        </w:rPr>
        <w:t>，固件数据</w:t>
      </w:r>
      <w:r w:rsidR="001443C6" w:rsidRPr="00AA699A">
        <w:rPr>
          <w:rFonts w:hint="eastAsia"/>
        </w:rPr>
        <w:t>1</w:t>
      </w:r>
      <w:r w:rsidR="001443C6" w:rsidRPr="00AA699A">
        <w:t>28</w:t>
      </w:r>
      <w:r w:rsidR="001443C6" w:rsidRPr="00AA699A">
        <w:rPr>
          <w:rFonts w:hint="eastAsia"/>
        </w:rPr>
        <w:t>字节，包</w:t>
      </w:r>
      <w:r w:rsidR="001443C6" w:rsidRPr="00AA699A">
        <w:rPr>
          <w:rFonts w:hint="eastAsia"/>
        </w:rPr>
        <w:t>ID</w:t>
      </w:r>
      <w:r w:rsidR="001443C6" w:rsidRPr="00AA699A">
        <w:rPr>
          <w:rFonts w:hint="eastAsia"/>
        </w:rPr>
        <w:t>和数据的</w:t>
      </w:r>
      <w:r w:rsidR="001443C6" w:rsidRPr="00AA699A">
        <w:rPr>
          <w:rFonts w:hint="eastAsia"/>
        </w:rPr>
        <w:t>CRC</w:t>
      </w:r>
      <w:r w:rsidR="001443C6" w:rsidRPr="00AA699A">
        <w:rPr>
          <w:rFonts w:hint="eastAsia"/>
        </w:rPr>
        <w:t>为</w:t>
      </w:r>
      <w:r w:rsidR="001443C6" w:rsidRPr="00AA699A">
        <w:rPr>
          <w:rFonts w:hint="eastAsia"/>
        </w:rPr>
        <w:t>2</w:t>
      </w:r>
      <w:r w:rsidR="001443C6" w:rsidRPr="00AA699A">
        <w:rPr>
          <w:rFonts w:hint="eastAsia"/>
        </w:rPr>
        <w:t>字节</w:t>
      </w:r>
      <w:r w:rsidR="001443C6" w:rsidRPr="00AA699A">
        <w:rPr>
          <w:rFonts w:hint="eastAsia"/>
        </w:rPr>
        <w:t>(</w:t>
      </w:r>
      <w:r w:rsidR="001443C6" w:rsidRPr="00AA699A">
        <w:t>30 AB)</w:t>
      </w:r>
      <w:r w:rsidR="00D40797" w:rsidRPr="00AA699A">
        <w:t>:</w:t>
      </w:r>
    </w:p>
    <w:p w14:paraId="353907BF" w14:textId="71B3D8AE" w:rsidR="00E83DB5" w:rsidRPr="00AA699A" w:rsidRDefault="00E73AA7">
      <w:pPr>
        <w:spacing w:after="0" w:line="240" w:lineRule="auto"/>
      </w:pPr>
      <w:r w:rsidRPr="00AA699A">
        <w:t>01 10 0F 85 00 42 84</w:t>
      </w:r>
      <w:r w:rsidR="001443C6" w:rsidRPr="00AA699A">
        <w:t xml:space="preserve"> </w:t>
      </w:r>
      <w:r w:rsidRPr="00AA699A">
        <w:t xml:space="preserve">01 </w:t>
      </w:r>
      <w:r w:rsidR="00F26FE6" w:rsidRPr="00AA699A">
        <w:t xml:space="preserve">00 </w:t>
      </w:r>
    </w:p>
    <w:p w14:paraId="6353830F" w14:textId="1B8C8FB0" w:rsidR="00362D9F" w:rsidRPr="00AA699A" w:rsidRDefault="00E73AA7" w:rsidP="00B00D72">
      <w:pPr>
        <w:spacing w:after="0" w:line="240" w:lineRule="auto"/>
      </w:pPr>
      <w:r w:rsidRPr="00AA699A">
        <w:t xml:space="preserve">00 </w:t>
      </w:r>
      <w:r w:rsidR="00E83DB5" w:rsidRPr="00AA699A">
        <w:t xml:space="preserve">00 01 20 15 B8 01 08 65 </w:t>
      </w:r>
      <w:r w:rsidR="00E83DB5" w:rsidRPr="00AA699A">
        <w:rPr>
          <w:rFonts w:hint="eastAsia"/>
        </w:rPr>
        <w:t>C</w:t>
      </w:r>
      <w:r w:rsidR="00E83DB5" w:rsidRPr="00AA699A">
        <w:t>1</w:t>
      </w:r>
      <w:r w:rsidR="00362D9F" w:rsidRPr="00AA699A">
        <w:t xml:space="preserve"> 01</w:t>
      </w:r>
      <w:r w:rsidR="00E83DB5" w:rsidRPr="00AA699A">
        <w:t xml:space="preserve"> 08 55 AD 01 08</w:t>
      </w:r>
      <w:r w:rsidR="001443C6" w:rsidRPr="00AA699A">
        <w:t xml:space="preserve"> </w:t>
      </w:r>
      <w:r w:rsidR="00362D9F" w:rsidRPr="00AA699A">
        <w:t xml:space="preserve">67 </w:t>
      </w:r>
      <w:r w:rsidR="00362D9F" w:rsidRPr="00AA699A">
        <w:rPr>
          <w:rFonts w:hint="eastAsia"/>
        </w:rPr>
        <w:t>C</w:t>
      </w:r>
      <w:r w:rsidR="00362D9F" w:rsidRPr="00AA699A">
        <w:t>1 01 08 69 C1 01 08 6B C1 01 08 00 00 00 00</w:t>
      </w:r>
    </w:p>
    <w:p w14:paraId="4280CEE1" w14:textId="7A710BCE" w:rsidR="00362D9F" w:rsidRPr="00AA699A" w:rsidRDefault="00362D9F" w:rsidP="00B00D72">
      <w:pPr>
        <w:spacing w:after="0" w:line="240" w:lineRule="auto"/>
      </w:pPr>
      <w:r w:rsidRPr="00AA699A">
        <w:t>00 00 00 00 00 00 00 00 00 00 00 00 6D C1 01 08</w:t>
      </w:r>
      <w:r w:rsidR="001443C6" w:rsidRPr="00AA699A">
        <w:t xml:space="preserve"> </w:t>
      </w:r>
      <w:r w:rsidRPr="00AA699A">
        <w:t>6F C1 01 08 00 00 00 00 71 C1 01 08 73 C1 01 08</w:t>
      </w:r>
    </w:p>
    <w:p w14:paraId="4013F714" w14:textId="5DDED8DE" w:rsidR="00362D9F" w:rsidRPr="00AA699A" w:rsidRDefault="00362D9F" w:rsidP="00B00D72">
      <w:pPr>
        <w:spacing w:after="0" w:line="240" w:lineRule="auto"/>
      </w:pPr>
      <w:r w:rsidRPr="00AA699A">
        <w:t>D9 C5 01 08 DD C5 01 08 E1 C5 01 08 E5 C5 01 08</w:t>
      </w:r>
      <w:r w:rsidR="001443C6" w:rsidRPr="00AA699A">
        <w:t xml:space="preserve"> </w:t>
      </w:r>
      <w:r w:rsidRPr="00AA699A">
        <w:t>E9 C5 01 08 ED C5 01 08 F1 C5 01 08 F5 C5 01 08</w:t>
      </w:r>
    </w:p>
    <w:p w14:paraId="2B1C5BD3" w14:textId="4932A061" w:rsidR="006628C0" w:rsidRPr="00AA699A" w:rsidRDefault="00362D9F" w:rsidP="00B00D72">
      <w:pPr>
        <w:spacing w:after="0" w:line="240" w:lineRule="auto"/>
      </w:pPr>
      <w:r w:rsidRPr="00AA699A">
        <w:t>29 C2 01 08 F9 C5 01 08 FD C5 01 08 01 C6 01 08</w:t>
      </w:r>
      <w:r w:rsidR="001443C6" w:rsidRPr="00AA699A">
        <w:t xml:space="preserve"> </w:t>
      </w:r>
      <w:r w:rsidRPr="00AA699A">
        <w:t>51 C2 01 08 45 C2 01 08 05 C6 01 08 09 C6 01 08</w:t>
      </w:r>
    </w:p>
    <w:p w14:paraId="77AE6C58" w14:textId="363F7A03" w:rsidR="00E73AA7" w:rsidRPr="00AA699A" w:rsidRDefault="006628C0" w:rsidP="00B00D72">
      <w:pPr>
        <w:spacing w:after="0" w:line="240" w:lineRule="auto"/>
      </w:pPr>
      <w:r w:rsidRPr="00AA699A">
        <w:t>30 AB 00 7C</w:t>
      </w:r>
    </w:p>
    <w:p w14:paraId="4F105F10" w14:textId="77777777" w:rsidR="00E73AA7" w:rsidRPr="00AA699A" w:rsidRDefault="00E73AA7" w:rsidP="00B00D72">
      <w:pPr>
        <w:spacing w:after="0" w:line="240" w:lineRule="auto"/>
      </w:pPr>
    </w:p>
    <w:p w14:paraId="2956FAA7" w14:textId="77777777" w:rsidR="00513574" w:rsidRPr="00AA699A" w:rsidRDefault="00513574" w:rsidP="00B00D72">
      <w:pPr>
        <w:spacing w:after="0" w:line="240" w:lineRule="auto"/>
      </w:pPr>
      <w:r w:rsidRPr="00AA699A">
        <w:t>Response/</w:t>
      </w:r>
      <w:r w:rsidRPr="00AA699A"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15CDD854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DAACA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81EC0F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EDE6B79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45304025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4F0BA0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21E4CA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6F8AE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0x10</w:t>
            </w:r>
          </w:p>
        </w:tc>
      </w:tr>
      <w:tr w:rsidR="00513574" w:rsidRPr="00AA699A" w14:paraId="7CB0B6C2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71993D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B48CAF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29F19E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0x0F85</w:t>
            </w:r>
          </w:p>
        </w:tc>
      </w:tr>
      <w:tr w:rsidR="00513574" w:rsidRPr="00AA699A" w14:paraId="70546502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260318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57F39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29880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0x0042</w:t>
            </w:r>
          </w:p>
        </w:tc>
      </w:tr>
      <w:tr w:rsidR="00513574" w:rsidRPr="00AA699A" w14:paraId="3FB2AC03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0B3F03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2135CC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DBF0D2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447DD584" w14:textId="77777777" w:rsidR="00513574" w:rsidRPr="00AA699A" w:rsidRDefault="00513574" w:rsidP="00B00D72">
      <w:pPr>
        <w:spacing w:after="0" w:line="240" w:lineRule="auto"/>
      </w:pPr>
    </w:p>
    <w:p w14:paraId="2A750E68" w14:textId="77777777" w:rsidR="00513574" w:rsidRPr="00AA699A" w:rsidRDefault="00513574" w:rsidP="00B00D72">
      <w:pPr>
        <w:spacing w:after="0" w:line="240" w:lineRule="auto"/>
      </w:pPr>
      <w:r w:rsidRPr="00AA699A">
        <w:t>Error/</w:t>
      </w:r>
      <w:r w:rsidRPr="00AA699A">
        <w:t>错误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283DA9A0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7B6835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DABA5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52A70FE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29CEF0C2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0A1216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Error Code/</w:t>
            </w:r>
            <w:r w:rsidRPr="00AA699A">
              <w:t>错误码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08C960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63C02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0x90</w:t>
            </w:r>
          </w:p>
        </w:tc>
      </w:tr>
      <w:tr w:rsidR="00513574" w:rsidRPr="00AA699A" w14:paraId="01040FD2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2F7077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Exception Code/</w:t>
            </w:r>
            <w:r w:rsidRPr="00AA699A">
              <w:t>异常码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9E7050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B997D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CODE</w:t>
            </w:r>
          </w:p>
        </w:tc>
      </w:tr>
      <w:tr w:rsidR="00513574" w:rsidRPr="00AA699A" w14:paraId="6D0838DB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3DF9B8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45EFC7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072AF8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6F7A1A19" w14:textId="77777777" w:rsidR="00513574" w:rsidRPr="00AA699A" w:rsidRDefault="00513574" w:rsidP="00B00D72">
      <w:pPr>
        <w:spacing w:after="0" w:line="240" w:lineRule="auto"/>
      </w:pPr>
      <w:r w:rsidRPr="00AA699A">
        <w:sym w:font="Wingdings 2" w:char="00EA"/>
      </w:r>
      <w:r w:rsidRPr="00AA699A">
        <w:t>CODE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38"/>
        <w:gridCol w:w="3072"/>
      </w:tblGrid>
      <w:tr w:rsidR="00513574" w:rsidRPr="00AA699A" w14:paraId="374D1239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A482AB1" w14:textId="77777777" w:rsidR="00513574" w:rsidRPr="00AA699A" w:rsidRDefault="00513574" w:rsidP="00B00D72">
            <w:pPr>
              <w:spacing w:after="0" w:line="240" w:lineRule="auto"/>
            </w:pPr>
            <w:r w:rsidRPr="00AA699A">
              <w:t xml:space="preserve">Block Number Error/ </w:t>
            </w:r>
            <w:r w:rsidRPr="00AA699A">
              <w:t>分包序号错误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9A9AA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F2B9DA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0x03</w:t>
            </w:r>
          </w:p>
        </w:tc>
      </w:tr>
      <w:tr w:rsidR="00513574" w:rsidRPr="00AA699A" w14:paraId="7984BD0D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2C0F1C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Block Size Error/</w:t>
            </w:r>
            <w:r w:rsidRPr="00AA699A">
              <w:t>分包大小错误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07DCF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B4FE1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0x03</w:t>
            </w:r>
          </w:p>
        </w:tc>
      </w:tr>
      <w:tr w:rsidR="00513574" w:rsidRPr="00AA699A" w14:paraId="6792B23C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4558FD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Block CRC Error/</w:t>
            </w:r>
            <w:r w:rsidRPr="00AA699A">
              <w:t>分包校验错误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17CD9B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BA1A5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0x03</w:t>
            </w:r>
          </w:p>
        </w:tc>
      </w:tr>
      <w:tr w:rsidR="00513574" w:rsidRPr="00AA699A" w14:paraId="4BE0D4DA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1CC8E3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Block Data Write Fail/</w:t>
            </w:r>
            <w:r w:rsidRPr="00AA699A">
              <w:t>分包数据写入失败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F79062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0EE2A7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0x04</w:t>
            </w:r>
          </w:p>
        </w:tc>
      </w:tr>
    </w:tbl>
    <w:p w14:paraId="0B528811" w14:textId="77777777" w:rsidR="00513574" w:rsidRPr="00AA699A" w:rsidRDefault="00513574" w:rsidP="00B00D72">
      <w:pPr>
        <w:spacing w:after="0" w:line="240" w:lineRule="auto"/>
      </w:pPr>
    </w:p>
    <w:p w14:paraId="783A9D15" w14:textId="147EAC54" w:rsidR="00513574" w:rsidRPr="00AA699A" w:rsidRDefault="007F63E8" w:rsidP="00B00D72">
      <w:pPr>
        <w:spacing w:after="0"/>
      </w:pPr>
      <w:r w:rsidRPr="00AA699A">
        <w:t>3.</w:t>
      </w:r>
      <w:r w:rsidR="00513574" w:rsidRPr="00AA699A">
        <w:t>After firmware data send completed, send firmware CRC command.</w:t>
      </w:r>
    </w:p>
    <w:p w14:paraId="7BA93592" w14:textId="77777777" w:rsidR="00513574" w:rsidRPr="00AA699A" w:rsidRDefault="00513574" w:rsidP="00B00D72">
      <w:pPr>
        <w:spacing w:after="0"/>
      </w:pPr>
      <w:r w:rsidRPr="00AA699A">
        <w:t>发送完固件后，发送整个固件计算的</w:t>
      </w:r>
      <w:r w:rsidRPr="00AA699A">
        <w:t>CRC16</w:t>
      </w:r>
      <w:r w:rsidRPr="00AA699A">
        <w:t>值对固件完整性进行校验。</w:t>
      </w:r>
    </w:p>
    <w:p w14:paraId="2579277D" w14:textId="77777777" w:rsidR="00513574" w:rsidRPr="00AA699A" w:rsidRDefault="00513574" w:rsidP="00B00D72">
      <w:pPr>
        <w:spacing w:after="0"/>
      </w:pPr>
      <w:r w:rsidRPr="00AA699A">
        <w:t>Request/</w:t>
      </w:r>
      <w:r w:rsidRPr="00AA699A"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7F076958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3ECAD3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9BE09C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A89AEE6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00688A15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A615339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2C28E1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CD2072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0x10</w:t>
            </w:r>
          </w:p>
        </w:tc>
      </w:tr>
      <w:tr w:rsidR="00513574" w:rsidRPr="00AA699A" w14:paraId="4CD9D557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585FC3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02A2A8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AEE6D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0x0F82</w:t>
            </w:r>
          </w:p>
        </w:tc>
      </w:tr>
      <w:tr w:rsidR="00513574" w:rsidRPr="00AA699A" w14:paraId="79886B80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BDA364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D61538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9CE470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0x0001</w:t>
            </w:r>
          </w:p>
        </w:tc>
      </w:tr>
      <w:tr w:rsidR="00513574" w:rsidRPr="00AA699A" w14:paraId="3FF713E3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1910D1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4B0852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2F1C3F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0x02</w:t>
            </w:r>
          </w:p>
        </w:tc>
      </w:tr>
      <w:tr w:rsidR="00513574" w:rsidRPr="00AA699A" w14:paraId="4D0BCD63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4C2BC2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Registers Value/</w:t>
            </w:r>
            <w:r w:rsidRPr="00AA699A">
              <w:t>数据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DB962C9" w14:textId="77777777" w:rsidR="00513574" w:rsidRPr="00AA699A" w:rsidRDefault="00513574" w:rsidP="00B00D72">
            <w:pPr>
              <w:spacing w:after="0" w:line="240" w:lineRule="auto"/>
            </w:pPr>
            <w:r w:rsidRPr="00AA699A">
              <w:t xml:space="preserve"> 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C0F967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VALUE</w:t>
            </w:r>
          </w:p>
        </w:tc>
      </w:tr>
      <w:tr w:rsidR="00513574" w:rsidRPr="00AA699A" w14:paraId="38550630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8D3225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6DA03A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CA1A04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30DB2725" w14:textId="77777777" w:rsidR="00513574" w:rsidRPr="00AA699A" w:rsidRDefault="00513574" w:rsidP="00B00D72">
      <w:pPr>
        <w:spacing w:after="0" w:line="240" w:lineRule="auto"/>
      </w:pPr>
      <w:r w:rsidRPr="00AA699A">
        <w:sym w:font="Wingdings 2" w:char="00EA"/>
      </w:r>
      <w:r w:rsidRPr="00AA699A">
        <w:t>VALUE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38"/>
        <w:gridCol w:w="3072"/>
      </w:tblGrid>
      <w:tr w:rsidR="00513574" w:rsidRPr="00AA699A" w14:paraId="67AE0B83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27989C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Firmware CRC /</w:t>
            </w:r>
            <w:r w:rsidRPr="00AA699A">
              <w:t>固件校验值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BA6D71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A9600EA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1AFCA032" w14:textId="5D9442B1" w:rsidR="00513574" w:rsidRPr="00AA699A" w:rsidRDefault="000A0160" w:rsidP="00B00D72">
      <w:pPr>
        <w:spacing w:after="0" w:line="240" w:lineRule="auto"/>
      </w:pPr>
      <w:r w:rsidRPr="00AA699A">
        <w:rPr>
          <w:rFonts w:hint="eastAsia"/>
        </w:rPr>
        <w:t>示例：</w:t>
      </w:r>
      <w:r w:rsidR="00E73AA7" w:rsidRPr="00AA699A">
        <w:rPr>
          <w:rFonts w:hint="eastAsia"/>
        </w:rPr>
        <w:t>整个固件的</w:t>
      </w:r>
      <w:r w:rsidR="00E73AA7" w:rsidRPr="00AA699A">
        <w:rPr>
          <w:rFonts w:hint="eastAsia"/>
        </w:rPr>
        <w:t>CRC</w:t>
      </w:r>
      <w:r w:rsidR="00E73AA7" w:rsidRPr="00AA699A">
        <w:rPr>
          <w:rFonts w:hint="eastAsia"/>
        </w:rPr>
        <w:t>值为</w:t>
      </w:r>
      <w:r w:rsidR="00E73AA7" w:rsidRPr="00AA699A">
        <w:rPr>
          <w:rFonts w:hint="eastAsia"/>
        </w:rPr>
        <w:t>0x</w:t>
      </w:r>
      <w:r w:rsidR="00E73AA7" w:rsidRPr="00AA699A">
        <w:t>0</w:t>
      </w:r>
      <w:r w:rsidR="00E73AA7" w:rsidRPr="00AA699A">
        <w:rPr>
          <w:rFonts w:hint="eastAsia"/>
        </w:rPr>
        <w:t>F</w:t>
      </w:r>
      <w:r w:rsidR="00E73AA7" w:rsidRPr="00AA699A">
        <w:t>0</w:t>
      </w:r>
      <w:r w:rsidR="00E73AA7" w:rsidRPr="00AA699A">
        <w:rPr>
          <w:rFonts w:hint="eastAsia"/>
        </w:rPr>
        <w:t>A</w:t>
      </w:r>
      <w:r w:rsidR="00E73AA7" w:rsidRPr="00AA699A">
        <w:rPr>
          <w:rFonts w:hint="eastAsia"/>
        </w:rPr>
        <w:t>，</w:t>
      </w:r>
      <w:r w:rsidR="00E73AA7" w:rsidRPr="00AA699A">
        <w:rPr>
          <w:rFonts w:hint="eastAsia"/>
        </w:rPr>
        <w:t>0</w:t>
      </w:r>
      <w:r w:rsidR="00E73AA7" w:rsidRPr="00AA699A">
        <w:t>1 10 0</w:t>
      </w:r>
      <w:r w:rsidR="00E73AA7" w:rsidRPr="00AA699A">
        <w:rPr>
          <w:rFonts w:hint="eastAsia"/>
        </w:rPr>
        <w:t>F</w:t>
      </w:r>
      <w:r w:rsidR="00E73AA7" w:rsidRPr="00AA699A">
        <w:t xml:space="preserve"> 82 00 01 02 0</w:t>
      </w:r>
      <w:r w:rsidR="00E73AA7" w:rsidRPr="00AA699A">
        <w:rPr>
          <w:rFonts w:hint="eastAsia"/>
        </w:rPr>
        <w:t>F</w:t>
      </w:r>
      <w:r w:rsidR="00E73AA7" w:rsidRPr="00AA699A">
        <w:t xml:space="preserve"> 0</w:t>
      </w:r>
      <w:r w:rsidR="00E73AA7" w:rsidRPr="00AA699A">
        <w:rPr>
          <w:rFonts w:hint="eastAsia"/>
        </w:rPr>
        <w:t>A</w:t>
      </w:r>
      <w:r w:rsidR="00E73AA7" w:rsidRPr="00AA699A">
        <w:t xml:space="preserve"> </w:t>
      </w:r>
      <w:r w:rsidR="00E8333F" w:rsidRPr="00AA699A">
        <w:t>C2 85</w:t>
      </w:r>
    </w:p>
    <w:p w14:paraId="689A5E73" w14:textId="77777777" w:rsidR="00513574" w:rsidRPr="00AA699A" w:rsidRDefault="00513574" w:rsidP="00B00D72">
      <w:pPr>
        <w:spacing w:after="0" w:line="240" w:lineRule="auto"/>
      </w:pPr>
      <w:r w:rsidRPr="00AA699A">
        <w:t>Response/</w:t>
      </w:r>
      <w:r w:rsidRPr="00AA699A"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7119CDAF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5265C2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BA975F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F1E867B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5E5265E2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5F4AAD7" w14:textId="77777777" w:rsidR="00513574" w:rsidRPr="00AA699A" w:rsidRDefault="00513574" w:rsidP="00B00D72">
            <w:pPr>
              <w:spacing w:after="0" w:line="240" w:lineRule="auto"/>
            </w:pPr>
            <w:r w:rsidRPr="00AA699A">
              <w:lastRenderedPageBreak/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64A9BC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745DD9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0x10</w:t>
            </w:r>
          </w:p>
        </w:tc>
      </w:tr>
      <w:tr w:rsidR="00513574" w:rsidRPr="00AA699A" w14:paraId="0345670A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A1B774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ABABE8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92BE03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0x0F82</w:t>
            </w:r>
          </w:p>
        </w:tc>
      </w:tr>
      <w:tr w:rsidR="00513574" w:rsidRPr="00AA699A" w14:paraId="0936A4CA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88EA1E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2E7034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748C4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0x0001</w:t>
            </w:r>
          </w:p>
        </w:tc>
      </w:tr>
      <w:tr w:rsidR="00513574" w:rsidRPr="00AA699A" w14:paraId="312F790F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05C8BD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6C676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EC7C723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05440B25" w14:textId="77777777" w:rsidR="00513574" w:rsidRPr="00AA699A" w:rsidRDefault="00513574" w:rsidP="00B00D72">
      <w:pPr>
        <w:spacing w:after="0" w:line="240" w:lineRule="auto"/>
      </w:pPr>
    </w:p>
    <w:p w14:paraId="1E6C43FD" w14:textId="77777777" w:rsidR="00513574" w:rsidRPr="00AA699A" w:rsidRDefault="00513574" w:rsidP="00B00D72">
      <w:pPr>
        <w:spacing w:after="0" w:line="240" w:lineRule="auto"/>
      </w:pPr>
      <w:r w:rsidRPr="00AA699A">
        <w:t>Error/</w:t>
      </w:r>
      <w:r w:rsidRPr="00AA699A">
        <w:t>错误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57608D71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A79079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0242A8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680699E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1573B2EB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1F06F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Error Code/</w:t>
            </w:r>
            <w:r w:rsidRPr="00AA699A">
              <w:t>错误码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75BD0B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8627D7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0x90</w:t>
            </w:r>
          </w:p>
        </w:tc>
      </w:tr>
      <w:tr w:rsidR="00513574" w:rsidRPr="00AA699A" w14:paraId="20DB7740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2A3AAC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Exception Code/</w:t>
            </w:r>
            <w:r w:rsidRPr="00AA699A">
              <w:t>异常码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BDC549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EA6D23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CODE</w:t>
            </w:r>
          </w:p>
        </w:tc>
      </w:tr>
      <w:tr w:rsidR="00513574" w:rsidRPr="00AA699A" w14:paraId="72BB44AC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E7AA1F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A4B17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639CEB2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15467BAA" w14:textId="77777777" w:rsidR="00513574" w:rsidRPr="00AA699A" w:rsidRDefault="00513574" w:rsidP="00B00D72">
      <w:pPr>
        <w:spacing w:after="0" w:line="240" w:lineRule="auto"/>
      </w:pPr>
      <w:r w:rsidRPr="00AA699A">
        <w:sym w:font="Wingdings 2" w:char="00EA"/>
      </w:r>
      <w:r w:rsidRPr="00AA699A">
        <w:t>CODE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38"/>
        <w:gridCol w:w="3072"/>
      </w:tblGrid>
      <w:tr w:rsidR="00513574" w:rsidRPr="00AA699A" w14:paraId="5E66382E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02E1E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Firmware CRC Error/</w:t>
            </w:r>
            <w:r w:rsidRPr="00AA699A">
              <w:t>固件校验异常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A231A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A5733A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0x03</w:t>
            </w:r>
          </w:p>
        </w:tc>
      </w:tr>
      <w:tr w:rsidR="00513574" w:rsidRPr="00AA699A" w14:paraId="7ACA187B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2862FB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Firmware Size Error/</w:t>
            </w:r>
            <w:r w:rsidRPr="00AA699A">
              <w:t>固件大小异常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0E1C57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06055D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0x03</w:t>
            </w:r>
          </w:p>
        </w:tc>
      </w:tr>
      <w:tr w:rsidR="00513574" w:rsidRPr="00AA699A" w14:paraId="0E3EEA07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61A1EC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Firmware Size Write Fai/l</w:t>
            </w:r>
            <w:r w:rsidRPr="00AA699A">
              <w:t>固件大小写入失败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31C322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BBDDFC9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0x04</w:t>
            </w:r>
          </w:p>
        </w:tc>
      </w:tr>
    </w:tbl>
    <w:p w14:paraId="1EA4D760" w14:textId="77777777" w:rsidR="00513574" w:rsidRPr="00AA699A" w:rsidRDefault="00513574" w:rsidP="00B00D72">
      <w:pPr>
        <w:spacing w:after="0" w:line="240" w:lineRule="auto"/>
      </w:pPr>
    </w:p>
    <w:p w14:paraId="34E746A2" w14:textId="28C8637C" w:rsidR="00513574" w:rsidRPr="00AA699A" w:rsidRDefault="007F63E8" w:rsidP="00B00D72">
      <w:pPr>
        <w:spacing w:after="0"/>
      </w:pPr>
      <w:r w:rsidRPr="00AA699A">
        <w:t>4.</w:t>
      </w:r>
      <w:r w:rsidR="00513574" w:rsidRPr="00AA699A">
        <w:t>After firmware  CRC send completed, send start upgrade command.</w:t>
      </w:r>
    </w:p>
    <w:p w14:paraId="278D76A4" w14:textId="77777777" w:rsidR="00513574" w:rsidRPr="00AA699A" w:rsidRDefault="00513574" w:rsidP="00B00D72">
      <w:pPr>
        <w:spacing w:after="0"/>
      </w:pPr>
      <w:r w:rsidRPr="00AA699A">
        <w:t>固件校验完成后，发送升级命令。</w:t>
      </w:r>
    </w:p>
    <w:p w14:paraId="790D377C" w14:textId="77777777" w:rsidR="00513574" w:rsidRPr="00AA699A" w:rsidRDefault="00513574" w:rsidP="00B00D72">
      <w:pPr>
        <w:spacing w:after="0"/>
      </w:pPr>
      <w:r w:rsidRPr="00AA699A">
        <w:t>Request/</w:t>
      </w:r>
      <w:r w:rsidRPr="00AA699A"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1547260E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B167BF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9DBBF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640F6C1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30F7633C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58B95B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6FA806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31C550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0x10</w:t>
            </w:r>
          </w:p>
        </w:tc>
      </w:tr>
      <w:tr w:rsidR="00513574" w:rsidRPr="00AA699A" w14:paraId="0C1B6338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A6BF4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104CF6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095564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0x0F83</w:t>
            </w:r>
          </w:p>
        </w:tc>
      </w:tr>
      <w:tr w:rsidR="00513574" w:rsidRPr="00AA699A" w14:paraId="1355F48B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1BA202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6F621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812C68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0x0001</w:t>
            </w:r>
          </w:p>
        </w:tc>
      </w:tr>
      <w:tr w:rsidR="00513574" w:rsidRPr="00AA699A" w14:paraId="7EEB3BDE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933C6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28044C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DDC7E6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0x02</w:t>
            </w:r>
          </w:p>
        </w:tc>
      </w:tr>
      <w:tr w:rsidR="00513574" w:rsidRPr="00AA699A" w14:paraId="600A61C5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164A1C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Registers Value/</w:t>
            </w:r>
            <w:r w:rsidRPr="00AA699A">
              <w:t>数据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C9FC330" w14:textId="77777777" w:rsidR="00513574" w:rsidRPr="00AA699A" w:rsidRDefault="00513574" w:rsidP="00B00D72">
            <w:pPr>
              <w:spacing w:after="0" w:line="240" w:lineRule="auto"/>
            </w:pPr>
            <w:r w:rsidRPr="00AA699A">
              <w:t xml:space="preserve"> 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0FC52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VALUE</w:t>
            </w:r>
          </w:p>
        </w:tc>
      </w:tr>
      <w:tr w:rsidR="00513574" w:rsidRPr="00AA699A" w14:paraId="4E1AEA21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955BA2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8D3401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4F5920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7994D518" w14:textId="77777777" w:rsidR="00513574" w:rsidRPr="00AA699A" w:rsidRDefault="00513574" w:rsidP="00B00D72">
      <w:pPr>
        <w:spacing w:after="0" w:line="240" w:lineRule="auto"/>
      </w:pPr>
      <w:r w:rsidRPr="00AA699A">
        <w:sym w:font="Wingdings 2" w:char="00EA"/>
      </w:r>
      <w:r w:rsidRPr="00AA699A">
        <w:t>VALUE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38"/>
        <w:gridCol w:w="3072"/>
      </w:tblGrid>
      <w:tr w:rsidR="00513574" w:rsidRPr="00AA699A" w14:paraId="3758A976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DBFE324" w14:textId="621C2ECE" w:rsidR="00513574" w:rsidRPr="00AA699A" w:rsidRDefault="00E41768" w:rsidP="00B00D72">
            <w:pPr>
              <w:spacing w:after="0" w:line="240" w:lineRule="auto"/>
            </w:pPr>
            <w:r w:rsidRPr="00AA699A">
              <w:rPr>
                <w:rFonts w:hint="eastAsia"/>
              </w:rPr>
              <w:t>升级命令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579CBC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8C244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0x00AA</w:t>
            </w:r>
          </w:p>
        </w:tc>
      </w:tr>
    </w:tbl>
    <w:p w14:paraId="5F69DC65" w14:textId="7A3F481F" w:rsidR="00513574" w:rsidRPr="00AA699A" w:rsidRDefault="000A0160" w:rsidP="00B00D72">
      <w:pPr>
        <w:spacing w:after="0" w:line="240" w:lineRule="auto"/>
      </w:pPr>
      <w:r w:rsidRPr="00AA699A">
        <w:rPr>
          <w:rFonts w:hint="eastAsia"/>
        </w:rPr>
        <w:t>示例：</w:t>
      </w:r>
      <w:r w:rsidR="00E8333F" w:rsidRPr="00AA699A">
        <w:rPr>
          <w:rFonts w:hint="eastAsia"/>
        </w:rPr>
        <w:t>发送升级命令（</w:t>
      </w:r>
      <w:r w:rsidR="00E8333F" w:rsidRPr="00AA699A">
        <w:t>00AA</w:t>
      </w:r>
      <w:r w:rsidR="00E8333F" w:rsidRPr="00AA699A">
        <w:rPr>
          <w:rFonts w:hint="eastAsia"/>
        </w:rPr>
        <w:t>）：</w:t>
      </w:r>
      <w:r w:rsidR="00E73AA7" w:rsidRPr="00AA699A">
        <w:rPr>
          <w:rFonts w:hint="eastAsia"/>
        </w:rPr>
        <w:t>0</w:t>
      </w:r>
      <w:r w:rsidR="00E73AA7" w:rsidRPr="00AA699A">
        <w:t>1 10 0</w:t>
      </w:r>
      <w:r w:rsidR="00E73AA7" w:rsidRPr="00AA699A">
        <w:rPr>
          <w:rFonts w:hint="eastAsia"/>
        </w:rPr>
        <w:t>F</w:t>
      </w:r>
      <w:r w:rsidR="00E73AA7" w:rsidRPr="00AA699A">
        <w:t xml:space="preserve"> 83 00 01 02 </w:t>
      </w:r>
      <w:r w:rsidR="00E41768" w:rsidRPr="00AA699A">
        <w:t>00</w:t>
      </w:r>
      <w:r w:rsidR="00E73AA7" w:rsidRPr="00AA699A">
        <w:t xml:space="preserve"> </w:t>
      </w:r>
      <w:r w:rsidR="00E41768" w:rsidRPr="00AA699A">
        <w:rPr>
          <w:rFonts w:hint="eastAsia"/>
        </w:rPr>
        <w:t>AA</w:t>
      </w:r>
      <w:r w:rsidR="00E41768" w:rsidRPr="00AA699A">
        <w:t xml:space="preserve"> </w:t>
      </w:r>
      <w:r w:rsidR="00E8333F" w:rsidRPr="00AA699A">
        <w:t>C6 DC</w:t>
      </w:r>
    </w:p>
    <w:p w14:paraId="518A1ED6" w14:textId="77777777" w:rsidR="00E41768" w:rsidRPr="00AA699A" w:rsidRDefault="00E41768" w:rsidP="00B00D72">
      <w:pPr>
        <w:spacing w:after="0" w:line="240" w:lineRule="auto"/>
      </w:pPr>
    </w:p>
    <w:p w14:paraId="7B39084C" w14:textId="77777777" w:rsidR="00513574" w:rsidRPr="00AA699A" w:rsidRDefault="00513574" w:rsidP="00B00D72">
      <w:pPr>
        <w:spacing w:after="0" w:line="240" w:lineRule="auto"/>
      </w:pPr>
      <w:r w:rsidRPr="00AA699A">
        <w:t>Response/</w:t>
      </w:r>
      <w:r w:rsidRPr="00AA699A"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0B4A65F8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600443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46E97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2769BF9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1055DC8C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0368BA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7982DC2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42025C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0x10</w:t>
            </w:r>
          </w:p>
        </w:tc>
      </w:tr>
      <w:tr w:rsidR="00513574" w:rsidRPr="00AA699A" w14:paraId="3351E596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8FAA29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23BD8B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CF4B85E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0x0F83</w:t>
            </w:r>
          </w:p>
        </w:tc>
      </w:tr>
      <w:tr w:rsidR="00513574" w:rsidRPr="00AA699A" w14:paraId="5DDBAE00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7E1737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F18BE5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34A8BA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0x0001</w:t>
            </w:r>
          </w:p>
        </w:tc>
      </w:tr>
      <w:tr w:rsidR="00513574" w:rsidRPr="00AA699A" w14:paraId="34F3911D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FAF224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CC2B3F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47EF116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7F12E13E" w14:textId="77777777" w:rsidR="00513574" w:rsidRPr="00AA699A" w:rsidRDefault="00513574" w:rsidP="00B00D72">
      <w:pPr>
        <w:spacing w:after="0" w:line="240" w:lineRule="auto"/>
      </w:pPr>
    </w:p>
    <w:p w14:paraId="12581451" w14:textId="77777777" w:rsidR="00513574" w:rsidRPr="00AA699A" w:rsidRDefault="00513574" w:rsidP="00B00D72">
      <w:pPr>
        <w:spacing w:after="0" w:line="240" w:lineRule="auto"/>
      </w:pPr>
      <w:r w:rsidRPr="00AA699A">
        <w:t>Error/</w:t>
      </w:r>
      <w:r w:rsidRPr="00AA699A">
        <w:t>错误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266819D2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810269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EA54D69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697BE31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423DF9BB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2B353B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Error Code/</w:t>
            </w:r>
            <w:r w:rsidRPr="00AA699A">
              <w:t>错误码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49FB02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35C11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0x90</w:t>
            </w:r>
          </w:p>
        </w:tc>
      </w:tr>
      <w:tr w:rsidR="00513574" w:rsidRPr="00AA699A" w14:paraId="4B01254F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EA25B5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Exception Code/</w:t>
            </w:r>
            <w:r w:rsidRPr="00AA699A">
              <w:t>异常码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597F639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1CDB0B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CODE</w:t>
            </w:r>
          </w:p>
        </w:tc>
      </w:tr>
      <w:tr w:rsidR="00513574" w:rsidRPr="00AA699A" w14:paraId="5A3EA950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60136D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7A0EF1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400B578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30F2517B" w14:textId="77777777" w:rsidR="00513574" w:rsidRPr="00AA699A" w:rsidRDefault="00513574" w:rsidP="00B00D72">
      <w:pPr>
        <w:spacing w:after="0" w:line="240" w:lineRule="auto"/>
      </w:pPr>
      <w:r w:rsidRPr="00AA699A">
        <w:sym w:font="Wingdings 2" w:char="00EA"/>
      </w:r>
      <w:r w:rsidRPr="00AA699A">
        <w:t>CODE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3"/>
        <w:gridCol w:w="2001"/>
        <w:gridCol w:w="3072"/>
      </w:tblGrid>
      <w:tr w:rsidR="00513574" w:rsidRPr="00AA699A" w14:paraId="19837190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B2CB958" w14:textId="77777777" w:rsidR="00513574" w:rsidRPr="00AA699A" w:rsidRDefault="00513574" w:rsidP="00B00D72">
            <w:pPr>
              <w:spacing w:after="0" w:line="240" w:lineRule="auto"/>
            </w:pPr>
            <w:r w:rsidRPr="00AA699A">
              <w:lastRenderedPageBreak/>
              <w:t>Wrong Module name/</w:t>
            </w:r>
            <w:r w:rsidRPr="00AA699A">
              <w:t>固件与机型不匹配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DCF40C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2F4198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0x04</w:t>
            </w:r>
          </w:p>
        </w:tc>
      </w:tr>
    </w:tbl>
    <w:p w14:paraId="62A852FD" w14:textId="77777777" w:rsidR="00513574" w:rsidRPr="00AA699A" w:rsidRDefault="00513574" w:rsidP="00B00D72">
      <w:pPr>
        <w:spacing w:after="0" w:line="240" w:lineRule="auto"/>
      </w:pPr>
    </w:p>
    <w:p w14:paraId="6E849E28" w14:textId="70D983F9" w:rsidR="00513574" w:rsidRPr="00AA699A" w:rsidRDefault="007F63E8" w:rsidP="00B00D72">
      <w:pPr>
        <w:spacing w:after="0"/>
      </w:pPr>
      <w:r w:rsidRPr="00AA699A">
        <w:t>5.</w:t>
      </w:r>
      <w:r w:rsidR="00513574" w:rsidRPr="00AA699A">
        <w:t>After start upgrade send completed, get upgrade status of poll.</w:t>
      </w:r>
    </w:p>
    <w:p w14:paraId="70B45419" w14:textId="77777777" w:rsidR="00513574" w:rsidRPr="00AA699A" w:rsidRDefault="00513574" w:rsidP="00B00D72">
      <w:pPr>
        <w:spacing w:after="0"/>
      </w:pPr>
      <w:r w:rsidRPr="00AA699A">
        <w:t>升级命令发送后，间断获取升级状态。</w:t>
      </w:r>
    </w:p>
    <w:p w14:paraId="510B2EC1" w14:textId="77777777" w:rsidR="00513574" w:rsidRPr="00AA699A" w:rsidRDefault="00513574" w:rsidP="00B00D72">
      <w:pPr>
        <w:spacing w:after="0"/>
      </w:pPr>
      <w:r w:rsidRPr="00AA699A">
        <w:t>Request/</w:t>
      </w:r>
      <w:r w:rsidRPr="00AA699A"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235E6965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50D7CB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75D004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FBA265B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6086C5CC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7FE16B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9BB42B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FFAB88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0x03</w:t>
            </w:r>
          </w:p>
        </w:tc>
      </w:tr>
      <w:tr w:rsidR="00513574" w:rsidRPr="00AA699A" w14:paraId="021D2674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D5F1560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Starting Address/</w:t>
            </w:r>
            <w:r w:rsidRPr="00AA699A"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3C3DDC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C20670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0x0F84</w:t>
            </w:r>
          </w:p>
        </w:tc>
      </w:tr>
      <w:tr w:rsidR="00513574" w:rsidRPr="00AA699A" w14:paraId="674B37F9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358D88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Quantity of Registers/</w:t>
            </w:r>
            <w:r w:rsidRPr="00AA699A"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277893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ED7C91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0x0001</w:t>
            </w:r>
          </w:p>
        </w:tc>
      </w:tr>
      <w:tr w:rsidR="00513574" w:rsidRPr="00AA699A" w14:paraId="0C572F3B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AF2E9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A9B163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AB13BFD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07BBA781" w14:textId="4276D147" w:rsidR="00513574" w:rsidRPr="00AA699A" w:rsidRDefault="00513574" w:rsidP="00B00D72">
      <w:pPr>
        <w:spacing w:after="0" w:line="240" w:lineRule="auto"/>
      </w:pPr>
    </w:p>
    <w:p w14:paraId="634771C0" w14:textId="269CE0AE" w:rsidR="000A0160" w:rsidRPr="00AA699A" w:rsidRDefault="000A0160" w:rsidP="00B00D72">
      <w:pPr>
        <w:spacing w:after="0" w:line="240" w:lineRule="auto"/>
      </w:pPr>
      <w:r w:rsidRPr="00AA699A">
        <w:rPr>
          <w:rFonts w:hint="eastAsia"/>
        </w:rPr>
        <w:t>示例：</w:t>
      </w:r>
      <w:r w:rsidR="00E8333F" w:rsidRPr="00AA699A">
        <w:rPr>
          <w:rFonts w:hint="eastAsia"/>
        </w:rPr>
        <w:t>发送查询升级状态：</w:t>
      </w:r>
      <w:r w:rsidR="00E73AA7" w:rsidRPr="00AA699A">
        <w:rPr>
          <w:rFonts w:hint="eastAsia"/>
        </w:rPr>
        <w:t>0</w:t>
      </w:r>
      <w:r w:rsidR="00E73AA7" w:rsidRPr="00AA699A">
        <w:t>1 03 0</w:t>
      </w:r>
      <w:r w:rsidR="00E73AA7" w:rsidRPr="00AA699A">
        <w:rPr>
          <w:rFonts w:hint="eastAsia"/>
        </w:rPr>
        <w:t>F</w:t>
      </w:r>
      <w:r w:rsidR="00E73AA7" w:rsidRPr="00AA699A">
        <w:t xml:space="preserve"> 84 00 01 </w:t>
      </w:r>
      <w:r w:rsidR="00E41768" w:rsidRPr="00AA699A">
        <w:rPr>
          <w:rFonts w:hint="eastAsia"/>
        </w:rPr>
        <w:t>C7</w:t>
      </w:r>
      <w:r w:rsidR="00E41768" w:rsidRPr="00AA699A">
        <w:t xml:space="preserve"> 37</w:t>
      </w:r>
    </w:p>
    <w:p w14:paraId="2D7F4689" w14:textId="77777777" w:rsidR="00E41768" w:rsidRPr="00AA699A" w:rsidRDefault="00E41768" w:rsidP="00B00D72">
      <w:pPr>
        <w:spacing w:after="0" w:line="240" w:lineRule="auto"/>
      </w:pPr>
    </w:p>
    <w:p w14:paraId="4515B4C3" w14:textId="77777777" w:rsidR="00513574" w:rsidRPr="00AA699A" w:rsidRDefault="00513574" w:rsidP="00B00D72">
      <w:pPr>
        <w:spacing w:after="0" w:line="240" w:lineRule="auto"/>
      </w:pPr>
      <w:r w:rsidRPr="00AA699A">
        <w:t>Response/</w:t>
      </w:r>
      <w:r w:rsidRPr="00AA699A"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050"/>
        <w:gridCol w:w="3060"/>
      </w:tblGrid>
      <w:tr w:rsidR="00513574" w:rsidRPr="00AA699A" w14:paraId="7E83B5BC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CC47FD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Server Address/</w:t>
            </w:r>
            <w:r w:rsidRPr="00AA699A"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68731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714A827" w14:textId="77777777" w:rsidR="00513574" w:rsidRPr="00AA699A" w:rsidRDefault="00513574" w:rsidP="00B00D72">
            <w:pPr>
              <w:spacing w:after="0" w:line="240" w:lineRule="auto"/>
            </w:pPr>
          </w:p>
        </w:tc>
      </w:tr>
      <w:tr w:rsidR="00513574" w:rsidRPr="00AA699A" w14:paraId="4F6C6E30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DFD7C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Function Code/</w:t>
            </w:r>
            <w:r w:rsidRPr="00AA699A"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F657EC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BC71F3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0x03</w:t>
            </w:r>
          </w:p>
        </w:tc>
      </w:tr>
      <w:tr w:rsidR="00513574" w:rsidRPr="00AA699A" w14:paraId="1AEC055D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DCC0B6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7DDE101" w14:textId="77777777" w:rsidR="00513574" w:rsidRPr="00AA699A" w:rsidRDefault="00513574" w:rsidP="00B00D72">
            <w:pPr>
              <w:spacing w:after="0" w:line="240" w:lineRule="auto"/>
            </w:pPr>
            <w:r w:rsidRPr="00AA699A">
              <w:t>1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60DCFD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0x02</w:t>
            </w:r>
          </w:p>
        </w:tc>
      </w:tr>
      <w:tr w:rsidR="00513574" w:rsidRPr="00AA699A" w14:paraId="07D841B9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B967D7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Register Value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758901C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B9D2D1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DATA</w:t>
            </w:r>
          </w:p>
        </w:tc>
      </w:tr>
      <w:tr w:rsidR="00513574" w:rsidRPr="00AA699A" w14:paraId="5096BC59" w14:textId="77777777" w:rsidTr="00B00D7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5E12A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CRC16/</w:t>
            </w:r>
            <w:r w:rsidRPr="00AA699A"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FF40B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062FD27" w14:textId="77777777" w:rsidR="00513574" w:rsidRPr="00AA699A" w:rsidRDefault="00513574" w:rsidP="00B00D72">
            <w:pPr>
              <w:spacing w:after="0" w:line="240" w:lineRule="auto"/>
            </w:pPr>
          </w:p>
        </w:tc>
      </w:tr>
    </w:tbl>
    <w:p w14:paraId="41C493D9" w14:textId="77777777" w:rsidR="00513574" w:rsidRPr="00AA699A" w:rsidRDefault="00513574" w:rsidP="00B00D72">
      <w:pPr>
        <w:spacing w:after="0" w:line="240" w:lineRule="auto"/>
      </w:pPr>
      <w:r w:rsidRPr="00AA699A">
        <w:sym w:font="Wingdings 2" w:char="00EA"/>
      </w:r>
      <w:r w:rsidRPr="00AA699A">
        <w:t>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3"/>
        <w:gridCol w:w="2001"/>
        <w:gridCol w:w="3072"/>
      </w:tblGrid>
      <w:tr w:rsidR="00513574" w:rsidRPr="00AA699A" w14:paraId="49BD3B39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D68CCC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Master to slave/</w:t>
            </w:r>
            <w:r w:rsidRPr="00AA699A">
              <w:t>主机向从机转发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8853CDF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A7D0889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0x000C</w:t>
            </w:r>
          </w:p>
        </w:tc>
      </w:tr>
      <w:tr w:rsidR="00513574" w:rsidRPr="00AA699A" w14:paraId="255C8415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95D02C" w14:textId="22659261" w:rsidR="00513574" w:rsidRPr="00AA699A" w:rsidRDefault="00DB4223" w:rsidP="00B00D72">
            <w:pPr>
              <w:spacing w:after="0" w:line="240" w:lineRule="auto"/>
            </w:pPr>
            <w:r w:rsidRPr="00AA699A">
              <w:rPr>
                <w:rFonts w:hint="eastAsia"/>
              </w:rPr>
              <w:t>升级成功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D60195A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AB964CB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0x000D</w:t>
            </w:r>
          </w:p>
        </w:tc>
      </w:tr>
      <w:tr w:rsidR="00513574" w:rsidRPr="00AA699A" w14:paraId="02279956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943E647" w14:textId="77777777" w:rsidR="00513574" w:rsidRPr="00AA699A" w:rsidRDefault="00513574" w:rsidP="00B00D72">
            <w:pPr>
              <w:spacing w:after="0" w:line="240" w:lineRule="auto"/>
            </w:pPr>
            <w:r w:rsidRPr="00AA699A">
              <w:t>Master to slave fail/</w:t>
            </w:r>
            <w:r w:rsidRPr="00AA699A">
              <w:t>主机向从机转发失败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CE62B0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50D8156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0x000E</w:t>
            </w:r>
          </w:p>
        </w:tc>
      </w:tr>
      <w:tr w:rsidR="00513574" w:rsidRPr="00AA699A" w14:paraId="57F19B73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4322A98" w14:textId="77777777" w:rsidR="00513574" w:rsidRPr="00AA699A" w:rsidRDefault="00513574" w:rsidP="00B00D72">
            <w:pPr>
              <w:spacing w:after="0" w:line="240" w:lineRule="auto"/>
            </w:pPr>
            <w:r w:rsidRPr="00AA699A">
              <w:t>Slave upgrade fail/</w:t>
            </w:r>
            <w:r w:rsidRPr="00AA699A">
              <w:t>从机升级失败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98E575" w14:textId="77777777" w:rsidR="00513574" w:rsidRPr="00AA699A" w:rsidRDefault="00513574" w:rsidP="00B00D72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BA79AFD" w14:textId="77777777" w:rsidR="00513574" w:rsidRPr="00AA699A" w:rsidRDefault="00513574" w:rsidP="00B00D72">
            <w:pPr>
              <w:spacing w:after="0" w:line="240" w:lineRule="auto"/>
            </w:pPr>
            <w:r w:rsidRPr="00AA699A">
              <w:t>0x000F</w:t>
            </w:r>
          </w:p>
        </w:tc>
      </w:tr>
      <w:tr w:rsidR="00AF4D8F" w:rsidRPr="00AA699A" w14:paraId="304C882A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2BC9D11" w14:textId="60F746B5" w:rsidR="00AF4D8F" w:rsidRPr="00AA699A" w:rsidRDefault="00AF4D8F" w:rsidP="00AF4D8F">
            <w:pPr>
              <w:spacing w:after="0" w:line="240" w:lineRule="auto"/>
            </w:pPr>
            <w:r w:rsidRPr="00AA699A">
              <w:rPr>
                <w:rFonts w:hint="eastAsia"/>
              </w:rPr>
              <w:t>本机设备升级中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8E25DC7" w14:textId="48AD6C62" w:rsidR="00AF4D8F" w:rsidRPr="00AA699A" w:rsidRDefault="00AF4D8F" w:rsidP="00AF4D8F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F349BDF" w14:textId="4023C837" w:rsidR="00AF4D8F" w:rsidRPr="00AA699A" w:rsidRDefault="00AF4D8F" w:rsidP="00AF4D8F">
            <w:pPr>
              <w:spacing w:after="0" w:line="240" w:lineRule="auto"/>
            </w:pPr>
            <w:r w:rsidRPr="00AA699A">
              <w:t>0x0010</w:t>
            </w:r>
          </w:p>
        </w:tc>
      </w:tr>
      <w:tr w:rsidR="00AF4D8F" w:rsidRPr="00AA699A" w14:paraId="6C478A35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ADB6EFB" w14:textId="6DD7414C" w:rsidR="00AF4D8F" w:rsidRPr="00AA699A" w:rsidRDefault="00AF4D8F" w:rsidP="00AF4D8F">
            <w:pPr>
              <w:spacing w:after="0" w:line="240" w:lineRule="auto"/>
            </w:pPr>
            <w:r w:rsidRPr="00AA699A">
              <w:rPr>
                <w:rFonts w:hint="eastAsia"/>
              </w:rPr>
              <w:t>设备不符合升级条件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F3D4F20" w14:textId="0F2B4D8E" w:rsidR="00AF4D8F" w:rsidRPr="00AA699A" w:rsidRDefault="00AF4D8F" w:rsidP="00AF4D8F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E116474" w14:textId="0B4AF650" w:rsidR="00AF4D8F" w:rsidRPr="00AA699A" w:rsidRDefault="00AF4D8F" w:rsidP="00AF4D8F">
            <w:pPr>
              <w:spacing w:after="0" w:line="240" w:lineRule="auto"/>
            </w:pPr>
            <w:r w:rsidRPr="00AA699A">
              <w:t>0x0011</w:t>
            </w:r>
          </w:p>
        </w:tc>
      </w:tr>
      <w:tr w:rsidR="00AF4D8F" w:rsidRPr="00AA699A" w14:paraId="5EFCC7B8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D7B387A" w14:textId="5016E721" w:rsidR="00AF4D8F" w:rsidRPr="00AA699A" w:rsidRDefault="00AF4D8F" w:rsidP="00AF4D8F">
            <w:pPr>
              <w:spacing w:after="0" w:line="240" w:lineRule="auto"/>
            </w:pPr>
            <w:r w:rsidRPr="00AA699A">
              <w:rPr>
                <w:rFonts w:hint="eastAsia"/>
              </w:rPr>
              <w:t>设备版本不符合要求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B3274EA" w14:textId="5E0E6628" w:rsidR="00AF4D8F" w:rsidRPr="00AA699A" w:rsidRDefault="00AF4D8F" w:rsidP="00AF4D8F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9BC119F" w14:textId="6971E5FE" w:rsidR="00AF4D8F" w:rsidRPr="00AA699A" w:rsidRDefault="00AF4D8F" w:rsidP="00AF4D8F">
            <w:pPr>
              <w:spacing w:after="0" w:line="240" w:lineRule="auto"/>
            </w:pPr>
            <w:r w:rsidRPr="00AA699A">
              <w:t>0x0012</w:t>
            </w:r>
          </w:p>
        </w:tc>
      </w:tr>
      <w:tr w:rsidR="00AF4D8F" w:rsidRPr="00AA699A" w14:paraId="1FCA6C8D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2632FA4" w14:textId="741AB11A" w:rsidR="00AF4D8F" w:rsidRPr="00AA699A" w:rsidRDefault="00AF4D8F" w:rsidP="00AF4D8F">
            <w:pPr>
              <w:spacing w:after="0" w:line="240" w:lineRule="auto"/>
            </w:pPr>
            <w:r w:rsidRPr="00AA699A">
              <w:rPr>
                <w:rFonts w:hint="eastAsia"/>
              </w:rPr>
              <w:t>命令不符合流程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227AA73" w14:textId="4BD77F03" w:rsidR="00AF4D8F" w:rsidRPr="00AA699A" w:rsidRDefault="00AF4D8F" w:rsidP="00AF4D8F">
            <w:pPr>
              <w:spacing w:after="0" w:line="240" w:lineRule="auto"/>
            </w:pPr>
            <w:r w:rsidRPr="00AA699A"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6C2F1FE" w14:textId="25306272" w:rsidR="00AF4D8F" w:rsidRPr="00AA699A" w:rsidRDefault="00AF4D8F" w:rsidP="00AF4D8F">
            <w:pPr>
              <w:spacing w:after="0" w:line="240" w:lineRule="auto"/>
            </w:pPr>
            <w:r w:rsidRPr="00AA699A">
              <w:t>0x0013</w:t>
            </w:r>
          </w:p>
        </w:tc>
      </w:tr>
      <w:tr w:rsidR="00055F9C" w:rsidRPr="00AA699A" w14:paraId="4ACA807B" w14:textId="77777777" w:rsidTr="00513574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677CDA" w14:textId="322AE8B0" w:rsidR="00055F9C" w:rsidRPr="00AA699A" w:rsidRDefault="008F39B0" w:rsidP="00AF4D8F">
            <w:pPr>
              <w:spacing w:after="0" w:line="240" w:lineRule="auto"/>
            </w:pPr>
            <w:r w:rsidRPr="00AA699A">
              <w:rPr>
                <w:rFonts w:hint="eastAsia"/>
              </w:rPr>
              <w:t>主机向从机</w:t>
            </w:r>
            <w:r w:rsidR="00055F9C" w:rsidRPr="00AA699A">
              <w:rPr>
                <w:rFonts w:hint="eastAsia"/>
              </w:rPr>
              <w:t>固件转发完成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32DA962" w14:textId="469B19FC" w:rsidR="00055F9C" w:rsidRPr="00AA699A" w:rsidRDefault="00055F9C" w:rsidP="00AF4D8F">
            <w:pPr>
              <w:spacing w:after="0" w:line="240" w:lineRule="auto"/>
            </w:pPr>
            <w:r w:rsidRPr="00AA699A">
              <w:rPr>
                <w:rFonts w:hint="eastAsia"/>
              </w:rPr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C80DE9" w14:textId="2F286DBA" w:rsidR="00055F9C" w:rsidRPr="00AA699A" w:rsidRDefault="00055F9C" w:rsidP="00AF4D8F">
            <w:pPr>
              <w:spacing w:after="0" w:line="240" w:lineRule="auto"/>
            </w:pPr>
            <w:r w:rsidRPr="00AA699A">
              <w:t>0x00</w:t>
            </w:r>
            <w:r w:rsidR="005A115A" w:rsidRPr="00AA699A">
              <w:rPr>
                <w:rFonts w:hint="eastAsia"/>
              </w:rPr>
              <w:t>20</w:t>
            </w:r>
          </w:p>
        </w:tc>
      </w:tr>
    </w:tbl>
    <w:p w14:paraId="1DF3C963" w14:textId="500D4ECE" w:rsidR="001F07F9" w:rsidRPr="00AA699A" w:rsidRDefault="001F07F9" w:rsidP="00B00D72">
      <w:pPr>
        <w:jc w:val="both"/>
      </w:pPr>
    </w:p>
    <w:p w14:paraId="0CC7F0E2" w14:textId="77777777" w:rsidR="00BD6343" w:rsidRDefault="00BD6343" w:rsidP="000012D4">
      <w:pPr>
        <w:pStyle w:val="2"/>
        <w:numPr>
          <w:ilvl w:val="0"/>
          <w:numId w:val="21"/>
        </w:numPr>
      </w:pPr>
      <w:bookmarkStart w:id="775" w:name="_Toc202791302"/>
      <w:bookmarkStart w:id="776" w:name="_Toc204328313"/>
      <w:r>
        <w:lastRenderedPageBreak/>
        <w:t>File Upload /</w:t>
      </w:r>
      <w:r>
        <w:rPr>
          <w:rFonts w:hint="eastAsia"/>
        </w:rPr>
        <w:t>文件上传：</w:t>
      </w:r>
      <w:bookmarkEnd w:id="775"/>
      <w:bookmarkEnd w:id="776"/>
    </w:p>
    <w:p w14:paraId="6D70C1CD" w14:textId="77777777" w:rsidR="00BD6343" w:rsidRDefault="00BD6343" w:rsidP="00BD6343">
      <w:pPr>
        <w:pStyle w:val="3"/>
        <w:ind w:left="360"/>
      </w:pPr>
      <w:bookmarkStart w:id="777" w:name="_Toc202791303"/>
      <w:bookmarkStart w:id="778" w:name="_Toc204328314"/>
      <w:r>
        <w:t>5.1</w:t>
      </w:r>
      <w:r>
        <w:rPr>
          <w:rFonts w:hint="eastAsia"/>
        </w:rPr>
        <w:t>文件上传流程</w:t>
      </w:r>
      <w:bookmarkEnd w:id="777"/>
      <w:bookmarkEnd w:id="778"/>
    </w:p>
    <w:p w14:paraId="19C7BC0D" w14:textId="77777777" w:rsidR="00BD6343" w:rsidRDefault="00BD6343" w:rsidP="00BD6343">
      <w:pPr>
        <w:jc w:val="both"/>
      </w:pPr>
      <w:r>
        <w:object w:dxaOrig="7425" w:dyaOrig="9930" w14:anchorId="3B141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25pt;height:497.2pt" o:ole="">
            <v:imagedata r:id="rId9" o:title=""/>
          </v:shape>
          <o:OLEObject Type="Embed" ProgID="Visio.Drawing.15" ShapeID="_x0000_i1025" DrawAspect="Content" ObjectID="_1846925722" r:id="rId10"/>
        </w:object>
      </w:r>
    </w:p>
    <w:p w14:paraId="1E860BD4" w14:textId="77777777" w:rsidR="00BD6343" w:rsidRDefault="00BD6343" w:rsidP="00BD6343">
      <w:pPr>
        <w:pStyle w:val="3"/>
        <w:ind w:left="360"/>
      </w:pPr>
      <w:bookmarkStart w:id="779" w:name="_Toc202791304"/>
      <w:bookmarkStart w:id="780" w:name="_Toc204328315"/>
      <w:r>
        <w:lastRenderedPageBreak/>
        <w:t>5.2</w:t>
      </w:r>
      <w:r>
        <w:rPr>
          <w:rFonts w:hint="eastAsia"/>
        </w:rPr>
        <w:t>上传协议</w:t>
      </w:r>
      <w:bookmarkEnd w:id="779"/>
      <w:bookmarkEnd w:id="780"/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147"/>
        <w:gridCol w:w="3347"/>
        <w:gridCol w:w="3211"/>
      </w:tblGrid>
      <w:tr w:rsidR="00BD6343" w:rsidRPr="00436ED0" w14:paraId="785531BD" w14:textId="77777777" w:rsidTr="00390F93">
        <w:trPr>
          <w:trHeight w:val="515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78073F9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Register</w:t>
            </w:r>
          </w:p>
          <w:p w14:paraId="35EDD486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寄存器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FEF3F0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R/W</w:t>
            </w:r>
          </w:p>
          <w:p w14:paraId="72E14787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读写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82044C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 xml:space="preserve">Content </w:t>
            </w:r>
          </w:p>
          <w:p w14:paraId="61EBB3FF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内容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A65160E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Remark</w:t>
            </w:r>
          </w:p>
          <w:p w14:paraId="030BD774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BD6343" w:rsidRPr="00436ED0" w14:paraId="1E1A832B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20D21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EAA4C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7CA19" w14:textId="77777777" w:rsidR="00BD6343" w:rsidRPr="00B81AA9" w:rsidRDefault="00BD6343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CAT0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10C87" w14:textId="7A46FC23" w:rsidR="00BD6343" w:rsidRPr="00B81AA9" w:rsidRDefault="00436E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表示当前设备内存储的条数</w:t>
            </w:r>
            <w:r w:rsidRPr="00B81AA9">
              <w:rPr>
                <w:color w:val="FF0000"/>
                <w:sz w:val="20"/>
                <w:szCs w:val="20"/>
              </w:rPr>
              <w:t>*1</w:t>
            </w:r>
          </w:p>
        </w:tc>
      </w:tr>
      <w:tr w:rsidR="00436ED0" w:rsidRPr="00436ED0" w14:paraId="26FDDE8E" w14:textId="77777777" w:rsidTr="00B81AA9">
        <w:trPr>
          <w:trHeight w:val="257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6C04A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0x1301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BD583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ADB88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CAT1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BB2F" w14:textId="2419726E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6804833E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B750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86E13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AC09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CAT2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CD02" w14:textId="7F47A02D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6D671F6C" w14:textId="77777777" w:rsidTr="00390F93">
        <w:trPr>
          <w:trHeight w:val="257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BC03C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880C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234C9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CAT3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E9BE" w14:textId="79D8E3B8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35C89E84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D66C0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B989B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6FBD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CAT4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D8233" w14:textId="10A4EFF9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2BA7814F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60C6F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0x1305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80067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42F7C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CAT5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6722" w14:textId="2296ED1D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48953046" w14:textId="77777777" w:rsidTr="00390F93">
        <w:trPr>
          <w:trHeight w:val="257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7423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0x1306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C44A5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2574A" w14:textId="06A355D3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 xml:space="preserve">History </w:t>
            </w:r>
            <w:r w:rsidRPr="00B81AA9">
              <w:rPr>
                <w:rFonts w:hint="eastAsia"/>
                <w:sz w:val="20"/>
                <w:szCs w:val="20"/>
              </w:rPr>
              <w:t>记录数据条数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9A8E" w14:textId="13133A38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4C839BE5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BC7B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0x1307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0865C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F62CB" w14:textId="045C7F93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 xml:space="preserve">Month </w:t>
            </w:r>
            <w:r w:rsidRPr="00B81AA9">
              <w:rPr>
                <w:rFonts w:hint="eastAsia"/>
                <w:sz w:val="20"/>
                <w:szCs w:val="20"/>
              </w:rPr>
              <w:t>记录数据条数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DEAC0" w14:textId="63AD3129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796FFECC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795A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0x1308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77BE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A8C36" w14:textId="67D24803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 xml:space="preserve">Year </w:t>
            </w:r>
            <w:r w:rsidRPr="00B81AA9">
              <w:rPr>
                <w:rFonts w:hint="eastAsia"/>
                <w:sz w:val="20"/>
                <w:szCs w:val="20"/>
              </w:rPr>
              <w:t>记录数据条数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EBCD" w14:textId="0643E24A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421A8760" w14:textId="77777777" w:rsidTr="00390F93">
        <w:trPr>
          <w:trHeight w:val="257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C474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0x1309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8927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19667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CAT0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C35D" w14:textId="754CF60A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1C1A15D0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3762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0x130A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16559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9CA64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CAT1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4DF8" w14:textId="2487D093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7BDF1E71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83A3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0x130B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CB18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5517B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CAT2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959B" w14:textId="09596375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0E1F30BD" w14:textId="77777777" w:rsidTr="00390F93">
        <w:trPr>
          <w:trHeight w:val="257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CBAA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0x130C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500EA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E7C6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CAT3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7DCE" w14:textId="454940FE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75CC963A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D8186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0x130D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DABA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A04BC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CAT4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812E" w14:textId="264F20AC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23C94463" w14:textId="77777777" w:rsidTr="00390F93">
        <w:trPr>
          <w:trHeight w:val="257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C2B14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0x130E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696C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20ED4" w14:textId="77777777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CAT5</w:t>
            </w:r>
            <w:r w:rsidRPr="00B81AA9">
              <w:rPr>
                <w:rFonts w:hint="eastAsia"/>
                <w:sz w:val="20"/>
                <w:szCs w:val="20"/>
              </w:rPr>
              <w:t>故障录波数据条数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B681" w14:textId="44A53C81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436ED0" w:rsidRPr="00436ED0" w14:paraId="030114FC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BA86" w14:textId="30557976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0x130F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7A39" w14:textId="38C33211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CAD9" w14:textId="392772D5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操作记录条数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E7A2" w14:textId="120EE86C" w:rsidR="00436ED0" w:rsidRPr="00B81AA9" w:rsidRDefault="00436ED0" w:rsidP="00436ED0">
            <w:pPr>
              <w:spacing w:after="0" w:line="240" w:lineRule="auto"/>
              <w:rPr>
                <w:sz w:val="20"/>
                <w:szCs w:val="20"/>
              </w:rPr>
            </w:pPr>
            <w:r w:rsidRPr="003C40C9">
              <w:rPr>
                <w:rFonts w:hint="eastAsia"/>
                <w:sz w:val="20"/>
                <w:szCs w:val="20"/>
              </w:rPr>
              <w:t>表示当前设备内存储的条数</w:t>
            </w:r>
          </w:p>
        </w:tc>
      </w:tr>
      <w:tr w:rsidR="00D90A10" w:rsidRPr="00436ED0" w14:paraId="7D52B489" w14:textId="77777777" w:rsidTr="00B81AA9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8E89" w14:textId="6DB1102F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0x1320</w:t>
            </w:r>
            <w:r w:rsidR="003E4D11">
              <w:rPr>
                <w:sz w:val="20"/>
                <w:szCs w:val="20"/>
              </w:rPr>
              <w:t>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1321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D883" w14:textId="27810BF0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0304" w14:textId="1A17EF16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CAT0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="001F7601"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8832" w14:textId="5B568F82" w:rsidR="00D90A10" w:rsidRPr="00B81AA9" w:rsidRDefault="001F7601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  <w:r w:rsidR="00436ED0" w:rsidRPr="00B81AA9">
              <w:rPr>
                <w:color w:val="FF0000"/>
                <w:sz w:val="20"/>
                <w:szCs w:val="20"/>
              </w:rPr>
              <w:t>*2</w:t>
            </w:r>
          </w:p>
        </w:tc>
      </w:tr>
      <w:tr w:rsidR="001F7601" w:rsidRPr="00436ED0" w14:paraId="37C58385" w14:textId="77777777" w:rsidTr="00B81AA9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AE35" w14:textId="1D09DBE8" w:rsidR="001F7601" w:rsidRPr="00B81AA9" w:rsidRDefault="003E4D1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C578EA">
              <w:rPr>
                <w:sz w:val="20"/>
                <w:szCs w:val="20"/>
              </w:rPr>
              <w:t>0x</w:t>
            </w:r>
            <w:r>
              <w:rPr>
                <w:sz w:val="20"/>
                <w:szCs w:val="20"/>
              </w:rPr>
              <w:t>1322-0</w:t>
            </w:r>
            <w:r>
              <w:rPr>
                <w:rFonts w:hint="eastAsia"/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1323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07E9" w14:textId="3601B397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95BA0" w14:textId="14295753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CAT1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C4C5" w14:textId="1B0FC9AD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330C41B2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D7F4" w14:textId="0FFF2BD3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0x132</w:t>
            </w:r>
            <w:r w:rsidR="003E4D11">
              <w:rPr>
                <w:sz w:val="20"/>
                <w:szCs w:val="20"/>
              </w:rPr>
              <w:t>4-0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1325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9837" w14:textId="70D43922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3106" w14:textId="521576F8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CAT2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921C" w14:textId="47B8AD1E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0C9907F3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5D6D" w14:textId="13125267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0x132</w:t>
            </w:r>
            <w:r w:rsidR="003E4D11">
              <w:rPr>
                <w:sz w:val="20"/>
                <w:szCs w:val="20"/>
              </w:rPr>
              <w:t>6-0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1327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E196" w14:textId="6CEC0778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F9CE" w14:textId="7E3921AC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CAT3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2428" w14:textId="12D62561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20504255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A8E1" w14:textId="6C20405C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0x132</w:t>
            </w:r>
            <w:r w:rsidR="003E4D11">
              <w:rPr>
                <w:sz w:val="20"/>
                <w:szCs w:val="20"/>
              </w:rPr>
              <w:t>8-0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1329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8A5F" w14:textId="0942EA73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50EB1" w14:textId="0A139E35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CAT4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6E45" w14:textId="3C64A6AC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632C3F57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EA512" w14:textId="206A766C" w:rsidR="001F7601" w:rsidRPr="00B81AA9" w:rsidRDefault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0x132</w:t>
            </w:r>
            <w:r w:rsidR="003E4D11">
              <w:rPr>
                <w:sz w:val="20"/>
                <w:szCs w:val="20"/>
              </w:rPr>
              <w:t>A-0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132B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6900" w14:textId="2A6E28C2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E716" w14:textId="737522AC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BMS CAT5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18C7" w14:textId="7C5AE34E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563A410A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9C7D" w14:textId="2FB8A7A1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0x132</w:t>
            </w:r>
            <w:r w:rsidR="003E4D11">
              <w:rPr>
                <w:sz w:val="20"/>
                <w:szCs w:val="20"/>
              </w:rPr>
              <w:t>C-0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132D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40F4" w14:textId="2D0B087D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8671" w14:textId="073C9351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 xml:space="preserve">History </w:t>
            </w:r>
            <w:r w:rsidRPr="00B81AA9">
              <w:rPr>
                <w:rFonts w:hint="eastAsia"/>
                <w:sz w:val="20"/>
                <w:szCs w:val="20"/>
              </w:rPr>
              <w:t>记录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6091" w14:textId="45CF2AD6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620AD5E4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3742" w14:textId="2ECA0E9C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</w:t>
            </w:r>
            <w:r w:rsidR="003E4D11">
              <w:rPr>
                <w:sz w:val="20"/>
                <w:szCs w:val="20"/>
              </w:rPr>
              <w:t>2E-0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132F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A377" w14:textId="1EEE810E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C074" w14:textId="6A82E955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 xml:space="preserve">Month </w:t>
            </w:r>
            <w:r w:rsidRPr="00B81AA9">
              <w:rPr>
                <w:rFonts w:hint="eastAsia"/>
                <w:sz w:val="20"/>
                <w:szCs w:val="20"/>
              </w:rPr>
              <w:t>记录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1322" w14:textId="37AB2531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4BB6856F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7631" w14:textId="0C2C4066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</w:t>
            </w:r>
            <w:r w:rsidR="003E4D11">
              <w:rPr>
                <w:sz w:val="20"/>
                <w:szCs w:val="20"/>
              </w:rPr>
              <w:t>30-0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1331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2B96" w14:textId="427E0620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0803" w14:textId="2441A8AD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 xml:space="preserve">Year </w:t>
            </w:r>
            <w:r w:rsidRPr="00B81AA9">
              <w:rPr>
                <w:rFonts w:hint="eastAsia"/>
                <w:sz w:val="20"/>
                <w:szCs w:val="20"/>
              </w:rPr>
              <w:t>记录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31DC" w14:textId="3BBE8D49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5948A843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7964" w14:textId="58BAAFF3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</w:t>
            </w:r>
            <w:r w:rsidR="003E4D11">
              <w:rPr>
                <w:sz w:val="20"/>
                <w:szCs w:val="20"/>
              </w:rPr>
              <w:t>32-0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1333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C567" w14:textId="4A8B5533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C342" w14:textId="55F03478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CAT0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6F59" w14:textId="183F041C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385B4AD7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71E99" w14:textId="4B6F723B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</w:t>
            </w:r>
            <w:r w:rsidR="003E4D11">
              <w:rPr>
                <w:sz w:val="20"/>
                <w:szCs w:val="20"/>
              </w:rPr>
              <w:t>34-0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1335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A614" w14:textId="4F1F0B86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2695" w14:textId="5BFA2E35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CAT1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E962" w14:textId="448D70CD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7246B445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C5B2" w14:textId="4876C02C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</w:t>
            </w:r>
            <w:r w:rsidR="003E4D11">
              <w:rPr>
                <w:sz w:val="20"/>
                <w:szCs w:val="20"/>
              </w:rPr>
              <w:t>36-0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1337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1BA0" w14:textId="18DE5982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9A6B" w14:textId="6D7B2B70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CAT2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FE26" w14:textId="012D3F05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16CEAD13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A2B6" w14:textId="1C33421C" w:rsidR="001F7601" w:rsidRPr="00B81AA9" w:rsidRDefault="003E4D11" w:rsidP="001F760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0x1338-0</w:t>
            </w:r>
            <w:r>
              <w:rPr>
                <w:rFonts w:hint="eastAsia"/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1339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F6E3" w14:textId="54624621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22FB" w14:textId="730B4D67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CAT3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B9B8" w14:textId="3FD74E6D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42B464AF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C748" w14:textId="2A2BB8E4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</w:t>
            </w:r>
            <w:r w:rsidR="003E4D11">
              <w:rPr>
                <w:sz w:val="20"/>
                <w:szCs w:val="20"/>
              </w:rPr>
              <w:t>3</w:t>
            </w:r>
            <w:r w:rsidR="009D01DE">
              <w:rPr>
                <w:sz w:val="20"/>
                <w:szCs w:val="20"/>
              </w:rPr>
              <w:t>A</w:t>
            </w:r>
            <w:r w:rsidR="003E4D11">
              <w:rPr>
                <w:sz w:val="20"/>
                <w:szCs w:val="20"/>
              </w:rPr>
              <w:t>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133</w:t>
            </w:r>
            <w:r w:rsidR="009D01DE">
              <w:rPr>
                <w:sz w:val="20"/>
                <w:szCs w:val="20"/>
              </w:rPr>
              <w:t>B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5FFEF" w14:textId="1C6019EA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2127" w14:textId="775FEB60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CAT4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D141" w14:textId="41E87A80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6E8E020A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6222" w14:textId="30BFB254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</w:t>
            </w:r>
            <w:r w:rsidR="003E4D11">
              <w:rPr>
                <w:sz w:val="20"/>
                <w:szCs w:val="20"/>
              </w:rPr>
              <w:t>3</w:t>
            </w:r>
            <w:r w:rsidR="009D01DE">
              <w:rPr>
                <w:sz w:val="20"/>
                <w:szCs w:val="20"/>
              </w:rPr>
              <w:t>C</w:t>
            </w:r>
            <w:r w:rsidR="003E4D11">
              <w:rPr>
                <w:sz w:val="20"/>
                <w:szCs w:val="20"/>
              </w:rPr>
              <w:t>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133</w:t>
            </w:r>
            <w:r w:rsidR="009D01DE">
              <w:rPr>
                <w:sz w:val="20"/>
                <w:szCs w:val="20"/>
              </w:rPr>
              <w:t>D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AC90" w14:textId="781A866F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CDAF" w14:textId="634E5B24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PCS CAT5</w:t>
            </w:r>
            <w:r w:rsidRPr="00B81AA9">
              <w:rPr>
                <w:rFonts w:hint="eastAsia"/>
                <w:sz w:val="20"/>
                <w:szCs w:val="20"/>
              </w:rPr>
              <w:t>故障录波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5CFC" w14:textId="0EB049B5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1F7601" w:rsidRPr="00436ED0" w14:paraId="04FCF767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9A56" w14:textId="25E7F153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0x13</w:t>
            </w:r>
            <w:r w:rsidR="009D01DE">
              <w:rPr>
                <w:sz w:val="20"/>
                <w:szCs w:val="20"/>
              </w:rPr>
              <w:t>3E</w:t>
            </w:r>
            <w:r w:rsidR="003E4D11">
              <w:rPr>
                <w:sz w:val="20"/>
                <w:szCs w:val="20"/>
              </w:rPr>
              <w:t>-0</w:t>
            </w:r>
            <w:r w:rsidR="003E4D11">
              <w:rPr>
                <w:rFonts w:hint="eastAsia"/>
                <w:sz w:val="20"/>
                <w:szCs w:val="20"/>
              </w:rPr>
              <w:t>x</w:t>
            </w:r>
            <w:r w:rsidR="003E4D11">
              <w:rPr>
                <w:sz w:val="20"/>
                <w:szCs w:val="20"/>
              </w:rPr>
              <w:t>13</w:t>
            </w:r>
            <w:r w:rsidR="009D01DE">
              <w:rPr>
                <w:sz w:val="20"/>
                <w:szCs w:val="20"/>
              </w:rPr>
              <w:t>3F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88CA" w14:textId="35256EA3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AC62" w14:textId="2B557307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操作记录</w:t>
            </w:r>
            <w:r w:rsidRPr="00B81AA9">
              <w:rPr>
                <w:sz w:val="20"/>
                <w:szCs w:val="20"/>
              </w:rPr>
              <w:t>Base</w:t>
            </w:r>
            <w:r w:rsidRPr="00B81AA9">
              <w:rPr>
                <w:rFonts w:hint="eastAsia"/>
                <w:sz w:val="20"/>
                <w:szCs w:val="20"/>
              </w:rPr>
              <w:t>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273C" w14:textId="1C0869FD" w:rsidR="001F7601" w:rsidRPr="00B81AA9" w:rsidRDefault="001F7601" w:rsidP="001F7601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表示已循环覆盖的条数</w:t>
            </w:r>
          </w:p>
        </w:tc>
      </w:tr>
      <w:tr w:rsidR="00D90A10" w:rsidRPr="00436ED0" w14:paraId="5C0969F3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27E" w14:textId="6857D017" w:rsidR="00D90A10" w:rsidRPr="00B81AA9" w:rsidRDefault="003E4D11" w:rsidP="00D90A1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0x134</w:t>
            </w:r>
            <w:r w:rsidR="009D01DE">
              <w:rPr>
                <w:sz w:val="20"/>
                <w:szCs w:val="20"/>
              </w:rPr>
              <w:t>0</w:t>
            </w:r>
            <w:r w:rsidR="00D90A10" w:rsidRPr="00B81AA9">
              <w:rPr>
                <w:sz w:val="20"/>
                <w:szCs w:val="20"/>
              </w:rPr>
              <w:t>~0x137F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E7AE" w14:textId="542D886D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B1C3" w14:textId="719A1B0B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预留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5E7B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90A10" w:rsidRPr="00436ED0" w14:paraId="219CD8AF" w14:textId="77777777" w:rsidTr="00390F93">
        <w:trPr>
          <w:trHeight w:val="257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556A" w14:textId="53666399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0x002A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C056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RW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D94C3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读文件编号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B782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90A10" w:rsidRPr="00436ED0" w14:paraId="66D31EFB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17EFA" w14:textId="0C179778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0x002B~0x002C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108A6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RW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9B40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读文件起始数据条数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C303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90A10" w:rsidRPr="00436ED0" w14:paraId="4CA38042" w14:textId="77777777" w:rsidTr="00390F93">
        <w:trPr>
          <w:trHeight w:val="268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87BAB" w14:textId="4F7E76BA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0x002D~0x002E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D2BF4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RW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C31DE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读文件读取条数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1DFCD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90A10" w:rsidRPr="00436ED0" w14:paraId="46947F5B" w14:textId="77777777" w:rsidTr="00390F93">
        <w:trPr>
          <w:trHeight w:val="257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C3413" w14:textId="0BA42420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0x002F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69D69" w14:textId="52DA32BD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9D2F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读文件查询结果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FE53" w14:textId="04DBA389" w:rsidR="00D90A10" w:rsidRPr="00B81AA9" w:rsidRDefault="00E020CC" w:rsidP="00D90A1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D90A10" w:rsidRPr="00B81AA9">
              <w:rPr>
                <w:sz w:val="20"/>
                <w:szCs w:val="20"/>
              </w:rPr>
              <w:t>:</w:t>
            </w:r>
            <w:r w:rsidR="00D90A10" w:rsidRPr="00B81AA9">
              <w:rPr>
                <w:rFonts w:hint="eastAsia"/>
                <w:sz w:val="20"/>
                <w:szCs w:val="20"/>
              </w:rPr>
              <w:t>已准备好</w:t>
            </w:r>
            <w:r w:rsidR="00D90A10" w:rsidRPr="00B81AA9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1</w:t>
            </w:r>
            <w:r w:rsidR="00D90A10" w:rsidRPr="00B81AA9">
              <w:rPr>
                <w:sz w:val="20"/>
                <w:szCs w:val="20"/>
              </w:rPr>
              <w:t>:</w:t>
            </w:r>
            <w:r w:rsidR="00D90A10" w:rsidRPr="00B81AA9">
              <w:rPr>
                <w:rFonts w:hint="eastAsia"/>
                <w:sz w:val="20"/>
                <w:szCs w:val="20"/>
              </w:rPr>
              <w:t>未准备好</w:t>
            </w:r>
          </w:p>
        </w:tc>
      </w:tr>
      <w:tr w:rsidR="00D90A10" w:rsidRPr="00436ED0" w14:paraId="6299C5EC" w14:textId="77777777" w:rsidTr="00390F93">
        <w:trPr>
          <w:trHeight w:val="56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6B1A8" w14:textId="024CB298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0x0030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4D94" w14:textId="17D9687C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sz w:val="20"/>
                <w:szCs w:val="20"/>
              </w:rPr>
              <w:t>RO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EE8D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读文件头大小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24B27" w14:textId="77777777" w:rsidR="00D90A10" w:rsidRPr="00B81AA9" w:rsidRDefault="00D90A10" w:rsidP="00D90A10">
            <w:pPr>
              <w:spacing w:after="0" w:line="240" w:lineRule="auto"/>
              <w:rPr>
                <w:sz w:val="20"/>
                <w:szCs w:val="20"/>
              </w:rPr>
            </w:pPr>
            <w:r w:rsidRPr="00B81AA9">
              <w:rPr>
                <w:rFonts w:hint="eastAsia"/>
                <w:sz w:val="20"/>
                <w:szCs w:val="20"/>
              </w:rPr>
              <w:t>长度</w:t>
            </w:r>
            <w:r w:rsidRPr="00B81AA9">
              <w:rPr>
                <w:sz w:val="20"/>
                <w:szCs w:val="20"/>
              </w:rPr>
              <w:t>/word</w:t>
            </w:r>
          </w:p>
        </w:tc>
      </w:tr>
    </w:tbl>
    <w:p w14:paraId="3DC5D4B1" w14:textId="16375124" w:rsidR="00436ED0" w:rsidRDefault="00436ED0" w:rsidP="00B81AA9">
      <w:pPr>
        <w:pStyle w:val="a4"/>
        <w:ind w:left="0"/>
        <w:rPr>
          <w:color w:val="FF0000"/>
          <w:sz w:val="16"/>
          <w:szCs w:val="16"/>
        </w:rPr>
      </w:pPr>
      <w:r w:rsidRPr="00D90A10">
        <w:rPr>
          <w:color w:val="FF0000"/>
          <w:sz w:val="16"/>
          <w:szCs w:val="16"/>
        </w:rPr>
        <w:t>#</w:t>
      </w:r>
      <w:r w:rsidRPr="00D90A10">
        <w:rPr>
          <w:rFonts w:hint="eastAsia"/>
          <w:color w:val="FF0000"/>
          <w:sz w:val="16"/>
          <w:szCs w:val="16"/>
        </w:rPr>
        <w:t>说明：</w:t>
      </w:r>
      <w:r>
        <w:rPr>
          <w:color w:val="FF0000"/>
          <w:sz w:val="16"/>
          <w:szCs w:val="16"/>
        </w:rPr>
        <w:tab/>
        <w:t xml:space="preserve">*1. </w:t>
      </w:r>
      <w:r>
        <w:rPr>
          <w:rFonts w:hint="eastAsia"/>
          <w:color w:val="FF0000"/>
          <w:sz w:val="16"/>
          <w:szCs w:val="16"/>
        </w:rPr>
        <w:t>存储条数表示当前设备实际存储的条数，会因循环覆盖的机制而</w:t>
      </w:r>
      <w:r w:rsidR="00697D02">
        <w:rPr>
          <w:rFonts w:hint="eastAsia"/>
          <w:color w:val="FF0000"/>
          <w:sz w:val="16"/>
          <w:szCs w:val="16"/>
        </w:rPr>
        <w:t>回落。</w:t>
      </w:r>
    </w:p>
    <w:p w14:paraId="78B06735" w14:textId="791D6E91" w:rsidR="00436ED0" w:rsidRDefault="00436ED0" w:rsidP="00B81AA9">
      <w:pPr>
        <w:pStyle w:val="a4"/>
        <w:rPr>
          <w:b/>
          <w:bCs/>
          <w:sz w:val="16"/>
          <w:szCs w:val="16"/>
        </w:rPr>
      </w:pPr>
      <w:r>
        <w:rPr>
          <w:color w:val="FF0000"/>
          <w:sz w:val="16"/>
          <w:szCs w:val="16"/>
        </w:rPr>
        <w:t>*2</w:t>
      </w:r>
      <w:r w:rsidRPr="00D90A10">
        <w:rPr>
          <w:color w:val="FF0000"/>
          <w:sz w:val="16"/>
          <w:szCs w:val="16"/>
        </w:rPr>
        <w:t>.</w:t>
      </w:r>
      <w:r>
        <w:rPr>
          <w:rFonts w:hint="eastAsia"/>
          <w:color w:val="FF0000"/>
          <w:sz w:val="16"/>
          <w:szCs w:val="16"/>
        </w:rPr>
        <w:t xml:space="preserve"> Base</w:t>
      </w:r>
      <w:r>
        <w:rPr>
          <w:color w:val="FF0000"/>
          <w:sz w:val="16"/>
          <w:szCs w:val="16"/>
        </w:rPr>
        <w:t xml:space="preserve"> </w:t>
      </w:r>
      <w:r>
        <w:rPr>
          <w:rFonts w:hint="eastAsia"/>
          <w:color w:val="FF0000"/>
          <w:sz w:val="16"/>
          <w:szCs w:val="16"/>
        </w:rPr>
        <w:t>条数的意义是当设备端某类文件写满后循环覆盖的条数，</w:t>
      </w:r>
      <w:r>
        <w:rPr>
          <w:rFonts w:hint="eastAsia"/>
          <w:color w:val="FF0000"/>
          <w:sz w:val="16"/>
          <w:szCs w:val="16"/>
        </w:rPr>
        <w:t>Master</w:t>
      </w:r>
      <w:r>
        <w:rPr>
          <w:color w:val="FF0000"/>
          <w:sz w:val="16"/>
          <w:szCs w:val="16"/>
        </w:rPr>
        <w:t xml:space="preserve"> </w:t>
      </w:r>
      <w:r>
        <w:rPr>
          <w:rFonts w:hint="eastAsia"/>
          <w:color w:val="FF0000"/>
          <w:sz w:val="16"/>
          <w:szCs w:val="16"/>
        </w:rPr>
        <w:t>可以通过</w:t>
      </w:r>
      <w:r>
        <w:rPr>
          <w:rFonts w:hint="eastAsia"/>
          <w:color w:val="FF0000"/>
          <w:sz w:val="16"/>
          <w:szCs w:val="16"/>
        </w:rPr>
        <w:t xml:space="preserve"> </w:t>
      </w:r>
      <w:r>
        <w:rPr>
          <w:rFonts w:hint="eastAsia"/>
          <w:color w:val="FF0000"/>
          <w:sz w:val="16"/>
          <w:szCs w:val="16"/>
        </w:rPr>
        <w:t>【存储条数】</w:t>
      </w:r>
      <w:r>
        <w:rPr>
          <w:rFonts w:hint="eastAsia"/>
          <w:color w:val="FF0000"/>
          <w:sz w:val="16"/>
          <w:szCs w:val="16"/>
        </w:rPr>
        <w:t>+</w:t>
      </w:r>
      <w:r>
        <w:rPr>
          <w:color w:val="FF0000"/>
          <w:sz w:val="16"/>
          <w:szCs w:val="16"/>
        </w:rPr>
        <w:t xml:space="preserve"> </w:t>
      </w:r>
      <w:r>
        <w:rPr>
          <w:rFonts w:hint="eastAsia"/>
          <w:color w:val="FF0000"/>
          <w:sz w:val="16"/>
          <w:szCs w:val="16"/>
        </w:rPr>
        <w:t>【</w:t>
      </w:r>
      <w:r>
        <w:rPr>
          <w:rFonts w:hint="eastAsia"/>
          <w:color w:val="FF0000"/>
          <w:sz w:val="16"/>
          <w:szCs w:val="16"/>
        </w:rPr>
        <w:t>Base</w:t>
      </w:r>
      <w:r>
        <w:rPr>
          <w:rFonts w:hint="eastAsia"/>
          <w:color w:val="FF0000"/>
          <w:sz w:val="16"/>
          <w:szCs w:val="16"/>
        </w:rPr>
        <w:t>条数】</w:t>
      </w:r>
      <w:r>
        <w:rPr>
          <w:rFonts w:hint="eastAsia"/>
          <w:color w:val="FF0000"/>
          <w:sz w:val="16"/>
          <w:szCs w:val="16"/>
        </w:rPr>
        <w:t xml:space="preserve"> </w:t>
      </w:r>
      <w:r>
        <w:rPr>
          <w:rFonts w:hint="eastAsia"/>
          <w:color w:val="FF0000"/>
          <w:sz w:val="16"/>
          <w:szCs w:val="16"/>
        </w:rPr>
        <w:t>计算出当前实际条数的增加。</w:t>
      </w:r>
      <w:bookmarkStart w:id="781" w:name="OLE_LINK171"/>
      <w:bookmarkEnd w:id="781"/>
    </w:p>
    <w:p w14:paraId="4F1607C1" w14:textId="15EAD0EC" w:rsidR="00436ED0" w:rsidRPr="00697D02" w:rsidRDefault="00436ED0" w:rsidP="00B81AA9">
      <w:pPr>
        <w:pStyle w:val="a4"/>
        <w:ind w:left="0"/>
        <w:rPr>
          <w:b/>
          <w:bCs/>
          <w:sz w:val="16"/>
          <w:szCs w:val="16"/>
        </w:rPr>
      </w:pPr>
    </w:p>
    <w:p w14:paraId="174AECBC" w14:textId="73884D9A" w:rsidR="00922E0C" w:rsidRPr="00922E0C" w:rsidRDefault="002F0151" w:rsidP="001F7601">
      <w:pPr>
        <w:pStyle w:val="a4"/>
        <w:ind w:left="0"/>
        <w:jc w:val="center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表</w:t>
      </w:r>
      <w:r>
        <w:rPr>
          <w:rFonts w:hint="eastAsia"/>
          <w:b/>
          <w:bCs/>
          <w:sz w:val="16"/>
          <w:szCs w:val="16"/>
        </w:rPr>
        <w:t>5</w:t>
      </w:r>
      <w:r>
        <w:rPr>
          <w:b/>
          <w:bCs/>
          <w:sz w:val="16"/>
          <w:szCs w:val="16"/>
        </w:rPr>
        <w:t>-1</w:t>
      </w:r>
      <w:r w:rsidR="00922E0C" w:rsidRPr="00922E0C">
        <w:rPr>
          <w:rFonts w:hint="eastAsia"/>
          <w:b/>
          <w:bCs/>
          <w:sz w:val="16"/>
          <w:szCs w:val="16"/>
        </w:rPr>
        <w:t>故障录波</w:t>
      </w:r>
      <w:r w:rsidR="00922E0C">
        <w:rPr>
          <w:rFonts w:hint="eastAsia"/>
          <w:b/>
          <w:bCs/>
          <w:sz w:val="16"/>
          <w:szCs w:val="16"/>
        </w:rPr>
        <w:t xml:space="preserve"> </w:t>
      </w:r>
      <w:r w:rsidR="00922E0C" w:rsidRPr="00922E0C">
        <w:rPr>
          <w:rFonts w:hint="eastAsia"/>
          <w:b/>
          <w:bCs/>
          <w:sz w:val="16"/>
          <w:szCs w:val="16"/>
        </w:rPr>
        <w:t>文件号及存储机制</w:t>
      </w:r>
    </w:p>
    <w:tbl>
      <w:tblPr>
        <w:tblpPr w:leftFromText="180" w:rightFromText="180" w:vertAnchor="page" w:horzAnchor="margin" w:tblpY="2296"/>
        <w:tblW w:w="9351" w:type="dxa"/>
        <w:tblLook w:val="04A0" w:firstRow="1" w:lastRow="0" w:firstColumn="1" w:lastColumn="0" w:noHBand="0" w:noVBand="1"/>
      </w:tblPr>
      <w:tblGrid>
        <w:gridCol w:w="704"/>
        <w:gridCol w:w="1843"/>
        <w:gridCol w:w="992"/>
        <w:gridCol w:w="992"/>
        <w:gridCol w:w="2268"/>
        <w:gridCol w:w="2552"/>
      </w:tblGrid>
      <w:tr w:rsidR="001F7601" w:rsidRPr="00390F93" w14:paraId="776EB196" w14:textId="77777777" w:rsidTr="001F7601">
        <w:trPr>
          <w:trHeight w:val="26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CF44B50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b/>
                <w:bCs/>
                <w:color w:val="000000"/>
                <w:sz w:val="16"/>
                <w:szCs w:val="16"/>
              </w:rPr>
              <w:t>文件号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2FA0E1C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b/>
                <w:bCs/>
                <w:color w:val="000000"/>
                <w:sz w:val="16"/>
                <w:szCs w:val="16"/>
              </w:rPr>
              <w:t>文件说明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DFC1E0A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b/>
                <w:bCs/>
                <w:color w:val="000000"/>
                <w:sz w:val="16"/>
                <w:szCs w:val="16"/>
              </w:rPr>
              <w:t>最大条数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C19459E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b/>
                <w:bCs/>
                <w:color w:val="000000"/>
                <w:sz w:val="16"/>
                <w:szCs w:val="16"/>
              </w:rPr>
              <w:t>单条长度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0908C06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b/>
                <w:bCs/>
                <w:color w:val="000000"/>
                <w:sz w:val="16"/>
                <w:szCs w:val="16"/>
              </w:rPr>
              <w:t>存储机制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458A2EA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b/>
                <w:bCs/>
                <w:color w:val="000000"/>
                <w:sz w:val="16"/>
                <w:szCs w:val="16"/>
              </w:rPr>
              <w:t>存满处理机制</w:t>
            </w:r>
          </w:p>
        </w:tc>
      </w:tr>
      <w:tr w:rsidR="001F7601" w:rsidRPr="00390F93" w14:paraId="768FCB64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FCBBD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2056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8026D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BMS CAT1故障录波数据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1F7AC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3200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766C9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4 KB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F1D09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存储故障前后1分钟数据，每2秒一条，一条故障61条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D151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各类文件均采用存满后循环覆盖的方式进行处理。以BMS CAT1故障存满3200条后，若有新的故障事件需要存储，则会以 128K(flash擦除扇区操作单元)为颗粒度，对前32条进行擦除，然后写入新的记录，一直循环下去。</w:t>
            </w:r>
          </w:p>
        </w:tc>
      </w:tr>
      <w:tr w:rsidR="001F7601" w:rsidRPr="00390F93" w14:paraId="028142B5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AB9AA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2058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153B2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BMS CAT3故障录波数据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4C290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10240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8BB32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4 KB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23F6F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存储故障前后10秒数据，每2秒一条，一条故障11条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87018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</w:p>
        </w:tc>
      </w:tr>
      <w:tr w:rsidR="001F7601" w:rsidRPr="00390F93" w14:paraId="411F9C52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8C224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2060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CB541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BMS CAT5故障录波数据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21E61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4700A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4 KB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B12C3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故障触发时存储1条，无前后数据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BA897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</w:p>
        </w:tc>
      </w:tr>
      <w:tr w:rsidR="001F7601" w:rsidRPr="00390F93" w14:paraId="07E097DE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CCC2E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2061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1EB1D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History 记录数据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56851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8640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FA86B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4 KB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CE52B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每15分钟1条，一天96条，可存储90天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0635D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</w:p>
        </w:tc>
      </w:tr>
      <w:tr w:rsidR="001F7601" w:rsidRPr="00390F93" w14:paraId="4981E45D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ED226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2062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0E5FA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Month 记录数据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3906B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384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84897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4 KB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59C06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每天1条，可存储384天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83D9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</w:p>
        </w:tc>
      </w:tr>
      <w:tr w:rsidR="001F7601" w:rsidRPr="00390F93" w14:paraId="23445F48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29709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2063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E02E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Year 记录数据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D091E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3BDE2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4 KB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855DA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每月1条，可存储32个月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625E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</w:p>
        </w:tc>
      </w:tr>
      <w:tr w:rsidR="001F7601" w:rsidRPr="00390F93" w14:paraId="4E562C65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80A4D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2065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FE7D6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PCS CAT1故障录波数据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01F7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5120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3912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512 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0474D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存储故障前后1分钟数据，每2秒一条，一条故障61条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0DB1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</w:p>
        </w:tc>
      </w:tr>
      <w:tr w:rsidR="001F7601" w:rsidRPr="00390F93" w14:paraId="0981D279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20A83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2067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A2C0B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PCS CAT3故障录波数据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85D6A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5120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486EB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512 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8D64B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存储故障前后10秒数据，每2秒一条，一条故障11条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A489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</w:p>
        </w:tc>
      </w:tr>
      <w:tr w:rsidR="001F7601" w:rsidRPr="00390F93" w14:paraId="02ACAA45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40FFF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2069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691A4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PCS CAT5故障录波数据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DF88D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2560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50700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512 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A534F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故障触发时存储1条，无前后数据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ABC0B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</w:p>
        </w:tc>
      </w:tr>
      <w:tr w:rsidR="001F7601" w:rsidRPr="00390F93" w14:paraId="2D7798B1" w14:textId="77777777" w:rsidTr="001F7601">
        <w:trPr>
          <w:trHeight w:val="26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CDC5A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2070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E46E2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操作记录数据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222F2" w14:textId="77777777" w:rsidR="001F7601" w:rsidRPr="00390F93" w:rsidRDefault="001F7601" w:rsidP="001F7601">
            <w:pPr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2048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36566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512 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5B879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  <w:r w:rsidRPr="00390F93">
              <w:rPr>
                <w:rFonts w:ascii="等线" w:eastAsia="等线" w:hAnsi="等线" w:cs="宋体" w:hint="eastAsia"/>
                <w:color w:val="000000"/>
                <w:sz w:val="16"/>
                <w:szCs w:val="16"/>
              </w:rPr>
              <w:t>每次操作存储1条。</w:t>
            </w: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2B932" w14:textId="77777777" w:rsidR="001F7601" w:rsidRPr="00390F93" w:rsidRDefault="001F7601" w:rsidP="001F7601">
            <w:pPr>
              <w:spacing w:after="0" w:line="240" w:lineRule="auto"/>
              <w:rPr>
                <w:rFonts w:ascii="等线" w:eastAsia="等线" w:hAnsi="等线" w:cs="宋体"/>
                <w:color w:val="000000"/>
                <w:sz w:val="16"/>
                <w:szCs w:val="16"/>
              </w:rPr>
            </w:pPr>
          </w:p>
        </w:tc>
      </w:tr>
    </w:tbl>
    <w:p w14:paraId="3AC13E99" w14:textId="77777777" w:rsidR="00D90A10" w:rsidRDefault="00D90A10" w:rsidP="00BD6343">
      <w:pPr>
        <w:pStyle w:val="a4"/>
        <w:ind w:left="0"/>
        <w:rPr>
          <w:b/>
          <w:bCs/>
        </w:rPr>
      </w:pPr>
    </w:p>
    <w:p w14:paraId="78827BE1" w14:textId="77777777" w:rsidR="00D90A10" w:rsidRDefault="00D90A10" w:rsidP="00D90A10">
      <w:pPr>
        <w:pStyle w:val="a4"/>
        <w:ind w:left="0"/>
        <w:rPr>
          <w:b/>
          <w:bCs/>
        </w:rPr>
      </w:pPr>
    </w:p>
    <w:p w14:paraId="0DBDD50F" w14:textId="6E7ACFCA" w:rsidR="00BD6343" w:rsidRDefault="00BD6343" w:rsidP="00D90A10">
      <w:pPr>
        <w:pStyle w:val="a4"/>
        <w:ind w:left="0"/>
      </w:pPr>
      <w:r>
        <w:rPr>
          <w:b/>
          <w:bCs/>
        </w:rPr>
        <w:t xml:space="preserve">File upload process </w:t>
      </w:r>
      <w:r>
        <w:rPr>
          <w:rFonts w:hint="eastAsia"/>
          <w:b/>
          <w:bCs/>
        </w:rPr>
        <w:t>文件上传流程</w:t>
      </w:r>
      <w:r>
        <w:rPr>
          <w:rFonts w:hint="eastAsia"/>
        </w:rPr>
        <w:t>：</w:t>
      </w:r>
    </w:p>
    <w:p w14:paraId="60C421A6" w14:textId="77777777" w:rsidR="00D90A10" w:rsidRDefault="00D90A10" w:rsidP="00BD6343">
      <w:pPr>
        <w:spacing w:after="0"/>
      </w:pPr>
    </w:p>
    <w:p w14:paraId="46A358F2" w14:textId="2F656AEF" w:rsidR="00BD6343" w:rsidRDefault="00BD6343" w:rsidP="00BD6343">
      <w:pPr>
        <w:spacing w:after="0"/>
      </w:pPr>
      <w:r>
        <w:t>0.</w:t>
      </w:r>
      <w:r>
        <w:rPr>
          <w:rFonts w:hint="eastAsia"/>
        </w:rPr>
        <w:t>查询故障记录条目数（</w:t>
      </w:r>
      <w:r>
        <w:t>FH3X only</w:t>
      </w:r>
      <w:r>
        <w:rPr>
          <w:rFonts w:hint="eastAsia"/>
        </w:rPr>
        <w:t>）</w:t>
      </w:r>
    </w:p>
    <w:p w14:paraId="0398141C" w14:textId="77777777" w:rsidR="00BD6343" w:rsidRDefault="00BD6343" w:rsidP="00BD6343">
      <w:pPr>
        <w:spacing w:after="0"/>
      </w:pPr>
      <w:r>
        <w:t>Request/</w:t>
      </w:r>
      <w:r>
        <w:rPr>
          <w:rFonts w:hint="eastAsia"/>
        </w:rPr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5F0F1617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821A0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F04D0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8BFB" w14:textId="77777777" w:rsidR="00BD6343" w:rsidRDefault="00BD6343">
            <w:pPr>
              <w:spacing w:after="0" w:line="240" w:lineRule="auto"/>
            </w:pPr>
          </w:p>
        </w:tc>
      </w:tr>
      <w:tr w:rsidR="00BD6343" w14:paraId="292FA587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F5E80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92ECB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D080" w14:textId="77777777" w:rsidR="00BD6343" w:rsidRDefault="00BD6343">
            <w:pPr>
              <w:spacing w:after="0" w:line="240" w:lineRule="auto"/>
            </w:pPr>
            <w:r>
              <w:t>0x03</w:t>
            </w:r>
          </w:p>
        </w:tc>
      </w:tr>
      <w:tr w:rsidR="00BD6343" w14:paraId="56BB0FF2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FC98" w14:textId="77777777" w:rsidR="00BD6343" w:rsidRDefault="00BD6343">
            <w:pPr>
              <w:spacing w:after="0" w:line="240" w:lineRule="auto"/>
            </w:pPr>
            <w:r>
              <w:t>Starting Address/</w:t>
            </w:r>
            <w:r>
              <w:rPr>
                <w:rFonts w:hint="eastAsia"/>
              </w:rPr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010CE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BAE1" w14:textId="31504225" w:rsidR="00BD6343" w:rsidRDefault="00D07D1E">
            <w:pPr>
              <w:spacing w:after="0" w:line="240" w:lineRule="auto"/>
            </w:pPr>
            <w:r>
              <w:t>0x1301</w:t>
            </w:r>
          </w:p>
        </w:tc>
      </w:tr>
      <w:tr w:rsidR="00BD6343" w14:paraId="0E507BDA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F9852" w14:textId="77777777" w:rsidR="00BD6343" w:rsidRDefault="00BD6343">
            <w:pPr>
              <w:spacing w:after="0" w:line="240" w:lineRule="auto"/>
            </w:pPr>
            <w:r>
              <w:t>Quantity of Registers/</w:t>
            </w:r>
            <w:r>
              <w:rPr>
                <w:rFonts w:hint="eastAsia"/>
              </w:rPr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360BA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2785E" w14:textId="77777777" w:rsidR="00BD6343" w:rsidRDefault="00BD6343">
            <w:pPr>
              <w:spacing w:after="0" w:line="240" w:lineRule="auto"/>
            </w:pPr>
            <w:r>
              <w:t>0x0001</w:t>
            </w:r>
          </w:p>
        </w:tc>
      </w:tr>
      <w:tr w:rsidR="00BD6343" w14:paraId="3B21D579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1B88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9193C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CAB1" w14:textId="77777777" w:rsidR="00BD6343" w:rsidRDefault="00BD6343">
            <w:pPr>
              <w:spacing w:after="0" w:line="240" w:lineRule="auto"/>
            </w:pPr>
          </w:p>
        </w:tc>
      </w:tr>
    </w:tbl>
    <w:p w14:paraId="1C074F63" w14:textId="77777777" w:rsidR="00BD6343" w:rsidRDefault="00BD6343" w:rsidP="00BD6343">
      <w:pPr>
        <w:spacing w:after="0" w:line="240" w:lineRule="auto"/>
      </w:pPr>
    </w:p>
    <w:p w14:paraId="5F7D46EE" w14:textId="0F87AC8B" w:rsidR="00BD6343" w:rsidRDefault="00BD6343" w:rsidP="00BD6343">
      <w:pPr>
        <w:spacing w:after="0" w:line="240" w:lineRule="auto"/>
      </w:pPr>
      <w:r>
        <w:rPr>
          <w:rFonts w:hint="eastAsia"/>
        </w:rPr>
        <w:t>示例：发送查询故障事件记录条数：</w:t>
      </w:r>
      <w:r w:rsidR="00D07D1E">
        <w:t>01 03 13 01</w:t>
      </w:r>
      <w:r>
        <w:t xml:space="preserve"> 00 01 XX XX</w:t>
      </w:r>
    </w:p>
    <w:p w14:paraId="6416FA9D" w14:textId="77777777" w:rsidR="00BD6343" w:rsidRDefault="00BD6343" w:rsidP="00BD6343">
      <w:pPr>
        <w:spacing w:after="0" w:line="240" w:lineRule="auto"/>
      </w:pPr>
    </w:p>
    <w:p w14:paraId="6099574A" w14:textId="77777777" w:rsidR="00BD6343" w:rsidRDefault="00BD6343" w:rsidP="00BD6343">
      <w:pPr>
        <w:spacing w:after="0" w:line="240" w:lineRule="auto"/>
      </w:pPr>
      <w:r>
        <w:t>Response/</w:t>
      </w:r>
      <w:r>
        <w:rPr>
          <w:rFonts w:hint="eastAsia"/>
        </w:rPr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023AB4DB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8E31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E59C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7C99" w14:textId="77777777" w:rsidR="00BD6343" w:rsidRDefault="00BD6343">
            <w:pPr>
              <w:spacing w:after="0" w:line="240" w:lineRule="auto"/>
            </w:pPr>
          </w:p>
        </w:tc>
      </w:tr>
      <w:tr w:rsidR="00BD6343" w14:paraId="5406979E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8DCAC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8549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00FB" w14:textId="77777777" w:rsidR="00BD6343" w:rsidRDefault="00BD6343">
            <w:pPr>
              <w:spacing w:after="0" w:line="240" w:lineRule="auto"/>
            </w:pPr>
            <w:r>
              <w:t>0x03</w:t>
            </w:r>
          </w:p>
        </w:tc>
      </w:tr>
      <w:tr w:rsidR="00BD6343" w14:paraId="0A8CDA1D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5A99" w14:textId="77777777" w:rsidR="00BD6343" w:rsidRDefault="00BD6343">
            <w:pPr>
              <w:spacing w:after="0" w:line="240" w:lineRule="auto"/>
            </w:pPr>
            <w:r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75D06" w14:textId="77777777" w:rsidR="00BD6343" w:rsidRDefault="00BD6343">
            <w:pPr>
              <w:spacing w:after="0" w:line="240" w:lineRule="auto"/>
            </w:pPr>
            <w:r>
              <w:t>1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886ED" w14:textId="77777777" w:rsidR="00BD6343" w:rsidRDefault="00BD6343">
            <w:pPr>
              <w:spacing w:after="0" w:line="240" w:lineRule="auto"/>
            </w:pPr>
            <w:r>
              <w:t>0x02</w:t>
            </w:r>
          </w:p>
        </w:tc>
      </w:tr>
      <w:tr w:rsidR="00BD6343" w14:paraId="3B792941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3DDC" w14:textId="77777777" w:rsidR="00BD6343" w:rsidRDefault="00BD6343">
            <w:pPr>
              <w:spacing w:after="0" w:line="240" w:lineRule="auto"/>
            </w:pPr>
            <w:r>
              <w:t>Register Value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A0B05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5A073" w14:textId="77777777" w:rsidR="00BD6343" w:rsidRDefault="00BD6343">
            <w:pPr>
              <w:spacing w:after="0" w:line="240" w:lineRule="auto"/>
            </w:pPr>
            <w:r>
              <w:t>Items(</w:t>
            </w:r>
            <w:r>
              <w:rPr>
                <w:rFonts w:hint="eastAsia"/>
              </w:rPr>
              <w:t>故障事件记录条数</w:t>
            </w:r>
            <w:r>
              <w:t>)</w:t>
            </w:r>
          </w:p>
        </w:tc>
      </w:tr>
      <w:tr w:rsidR="00BD6343" w14:paraId="7FF0D6CD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07569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50BF9" w14:textId="77777777" w:rsidR="00BD6343" w:rsidRDefault="00BD6343">
            <w:pPr>
              <w:spacing w:after="0" w:line="240" w:lineRule="auto"/>
            </w:pPr>
            <w:r>
              <w:t>2Bytes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063B" w14:textId="77777777" w:rsidR="00BD6343" w:rsidRDefault="00BD6343">
            <w:pPr>
              <w:spacing w:after="0" w:line="240" w:lineRule="auto"/>
            </w:pPr>
          </w:p>
        </w:tc>
      </w:tr>
    </w:tbl>
    <w:p w14:paraId="556D80B7" w14:textId="77777777" w:rsidR="00BD6343" w:rsidRDefault="00BD6343" w:rsidP="00BD6343">
      <w:pPr>
        <w:spacing w:after="0"/>
      </w:pPr>
    </w:p>
    <w:p w14:paraId="64EFCB43" w14:textId="77777777" w:rsidR="00BD6343" w:rsidRDefault="00BD6343" w:rsidP="00BD6343">
      <w:r>
        <w:rPr>
          <w:rFonts w:hint="eastAsia"/>
        </w:rPr>
        <w:t>示例：接受查询故障事件记录条数：</w:t>
      </w:r>
    </w:p>
    <w:p w14:paraId="5E55C0ED" w14:textId="77777777" w:rsidR="00BD6343" w:rsidRDefault="00BD6343" w:rsidP="00BD6343"/>
    <w:p w14:paraId="06DA3BCD" w14:textId="77777777" w:rsidR="00D90A10" w:rsidRDefault="00D90A10" w:rsidP="00BD6343"/>
    <w:p w14:paraId="1AD71A0B" w14:textId="35F804BB" w:rsidR="00BD6343" w:rsidRDefault="00BD6343" w:rsidP="00BD6343">
      <w:r>
        <w:t>1.</w:t>
      </w:r>
      <w:r>
        <w:rPr>
          <w:rFonts w:hint="eastAsia"/>
        </w:rPr>
        <w:t>发送文件读取请求</w:t>
      </w:r>
    </w:p>
    <w:p w14:paraId="490ED896" w14:textId="77777777" w:rsidR="00BD6343" w:rsidRDefault="00BD6343" w:rsidP="00BD6343">
      <w:pPr>
        <w:spacing w:after="0" w:line="240" w:lineRule="auto"/>
      </w:pPr>
      <w:r>
        <w:t>Request/</w:t>
      </w:r>
      <w:r>
        <w:rPr>
          <w:rFonts w:hint="eastAsia"/>
        </w:rPr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44D9550F" w14:textId="77777777" w:rsidTr="00BD6343">
        <w:trPr>
          <w:trHeight w:val="6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BBFF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406BF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9072" w14:textId="77777777" w:rsidR="00BD6343" w:rsidRDefault="00BD6343">
            <w:pPr>
              <w:spacing w:after="0" w:line="240" w:lineRule="auto"/>
            </w:pPr>
          </w:p>
        </w:tc>
      </w:tr>
      <w:tr w:rsidR="00BD6343" w14:paraId="6E318A8C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0ECCD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951D6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3EA8" w14:textId="77777777" w:rsidR="00BD6343" w:rsidRDefault="00BD6343">
            <w:pPr>
              <w:spacing w:after="0" w:line="240" w:lineRule="auto"/>
            </w:pPr>
            <w:r>
              <w:t>0x10</w:t>
            </w:r>
          </w:p>
        </w:tc>
      </w:tr>
      <w:tr w:rsidR="00BD6343" w14:paraId="1AA53F15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FCB0" w14:textId="77777777" w:rsidR="00BD6343" w:rsidRDefault="00BD6343">
            <w:pPr>
              <w:spacing w:after="0" w:line="240" w:lineRule="auto"/>
            </w:pPr>
            <w:r>
              <w:t>Starting Address/</w:t>
            </w:r>
            <w:r>
              <w:rPr>
                <w:rFonts w:hint="eastAsia"/>
              </w:rPr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6F86E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55D9D" w14:textId="49E450A1" w:rsidR="00BD6343" w:rsidRDefault="00D07D1E">
            <w:pPr>
              <w:spacing w:after="0" w:line="240" w:lineRule="auto"/>
            </w:pPr>
            <w:r>
              <w:t>0x002A</w:t>
            </w:r>
          </w:p>
        </w:tc>
      </w:tr>
      <w:tr w:rsidR="00BD6343" w14:paraId="54D2B3FF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1C372" w14:textId="77777777" w:rsidR="00BD6343" w:rsidRDefault="00BD6343">
            <w:pPr>
              <w:spacing w:after="0" w:line="240" w:lineRule="auto"/>
            </w:pPr>
            <w:r>
              <w:t>Quantity of Registers/</w:t>
            </w:r>
            <w:r>
              <w:rPr>
                <w:rFonts w:hint="eastAsia"/>
              </w:rPr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3DCCF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AB65D" w14:textId="5241E3B6" w:rsidR="00BD6343" w:rsidRDefault="00D07D1E">
            <w:pPr>
              <w:spacing w:after="0" w:line="240" w:lineRule="auto"/>
            </w:pPr>
            <w:r>
              <w:t>0x0005</w:t>
            </w:r>
          </w:p>
        </w:tc>
      </w:tr>
      <w:tr w:rsidR="00BD6343" w14:paraId="28D12316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2FE7" w14:textId="77777777" w:rsidR="00BD6343" w:rsidRDefault="00BD6343">
            <w:pPr>
              <w:spacing w:after="0" w:line="240" w:lineRule="auto"/>
            </w:pPr>
            <w:r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A8AD5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E605" w14:textId="45EFA47C" w:rsidR="00BD6343" w:rsidRDefault="00D07D1E">
            <w:pPr>
              <w:spacing w:after="0" w:line="240" w:lineRule="auto"/>
            </w:pPr>
            <w:r>
              <w:t>0x0A</w:t>
            </w:r>
          </w:p>
        </w:tc>
      </w:tr>
      <w:tr w:rsidR="00BD6343" w14:paraId="0EB6F559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D197" w14:textId="77777777" w:rsidR="00BD6343" w:rsidRDefault="00BD6343">
            <w:pPr>
              <w:spacing w:after="0" w:line="240" w:lineRule="auto"/>
            </w:pPr>
            <w:r>
              <w:t>Registers Value/</w:t>
            </w:r>
            <w:r>
              <w:rPr>
                <w:rFonts w:hint="eastAsia"/>
              </w:rPr>
              <w:t>数据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7C73" w14:textId="1DDF5741" w:rsidR="00BD6343" w:rsidRDefault="00D07D1E">
            <w:pPr>
              <w:spacing w:after="0" w:line="240" w:lineRule="auto"/>
            </w:pPr>
            <w:r>
              <w:t>10</w:t>
            </w:r>
            <w:r w:rsidR="00BD6343">
              <w:t xml:space="preserve">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72583" w14:textId="77777777" w:rsidR="00BD6343" w:rsidRDefault="00BD6343">
            <w:pPr>
              <w:spacing w:after="0" w:line="240" w:lineRule="auto"/>
            </w:pPr>
            <w:r>
              <w:t>VALUE</w:t>
            </w:r>
          </w:p>
        </w:tc>
      </w:tr>
      <w:tr w:rsidR="00BD6343" w14:paraId="664FB369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F1A3F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E9E3B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11E1" w14:textId="77777777" w:rsidR="00BD6343" w:rsidRDefault="00BD6343">
            <w:pPr>
              <w:spacing w:after="0" w:line="240" w:lineRule="auto"/>
            </w:pPr>
          </w:p>
        </w:tc>
      </w:tr>
    </w:tbl>
    <w:p w14:paraId="1AA2B8B6" w14:textId="77777777" w:rsidR="00BD6343" w:rsidRDefault="00BD6343" w:rsidP="00BD6343">
      <w:pPr>
        <w:spacing w:after="0" w:line="240" w:lineRule="auto"/>
      </w:pPr>
      <w:r>
        <w:sym w:font="Wingdings 2" w:char="F0EA"/>
      </w:r>
      <w:r>
        <w:t>VALUE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38"/>
        <w:gridCol w:w="3072"/>
      </w:tblGrid>
      <w:tr w:rsidR="00BD6343" w14:paraId="1E3A02D5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D15E" w14:textId="77777777" w:rsidR="00BD6343" w:rsidRDefault="00BD6343">
            <w:pPr>
              <w:spacing w:after="0" w:line="240" w:lineRule="auto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E647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179E" w14:textId="77777777" w:rsidR="00BD6343" w:rsidRDefault="00BD6343">
            <w:pPr>
              <w:spacing w:after="0" w:line="240" w:lineRule="auto"/>
            </w:pPr>
          </w:p>
        </w:tc>
      </w:tr>
      <w:tr w:rsidR="00BD6343" w14:paraId="790A8302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7794" w14:textId="77777777" w:rsidR="00BD6343" w:rsidRDefault="00BD6343">
            <w:pPr>
              <w:spacing w:after="0" w:line="240" w:lineRule="auto"/>
            </w:pPr>
            <w:commentRangeStart w:id="782"/>
            <w:r>
              <w:rPr>
                <w:rFonts w:hint="eastAsia"/>
              </w:rPr>
              <w:t>数据条数</w:t>
            </w:r>
            <w:commentRangeEnd w:id="782"/>
            <w:r>
              <w:rPr>
                <w:rStyle w:val="af2"/>
              </w:rPr>
              <w:commentReference w:id="782"/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2635" w14:textId="53EC7EEA" w:rsidR="00BD6343" w:rsidRDefault="00D07D1E">
            <w:pPr>
              <w:spacing w:after="0" w:line="240" w:lineRule="auto"/>
            </w:pPr>
            <w:r>
              <w:t>4</w:t>
            </w:r>
            <w:r w:rsidR="00BD6343">
              <w:t xml:space="preserve">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96FF" w14:textId="77777777" w:rsidR="00BD6343" w:rsidRDefault="00BD6343">
            <w:pPr>
              <w:spacing w:after="0" w:line="240" w:lineRule="auto"/>
            </w:pPr>
          </w:p>
        </w:tc>
      </w:tr>
      <w:tr w:rsidR="00BD6343" w14:paraId="25AB68BC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0E3C8" w14:textId="77777777" w:rsidR="00BD6343" w:rsidRDefault="00BD6343">
            <w:pPr>
              <w:spacing w:after="0" w:line="240" w:lineRule="auto"/>
            </w:pPr>
            <w:r>
              <w:rPr>
                <w:rFonts w:hint="eastAsia"/>
              </w:rPr>
              <w:t>读取条数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3377" w14:textId="050F1BF7" w:rsidR="00BD6343" w:rsidRDefault="00D07D1E">
            <w:pPr>
              <w:spacing w:after="0" w:line="240" w:lineRule="auto"/>
            </w:pPr>
            <w:r>
              <w:t>4</w:t>
            </w:r>
            <w:r w:rsidR="00BD6343">
              <w:t xml:space="preserve">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44D5" w14:textId="77777777" w:rsidR="00BD6343" w:rsidRDefault="00BD6343">
            <w:pPr>
              <w:spacing w:after="0" w:line="240" w:lineRule="auto"/>
            </w:pPr>
          </w:p>
        </w:tc>
      </w:tr>
    </w:tbl>
    <w:p w14:paraId="3BDDC778" w14:textId="77777777" w:rsidR="00BD6343" w:rsidRDefault="00BD6343" w:rsidP="00BD6343">
      <w:pPr>
        <w:spacing w:after="0"/>
      </w:pPr>
    </w:p>
    <w:p w14:paraId="463A11E6" w14:textId="77777777" w:rsidR="00BD6343" w:rsidRDefault="00BD6343" w:rsidP="00BD6343">
      <w:pPr>
        <w:spacing w:after="0" w:line="240" w:lineRule="auto"/>
      </w:pPr>
      <w:r>
        <w:t>Response/</w:t>
      </w:r>
      <w:r>
        <w:rPr>
          <w:rFonts w:hint="eastAsia"/>
        </w:rPr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00523CBD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D6D16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B83D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CE6F" w14:textId="77777777" w:rsidR="00BD6343" w:rsidRDefault="00BD6343">
            <w:pPr>
              <w:spacing w:after="0" w:line="240" w:lineRule="auto"/>
            </w:pPr>
          </w:p>
        </w:tc>
      </w:tr>
      <w:tr w:rsidR="00BD6343" w14:paraId="6752747E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0CBEA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C51F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61AE4" w14:textId="77777777" w:rsidR="00BD6343" w:rsidRDefault="00BD6343">
            <w:pPr>
              <w:spacing w:after="0" w:line="240" w:lineRule="auto"/>
            </w:pPr>
            <w:r>
              <w:t>0x10</w:t>
            </w:r>
          </w:p>
        </w:tc>
      </w:tr>
      <w:tr w:rsidR="00BD6343" w14:paraId="1B0D979B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F38B" w14:textId="77777777" w:rsidR="00BD6343" w:rsidRDefault="00BD6343">
            <w:pPr>
              <w:spacing w:after="0" w:line="240" w:lineRule="auto"/>
            </w:pPr>
            <w:r>
              <w:t>Starting Address/</w:t>
            </w:r>
            <w:r>
              <w:rPr>
                <w:rFonts w:hint="eastAsia"/>
              </w:rPr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AF94F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B0F0F" w14:textId="2092795C" w:rsidR="00BD6343" w:rsidRDefault="00D07D1E">
            <w:pPr>
              <w:spacing w:after="0" w:line="240" w:lineRule="auto"/>
            </w:pPr>
            <w:r>
              <w:t>0x002A</w:t>
            </w:r>
          </w:p>
        </w:tc>
      </w:tr>
      <w:tr w:rsidR="00BD6343" w14:paraId="30F4A5D5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D106" w14:textId="77777777" w:rsidR="00BD6343" w:rsidRDefault="00BD6343">
            <w:pPr>
              <w:spacing w:after="0" w:line="240" w:lineRule="auto"/>
            </w:pPr>
            <w:r>
              <w:t>Quantity of Registers/</w:t>
            </w:r>
            <w:r>
              <w:rPr>
                <w:rFonts w:hint="eastAsia"/>
              </w:rPr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CA77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17A9" w14:textId="0483B2CA" w:rsidR="00BD6343" w:rsidRDefault="00D07D1E">
            <w:pPr>
              <w:spacing w:after="0" w:line="240" w:lineRule="auto"/>
            </w:pPr>
            <w:r>
              <w:t>0x0005</w:t>
            </w:r>
          </w:p>
        </w:tc>
      </w:tr>
      <w:tr w:rsidR="00BD6343" w14:paraId="010C9AD8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A489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6F289" w14:textId="77777777" w:rsidR="00BD6343" w:rsidRDefault="00BD6343">
            <w:pPr>
              <w:spacing w:after="0" w:line="240" w:lineRule="auto"/>
            </w:pPr>
            <w:r>
              <w:t>2Bytes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58A5" w14:textId="77777777" w:rsidR="00BD6343" w:rsidRDefault="00BD6343">
            <w:pPr>
              <w:spacing w:after="0" w:line="240" w:lineRule="auto"/>
            </w:pPr>
          </w:p>
        </w:tc>
      </w:tr>
    </w:tbl>
    <w:p w14:paraId="5B9D0F55" w14:textId="4B4C0C9F" w:rsidR="00BD6343" w:rsidRDefault="00BD6343" w:rsidP="00BD6343">
      <w:pPr>
        <w:spacing w:after="0"/>
        <w:rPr>
          <w:rFonts w:asciiTheme="minorEastAsia" w:hAnsiTheme="minorEastAsia"/>
        </w:rPr>
      </w:pPr>
      <w:r>
        <w:rPr>
          <w:rFonts w:hint="eastAsia"/>
        </w:rPr>
        <w:t>示例：发送读取故障录波数据：</w:t>
      </w:r>
      <w:r>
        <w:rPr>
          <w:rFonts w:asciiTheme="minorEastAsia" w:hAnsiTheme="minorEastAsia" w:hint="eastAsia"/>
        </w:rPr>
        <w:t xml:space="preserve">01 10 00 1E 00 03 06 </w:t>
      </w:r>
      <w:r w:rsidR="00EB098D">
        <w:rPr>
          <w:rFonts w:asciiTheme="minorEastAsia" w:hAnsiTheme="minorEastAsia" w:hint="eastAsia"/>
          <w:highlight w:val="cyan"/>
        </w:rPr>
        <w:t>0</w:t>
      </w:r>
      <w:r w:rsidR="00EB098D">
        <w:rPr>
          <w:rFonts w:asciiTheme="minorEastAsia" w:hAnsiTheme="minorEastAsia"/>
          <w:highlight w:val="cyan"/>
        </w:rPr>
        <w:t>8</w:t>
      </w:r>
      <w:r w:rsidR="00EB098D">
        <w:rPr>
          <w:rFonts w:asciiTheme="minorEastAsia" w:hAnsiTheme="minorEastAsia" w:hint="eastAsia"/>
          <w:highlight w:val="cyan"/>
        </w:rPr>
        <w:t xml:space="preserve"> 0</w:t>
      </w:r>
      <w:r w:rsidR="00EB098D" w:rsidRPr="00EB098D">
        <w:rPr>
          <w:rFonts w:asciiTheme="minorEastAsia" w:hAnsiTheme="minorEastAsia"/>
          <w:highlight w:val="cyan"/>
        </w:rPr>
        <w:t>8</w:t>
      </w:r>
      <w:r>
        <w:rPr>
          <w:rFonts w:asciiTheme="minorEastAsia" w:hAnsiTheme="minorEastAsia" w:hint="eastAsia"/>
        </w:rPr>
        <w:t xml:space="preserve"> </w:t>
      </w:r>
      <w:r w:rsidR="00EC5C99" w:rsidRPr="00EC5C99">
        <w:rPr>
          <w:rFonts w:asciiTheme="minorEastAsia" w:hAnsiTheme="minorEastAsia"/>
          <w:highlight w:val="green"/>
        </w:rPr>
        <w:t xml:space="preserve">00 00 </w:t>
      </w:r>
      <w:r w:rsidRPr="00EC5C99">
        <w:rPr>
          <w:rFonts w:asciiTheme="minorEastAsia" w:hAnsiTheme="minorEastAsia" w:hint="eastAsia"/>
          <w:highlight w:val="green"/>
        </w:rPr>
        <w:t xml:space="preserve">00 </w:t>
      </w:r>
      <w:r>
        <w:rPr>
          <w:rFonts w:asciiTheme="minorEastAsia" w:hAnsiTheme="minorEastAsia" w:hint="eastAsia"/>
          <w:highlight w:val="green"/>
        </w:rPr>
        <w:t>02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  <w:highlight w:val="yellow"/>
        </w:rPr>
        <w:t xml:space="preserve">00 </w:t>
      </w:r>
      <w:r w:rsidR="00EC5C99">
        <w:rPr>
          <w:rFonts w:asciiTheme="minorEastAsia" w:hAnsiTheme="minorEastAsia"/>
          <w:highlight w:val="yellow"/>
        </w:rPr>
        <w:t xml:space="preserve">00 00 </w:t>
      </w:r>
      <w:r>
        <w:rPr>
          <w:rFonts w:asciiTheme="minorEastAsia" w:hAnsiTheme="minorEastAsia" w:hint="eastAsia"/>
          <w:highlight w:val="yellow"/>
        </w:rPr>
        <w:t>03</w:t>
      </w:r>
      <w:r>
        <w:rPr>
          <w:rFonts w:asciiTheme="minorEastAsia" w:hAnsiTheme="minorEastAsia" w:hint="eastAsia"/>
        </w:rPr>
        <w:t xml:space="preserve"> CRC</w:t>
      </w:r>
    </w:p>
    <w:p w14:paraId="336218EE" w14:textId="186E5250" w:rsidR="00BD6343" w:rsidRDefault="00751BF0" w:rsidP="00BD6343">
      <w:pPr>
        <w:spacing w:after="0"/>
      </w:pPr>
      <w:r>
        <w:rPr>
          <w:highlight w:val="cyan"/>
        </w:rPr>
        <w:t>0x080</w:t>
      </w:r>
      <w:r w:rsidRPr="00EB098D">
        <w:rPr>
          <w:highlight w:val="cyan"/>
        </w:rPr>
        <w:t>8</w:t>
      </w:r>
      <w:r w:rsidR="00BD6343">
        <w:t xml:space="preserve"> : </w:t>
      </w:r>
      <w:r w:rsidR="00BD6343">
        <w:rPr>
          <w:rFonts w:hint="eastAsia"/>
        </w:rPr>
        <w:t>故障录播文件</w:t>
      </w:r>
      <w:r>
        <w:rPr>
          <w:rFonts w:hint="eastAsia"/>
        </w:rPr>
        <w:t xml:space="preserve"> BMS</w:t>
      </w:r>
      <w:r>
        <w:t xml:space="preserve"> CAT1 </w:t>
      </w:r>
    </w:p>
    <w:p w14:paraId="55633ABA" w14:textId="19D8E9E9" w:rsidR="00BD6343" w:rsidRDefault="00BD6343" w:rsidP="00BD6343">
      <w:pPr>
        <w:spacing w:after="0"/>
      </w:pPr>
      <w:r>
        <w:rPr>
          <w:highlight w:val="green"/>
        </w:rPr>
        <w:t>0x</w:t>
      </w:r>
      <w:r w:rsidR="00EC5C99">
        <w:rPr>
          <w:highlight w:val="green"/>
        </w:rPr>
        <w:t>0000</w:t>
      </w:r>
      <w:r>
        <w:rPr>
          <w:highlight w:val="green"/>
        </w:rPr>
        <w:t>0002</w:t>
      </w:r>
      <w:r>
        <w:t xml:space="preserve">: </w:t>
      </w:r>
      <w:r>
        <w:rPr>
          <w:rFonts w:hint="eastAsia"/>
        </w:rPr>
        <w:t>读取起始条数</w:t>
      </w:r>
    </w:p>
    <w:p w14:paraId="5AD0CA5C" w14:textId="26D150B3" w:rsidR="00BD6343" w:rsidRDefault="00BD6343" w:rsidP="00BD6343">
      <w:pPr>
        <w:spacing w:after="0"/>
      </w:pPr>
      <w:r>
        <w:rPr>
          <w:highlight w:val="yellow"/>
        </w:rPr>
        <w:t>0x</w:t>
      </w:r>
      <w:r w:rsidR="00EC5C99">
        <w:rPr>
          <w:highlight w:val="yellow"/>
        </w:rPr>
        <w:t>0000</w:t>
      </w:r>
      <w:r>
        <w:rPr>
          <w:highlight w:val="yellow"/>
        </w:rPr>
        <w:t>0003</w:t>
      </w:r>
      <w:r>
        <w:t xml:space="preserve">: </w:t>
      </w:r>
      <w:r>
        <w:rPr>
          <w:rFonts w:hint="eastAsia"/>
        </w:rPr>
        <w:t>读取条数</w:t>
      </w:r>
    </w:p>
    <w:p w14:paraId="16F00EA1" w14:textId="4658617B" w:rsidR="00BD6343" w:rsidRDefault="00BD6343" w:rsidP="00BD6343">
      <w:r>
        <w:rPr>
          <w:rFonts w:hint="eastAsia"/>
        </w:rPr>
        <w:t>回复读取故障录波数据：</w:t>
      </w:r>
      <w:r w:rsidR="00D07D1E">
        <w:t>01 10 00 2A 00 05</w:t>
      </w:r>
      <w:r>
        <w:t xml:space="preserve"> CRC</w:t>
      </w:r>
    </w:p>
    <w:p w14:paraId="126DFCD9" w14:textId="77777777" w:rsidR="00BD6343" w:rsidRDefault="00BD6343" w:rsidP="00BD6343">
      <w:r>
        <w:t>2.</w:t>
      </w:r>
      <w:r>
        <w:rPr>
          <w:rFonts w:hint="eastAsia"/>
        </w:rPr>
        <w:t>循环读取设备数据是否准备好</w:t>
      </w:r>
      <w:r>
        <w:t>(</w:t>
      </w:r>
      <w:r>
        <w:rPr>
          <w:rFonts w:hint="eastAsia"/>
        </w:rPr>
        <w:t>读取到数据准备完成后再进行下一步</w:t>
      </w:r>
      <w:r>
        <w:t>)</w:t>
      </w:r>
    </w:p>
    <w:p w14:paraId="2089D9D0" w14:textId="77777777" w:rsidR="00BD6343" w:rsidRDefault="00BD6343" w:rsidP="00BD6343">
      <w:pPr>
        <w:spacing w:after="0"/>
      </w:pPr>
      <w:r>
        <w:t>Request/</w:t>
      </w:r>
      <w:r>
        <w:rPr>
          <w:rFonts w:hint="eastAsia"/>
        </w:rPr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267ACF19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D741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B886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B356" w14:textId="77777777" w:rsidR="00BD6343" w:rsidRDefault="00BD6343">
            <w:pPr>
              <w:spacing w:after="0" w:line="240" w:lineRule="auto"/>
            </w:pPr>
          </w:p>
        </w:tc>
      </w:tr>
      <w:tr w:rsidR="00BD6343" w14:paraId="42EE8216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B84A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5D04A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85D0" w14:textId="77777777" w:rsidR="00BD6343" w:rsidRDefault="00BD6343">
            <w:pPr>
              <w:spacing w:after="0" w:line="240" w:lineRule="auto"/>
            </w:pPr>
            <w:r>
              <w:t>0x03</w:t>
            </w:r>
          </w:p>
        </w:tc>
      </w:tr>
      <w:tr w:rsidR="00BD6343" w14:paraId="70EF6264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153D8" w14:textId="77777777" w:rsidR="00BD6343" w:rsidRDefault="00BD6343">
            <w:pPr>
              <w:spacing w:after="0" w:line="240" w:lineRule="auto"/>
            </w:pPr>
            <w:r>
              <w:t>Starting Address/</w:t>
            </w:r>
            <w:r>
              <w:rPr>
                <w:rFonts w:hint="eastAsia"/>
              </w:rPr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A54BD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DD9B" w14:textId="35A55E2F" w:rsidR="00BD6343" w:rsidRDefault="0019309F">
            <w:pPr>
              <w:spacing w:after="0" w:line="240" w:lineRule="auto"/>
            </w:pPr>
            <w:r>
              <w:t>0x002F</w:t>
            </w:r>
          </w:p>
        </w:tc>
      </w:tr>
      <w:tr w:rsidR="00BD6343" w14:paraId="39F4888D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836D" w14:textId="77777777" w:rsidR="00BD6343" w:rsidRDefault="00BD6343">
            <w:pPr>
              <w:spacing w:after="0" w:line="240" w:lineRule="auto"/>
            </w:pPr>
            <w:r>
              <w:t>Quantity of Registers/</w:t>
            </w:r>
            <w:r>
              <w:rPr>
                <w:rFonts w:hint="eastAsia"/>
              </w:rPr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4B20F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FAB8A" w14:textId="77777777" w:rsidR="00BD6343" w:rsidRDefault="00BD6343">
            <w:pPr>
              <w:spacing w:after="0" w:line="240" w:lineRule="auto"/>
            </w:pPr>
            <w:r>
              <w:t>0x0001</w:t>
            </w:r>
          </w:p>
        </w:tc>
      </w:tr>
      <w:tr w:rsidR="00BD6343" w14:paraId="78DE8871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64A2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C973D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A05B" w14:textId="77777777" w:rsidR="00BD6343" w:rsidRDefault="00BD6343">
            <w:pPr>
              <w:spacing w:after="0" w:line="240" w:lineRule="auto"/>
            </w:pPr>
          </w:p>
        </w:tc>
      </w:tr>
    </w:tbl>
    <w:p w14:paraId="0C254F8A" w14:textId="77777777" w:rsidR="00BD6343" w:rsidRDefault="00BD6343" w:rsidP="00BD6343">
      <w:pPr>
        <w:spacing w:after="0" w:line="240" w:lineRule="auto"/>
      </w:pPr>
    </w:p>
    <w:p w14:paraId="0E69179C" w14:textId="77777777" w:rsidR="00BD6343" w:rsidRDefault="00BD6343" w:rsidP="00BD6343">
      <w:pPr>
        <w:spacing w:after="0" w:line="240" w:lineRule="auto"/>
      </w:pPr>
      <w:r>
        <w:rPr>
          <w:rFonts w:hint="eastAsia"/>
        </w:rPr>
        <w:t>示例：发送查询文件可读取状态：</w:t>
      </w:r>
      <w:r>
        <w:t>01 03 00 21 00 01 CRC</w:t>
      </w:r>
    </w:p>
    <w:p w14:paraId="70BB712B" w14:textId="77777777" w:rsidR="00BD6343" w:rsidRDefault="00BD6343" w:rsidP="00BD6343">
      <w:pPr>
        <w:spacing w:after="0" w:line="240" w:lineRule="auto"/>
      </w:pPr>
    </w:p>
    <w:p w14:paraId="61F172FC" w14:textId="77777777" w:rsidR="00BD6343" w:rsidRDefault="00BD6343" w:rsidP="00BD6343">
      <w:pPr>
        <w:spacing w:after="0" w:line="240" w:lineRule="auto"/>
      </w:pPr>
      <w:r>
        <w:t>Response/</w:t>
      </w:r>
      <w:r>
        <w:rPr>
          <w:rFonts w:hint="eastAsia"/>
        </w:rPr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386B21DD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0AD6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6CB0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7793" w14:textId="77777777" w:rsidR="00BD6343" w:rsidRDefault="00BD6343">
            <w:pPr>
              <w:spacing w:after="0" w:line="240" w:lineRule="auto"/>
            </w:pPr>
          </w:p>
        </w:tc>
      </w:tr>
      <w:tr w:rsidR="00BD6343" w14:paraId="30027374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EDE80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855A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B805" w14:textId="77777777" w:rsidR="00BD6343" w:rsidRDefault="00BD6343">
            <w:pPr>
              <w:spacing w:after="0" w:line="240" w:lineRule="auto"/>
            </w:pPr>
            <w:r>
              <w:t>0x03</w:t>
            </w:r>
          </w:p>
        </w:tc>
      </w:tr>
      <w:tr w:rsidR="00BD6343" w14:paraId="3621E1B6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40899" w14:textId="77777777" w:rsidR="00BD6343" w:rsidRDefault="00BD6343">
            <w:pPr>
              <w:spacing w:after="0" w:line="240" w:lineRule="auto"/>
            </w:pPr>
            <w:r>
              <w:lastRenderedPageBreak/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BF28" w14:textId="77777777" w:rsidR="00BD6343" w:rsidRDefault="00BD6343">
            <w:pPr>
              <w:spacing w:after="0" w:line="240" w:lineRule="auto"/>
            </w:pPr>
            <w:r>
              <w:t>1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38C0" w14:textId="77777777" w:rsidR="00BD6343" w:rsidRDefault="00BD6343">
            <w:pPr>
              <w:spacing w:after="0" w:line="240" w:lineRule="auto"/>
            </w:pPr>
            <w:r>
              <w:t>0x02</w:t>
            </w:r>
          </w:p>
        </w:tc>
      </w:tr>
      <w:tr w:rsidR="00BD6343" w14:paraId="53978A3A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D34A" w14:textId="77777777" w:rsidR="00BD6343" w:rsidRDefault="00BD6343">
            <w:pPr>
              <w:spacing w:after="0" w:line="240" w:lineRule="auto"/>
            </w:pPr>
            <w:r>
              <w:t>Register Value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A55C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E8E57" w14:textId="77777777" w:rsidR="00BD6343" w:rsidRDefault="00BD6343">
            <w:pPr>
              <w:spacing w:after="0" w:line="240" w:lineRule="auto"/>
            </w:pPr>
            <w:r>
              <w:t>DATA</w:t>
            </w:r>
          </w:p>
        </w:tc>
      </w:tr>
      <w:tr w:rsidR="00BD6343" w14:paraId="34DAA54B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BF1D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B8E4" w14:textId="77777777" w:rsidR="00BD6343" w:rsidRDefault="00BD6343">
            <w:pPr>
              <w:spacing w:after="0" w:line="240" w:lineRule="auto"/>
            </w:pPr>
            <w:r>
              <w:t>2Bytes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D853" w14:textId="77777777" w:rsidR="00BD6343" w:rsidRDefault="00BD6343">
            <w:pPr>
              <w:spacing w:after="0" w:line="240" w:lineRule="auto"/>
            </w:pPr>
          </w:p>
        </w:tc>
      </w:tr>
    </w:tbl>
    <w:p w14:paraId="4304107A" w14:textId="77777777" w:rsidR="00BD6343" w:rsidRDefault="00BD6343" w:rsidP="00BD6343">
      <w:pPr>
        <w:spacing w:after="0" w:line="240" w:lineRule="auto"/>
      </w:pPr>
      <w:r>
        <w:sym w:font="Wingdings 2" w:char="F0EA"/>
      </w:r>
      <w:r>
        <w:t>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3"/>
        <w:gridCol w:w="2001"/>
        <w:gridCol w:w="3072"/>
      </w:tblGrid>
      <w:tr w:rsidR="00BD6343" w14:paraId="79FDFBFC" w14:textId="77777777" w:rsidTr="00BD6343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8F72F" w14:textId="77777777" w:rsidR="00BD6343" w:rsidRDefault="00BD6343">
            <w:pPr>
              <w:spacing w:after="0" w:line="240" w:lineRule="auto"/>
            </w:pPr>
            <w:r>
              <w:rPr>
                <w:rFonts w:hint="eastAsia"/>
              </w:rPr>
              <w:t>数据已准备好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77E7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AABD" w14:textId="7F350A03" w:rsidR="00BD6343" w:rsidRDefault="00BD6343">
            <w:pPr>
              <w:spacing w:after="0" w:line="240" w:lineRule="auto"/>
            </w:pPr>
            <w:r>
              <w:t>0x000</w:t>
            </w:r>
            <w:r w:rsidR="00921E25">
              <w:t>0</w:t>
            </w:r>
          </w:p>
        </w:tc>
      </w:tr>
      <w:tr w:rsidR="00BD6343" w14:paraId="0E43ADB7" w14:textId="77777777" w:rsidTr="00BD6343"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8DEF8" w14:textId="77777777" w:rsidR="00BD6343" w:rsidRDefault="00BD6343">
            <w:pPr>
              <w:spacing w:after="0" w:line="240" w:lineRule="auto"/>
            </w:pPr>
            <w:r>
              <w:rPr>
                <w:rFonts w:hint="eastAsia"/>
              </w:rPr>
              <w:t>数据未准备好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EA3A4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8925B" w14:textId="30CE1033" w:rsidR="00BD6343" w:rsidRDefault="00BD6343">
            <w:pPr>
              <w:spacing w:after="0" w:line="240" w:lineRule="auto"/>
            </w:pPr>
            <w:r>
              <w:t>0x000</w:t>
            </w:r>
            <w:r w:rsidR="00921E25">
              <w:t>1</w:t>
            </w:r>
          </w:p>
        </w:tc>
      </w:tr>
    </w:tbl>
    <w:p w14:paraId="556BF44F" w14:textId="77777777" w:rsidR="00BD6343" w:rsidRDefault="00BD6343" w:rsidP="00BD6343"/>
    <w:p w14:paraId="298868B2" w14:textId="77777777" w:rsidR="00BD6343" w:rsidRDefault="00BD6343" w:rsidP="00BD6343">
      <w:r>
        <w:t>3.</w:t>
      </w:r>
      <w:r>
        <w:rPr>
          <w:rFonts w:hint="eastAsia"/>
        </w:rPr>
        <w:t>读取文件头长度</w:t>
      </w:r>
    </w:p>
    <w:p w14:paraId="71254103" w14:textId="77777777" w:rsidR="00BD6343" w:rsidRDefault="00BD6343" w:rsidP="00BD6343">
      <w:pPr>
        <w:spacing w:after="0"/>
      </w:pPr>
      <w:r>
        <w:t>Request/</w:t>
      </w:r>
      <w:r>
        <w:rPr>
          <w:rFonts w:hint="eastAsia"/>
        </w:rPr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5E74B260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C13D0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F8FD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E75E" w14:textId="77777777" w:rsidR="00BD6343" w:rsidRDefault="00BD6343">
            <w:pPr>
              <w:spacing w:after="0" w:line="240" w:lineRule="auto"/>
            </w:pPr>
          </w:p>
        </w:tc>
      </w:tr>
      <w:tr w:rsidR="00BD6343" w14:paraId="4F6EE841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F3AD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015C8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5CA4" w14:textId="77777777" w:rsidR="00BD6343" w:rsidRDefault="00BD6343">
            <w:pPr>
              <w:spacing w:after="0" w:line="240" w:lineRule="auto"/>
            </w:pPr>
            <w:r>
              <w:t>0x03</w:t>
            </w:r>
          </w:p>
        </w:tc>
      </w:tr>
      <w:tr w:rsidR="00BD6343" w14:paraId="1E974EFD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D5EF" w14:textId="77777777" w:rsidR="00BD6343" w:rsidRDefault="00BD6343">
            <w:pPr>
              <w:spacing w:after="0" w:line="240" w:lineRule="auto"/>
            </w:pPr>
            <w:r>
              <w:t>Starting Address/</w:t>
            </w:r>
            <w:r>
              <w:rPr>
                <w:rFonts w:hint="eastAsia"/>
              </w:rPr>
              <w:t>寄存器起始地址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C273D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1AEA" w14:textId="346343AB" w:rsidR="00BD6343" w:rsidRDefault="0019309F">
            <w:pPr>
              <w:spacing w:after="0" w:line="240" w:lineRule="auto"/>
            </w:pPr>
            <w:r>
              <w:t>0x0030</w:t>
            </w:r>
          </w:p>
        </w:tc>
      </w:tr>
      <w:tr w:rsidR="00BD6343" w14:paraId="15A6C7AC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FA6E" w14:textId="77777777" w:rsidR="00BD6343" w:rsidRDefault="00BD6343">
            <w:pPr>
              <w:spacing w:after="0" w:line="240" w:lineRule="auto"/>
            </w:pPr>
            <w:r>
              <w:t>Quantity of Registers/</w:t>
            </w:r>
            <w:r>
              <w:rPr>
                <w:rFonts w:hint="eastAsia"/>
              </w:rPr>
              <w:t>寄存器数量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D227A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09E55" w14:textId="77777777" w:rsidR="00BD6343" w:rsidRDefault="00BD6343">
            <w:pPr>
              <w:spacing w:after="0" w:line="240" w:lineRule="auto"/>
            </w:pPr>
            <w:r>
              <w:t>0x0001</w:t>
            </w:r>
          </w:p>
        </w:tc>
      </w:tr>
      <w:tr w:rsidR="00BD6343" w14:paraId="74C1902B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6CC15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051F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4ADC" w14:textId="77777777" w:rsidR="00BD6343" w:rsidRDefault="00BD6343">
            <w:pPr>
              <w:spacing w:after="0" w:line="240" w:lineRule="auto"/>
            </w:pPr>
          </w:p>
        </w:tc>
      </w:tr>
    </w:tbl>
    <w:p w14:paraId="40C4AEF1" w14:textId="77777777" w:rsidR="00BD6343" w:rsidRDefault="00BD6343" w:rsidP="00BD6343">
      <w:pPr>
        <w:spacing w:after="0" w:line="240" w:lineRule="auto"/>
      </w:pPr>
    </w:p>
    <w:p w14:paraId="54782DFD" w14:textId="77777777" w:rsidR="00BD6343" w:rsidRDefault="00BD6343" w:rsidP="00BD6343">
      <w:pPr>
        <w:spacing w:after="0" w:line="240" w:lineRule="auto"/>
      </w:pPr>
      <w:r>
        <w:rPr>
          <w:rFonts w:hint="eastAsia"/>
        </w:rPr>
        <w:t>示例：发送查询文件头长度：</w:t>
      </w:r>
      <w:r>
        <w:t>01 03 00 22 00 01 CRC</w:t>
      </w:r>
    </w:p>
    <w:p w14:paraId="218925F8" w14:textId="77777777" w:rsidR="00BD6343" w:rsidRDefault="00BD6343" w:rsidP="00BD6343">
      <w:pPr>
        <w:spacing w:after="0" w:line="240" w:lineRule="auto"/>
      </w:pPr>
    </w:p>
    <w:p w14:paraId="25825384" w14:textId="77777777" w:rsidR="00BD6343" w:rsidRDefault="00BD6343" w:rsidP="00BD6343">
      <w:pPr>
        <w:spacing w:after="0" w:line="240" w:lineRule="auto"/>
      </w:pPr>
      <w:r>
        <w:t>Response/</w:t>
      </w:r>
      <w:r>
        <w:rPr>
          <w:rFonts w:hint="eastAsia"/>
        </w:rPr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2E0AB840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AC02E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源地址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B544A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81D5" w14:textId="77777777" w:rsidR="00BD6343" w:rsidRDefault="00BD6343">
            <w:pPr>
              <w:spacing w:after="0" w:line="240" w:lineRule="auto"/>
            </w:pPr>
          </w:p>
        </w:tc>
      </w:tr>
      <w:tr w:rsidR="00BD6343" w14:paraId="3E017CC6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B29FE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DEB3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4262" w14:textId="77777777" w:rsidR="00BD6343" w:rsidRDefault="00BD6343">
            <w:pPr>
              <w:spacing w:after="0" w:line="240" w:lineRule="auto"/>
            </w:pPr>
            <w:r>
              <w:t>0x03</w:t>
            </w:r>
          </w:p>
        </w:tc>
      </w:tr>
      <w:tr w:rsidR="00BD6343" w14:paraId="4C28351C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C833B" w14:textId="77777777" w:rsidR="00BD6343" w:rsidRDefault="00BD6343">
            <w:pPr>
              <w:spacing w:after="0" w:line="240" w:lineRule="auto"/>
            </w:pPr>
            <w:r>
              <w:t>Byte Count/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5D55" w14:textId="77777777" w:rsidR="00BD6343" w:rsidRDefault="00BD6343">
            <w:pPr>
              <w:spacing w:after="0" w:line="240" w:lineRule="auto"/>
            </w:pPr>
            <w:r>
              <w:t>1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32C3" w14:textId="77777777" w:rsidR="00BD6343" w:rsidRDefault="00BD6343">
            <w:pPr>
              <w:spacing w:after="0" w:line="240" w:lineRule="auto"/>
            </w:pPr>
            <w:r>
              <w:t>0x02</w:t>
            </w:r>
          </w:p>
        </w:tc>
      </w:tr>
      <w:tr w:rsidR="00BD6343" w14:paraId="1CE2E27D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A5DF2" w14:textId="77777777" w:rsidR="00BD6343" w:rsidRDefault="00BD6343">
            <w:pPr>
              <w:spacing w:after="0" w:line="240" w:lineRule="auto"/>
            </w:pPr>
            <w:r>
              <w:t>Register Value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E08A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CB685" w14:textId="77777777" w:rsidR="00BD6343" w:rsidRDefault="00BD6343">
            <w:pPr>
              <w:spacing w:after="0" w:line="240" w:lineRule="auto"/>
            </w:pPr>
            <w:r>
              <w:rPr>
                <w:rFonts w:hint="eastAsia"/>
              </w:rPr>
              <w:t>文件头长度</w:t>
            </w:r>
            <w:r>
              <w:t>(</w:t>
            </w:r>
            <w:r>
              <w:rPr>
                <w:rFonts w:hint="eastAsia"/>
              </w:rPr>
              <w:t>长度</w:t>
            </w:r>
            <w:r>
              <w:t>word)</w:t>
            </w:r>
          </w:p>
        </w:tc>
      </w:tr>
      <w:tr w:rsidR="00BD6343" w14:paraId="4D9F3B47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92ED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6CCE" w14:textId="77777777" w:rsidR="00BD6343" w:rsidRDefault="00BD6343">
            <w:pPr>
              <w:spacing w:after="0" w:line="240" w:lineRule="auto"/>
            </w:pPr>
            <w:r>
              <w:t>2Bytes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0B74" w14:textId="77777777" w:rsidR="00BD6343" w:rsidRDefault="00BD6343">
            <w:pPr>
              <w:spacing w:after="0" w:line="240" w:lineRule="auto"/>
            </w:pPr>
          </w:p>
        </w:tc>
      </w:tr>
    </w:tbl>
    <w:p w14:paraId="70B20056" w14:textId="77777777" w:rsidR="00BD6343" w:rsidRDefault="00BD6343" w:rsidP="00BD6343">
      <w:pPr>
        <w:spacing w:after="0" w:line="240" w:lineRule="auto"/>
      </w:pPr>
      <w:r>
        <w:t xml:space="preserve"> </w:t>
      </w:r>
    </w:p>
    <w:p w14:paraId="77C3D282" w14:textId="77777777" w:rsidR="00BD6343" w:rsidRDefault="00BD6343" w:rsidP="00BD6343">
      <w:pPr>
        <w:spacing w:after="0" w:line="240" w:lineRule="auto"/>
      </w:pPr>
    </w:p>
    <w:p w14:paraId="2E6FBB64" w14:textId="77777777" w:rsidR="00BD6343" w:rsidRDefault="00BD6343" w:rsidP="00BD6343">
      <w:r>
        <w:t>4.</w:t>
      </w:r>
      <w:r>
        <w:rPr>
          <w:rFonts w:hint="eastAsia"/>
        </w:rPr>
        <w:t>读取文件头内容</w:t>
      </w:r>
      <w:r>
        <w:t>(</w:t>
      </w:r>
      <w:r>
        <w:rPr>
          <w:rFonts w:hint="eastAsia"/>
        </w:rPr>
        <w:t>以读文件的方式</w:t>
      </w:r>
      <w:r>
        <w:t>)</w:t>
      </w:r>
    </w:p>
    <w:p w14:paraId="0F74B00A" w14:textId="77777777" w:rsidR="00BD6343" w:rsidRDefault="00BD6343" w:rsidP="00BD6343">
      <w:r>
        <w:rPr>
          <w:rFonts w:hint="eastAsia"/>
        </w:rPr>
        <w:t>（特别说明：</w:t>
      </w:r>
      <w:r>
        <w:t>FH3X</w:t>
      </w:r>
      <w:r>
        <w:rPr>
          <w:rFonts w:hint="eastAsia"/>
        </w:rPr>
        <w:t>一次最多读取</w:t>
      </w:r>
      <w:r>
        <w:t xml:space="preserve"> 128</w:t>
      </w:r>
      <w:r>
        <w:rPr>
          <w:rFonts w:hint="eastAsia"/>
        </w:rPr>
        <w:t>字节，超过此长度则分开读，记录号标识分包需求，即记录号为</w:t>
      </w:r>
      <w:r>
        <w:t>0</w:t>
      </w:r>
      <w:r>
        <w:rPr>
          <w:rFonts w:hint="eastAsia"/>
        </w:rPr>
        <w:t>表示读第</w:t>
      </w:r>
      <w:r>
        <w:t>1</w:t>
      </w:r>
      <w:r>
        <w:rPr>
          <w:rFonts w:hint="eastAsia"/>
        </w:rPr>
        <w:t>个字节到第</w:t>
      </w:r>
      <w:r>
        <w:t>128</w:t>
      </w:r>
      <w:r>
        <w:rPr>
          <w:rFonts w:hint="eastAsia"/>
        </w:rPr>
        <w:t>字节，记录号为</w:t>
      </w:r>
      <w:r>
        <w:t>1</w:t>
      </w:r>
      <w:r>
        <w:rPr>
          <w:rFonts w:hint="eastAsia"/>
        </w:rPr>
        <w:t>表示读第</w:t>
      </w:r>
      <w:r>
        <w:t>129</w:t>
      </w:r>
      <w:r>
        <w:rPr>
          <w:rFonts w:hint="eastAsia"/>
        </w:rPr>
        <w:t>字节到</w:t>
      </w:r>
      <w:r>
        <w:t>256</w:t>
      </w:r>
      <w:r>
        <w:rPr>
          <w:rFonts w:hint="eastAsia"/>
        </w:rPr>
        <w:t>字节，下同）</w:t>
      </w:r>
    </w:p>
    <w:p w14:paraId="0A9238C4" w14:textId="77777777" w:rsidR="00BD6343" w:rsidRDefault="00BD6343" w:rsidP="00BD6343">
      <w:pPr>
        <w:spacing w:after="0"/>
      </w:pPr>
      <w:r>
        <w:t>Request/</w:t>
      </w:r>
      <w:r>
        <w:rPr>
          <w:rFonts w:hint="eastAsia"/>
        </w:rPr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1AD65E33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87578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5443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55BF" w14:textId="77777777" w:rsidR="00BD6343" w:rsidRDefault="00BD6343">
            <w:pPr>
              <w:spacing w:after="0" w:line="240" w:lineRule="auto"/>
            </w:pPr>
          </w:p>
        </w:tc>
      </w:tr>
      <w:tr w:rsidR="00BD6343" w14:paraId="7B2DE4AE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8DE4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229E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E97B" w14:textId="77777777" w:rsidR="00BD6343" w:rsidRDefault="00BD6343">
            <w:pPr>
              <w:spacing w:after="0" w:line="240" w:lineRule="auto"/>
            </w:pPr>
            <w:r>
              <w:t>0x14</w:t>
            </w:r>
          </w:p>
        </w:tc>
      </w:tr>
      <w:tr w:rsidR="00BD6343" w14:paraId="2100DDB5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ACE9D" w14:textId="77777777" w:rsidR="00BD6343" w:rsidRDefault="00BD6343">
            <w:pPr>
              <w:spacing w:after="0" w:line="240" w:lineRule="auto"/>
            </w:pPr>
            <w:r>
              <w:t>Byte number/</w:t>
            </w:r>
            <w:r>
              <w:rPr>
                <w:rFonts w:hint="eastAsia"/>
              </w:rPr>
              <w:t>字节数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529FC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974B" w14:textId="77777777" w:rsidR="00BD6343" w:rsidRDefault="00BD6343">
            <w:pPr>
              <w:spacing w:after="0" w:line="240" w:lineRule="auto"/>
            </w:pPr>
            <w:r>
              <w:t>0x07</w:t>
            </w:r>
          </w:p>
        </w:tc>
      </w:tr>
      <w:tr w:rsidR="00BD6343" w14:paraId="465BF84B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62AD7" w14:textId="77777777" w:rsidR="00BD6343" w:rsidRDefault="00BD6343">
            <w:pPr>
              <w:spacing w:after="0" w:line="240" w:lineRule="auto"/>
            </w:pPr>
            <w:r>
              <w:t>Reference type/</w:t>
            </w:r>
            <w:r>
              <w:rPr>
                <w:rFonts w:hint="eastAsia"/>
              </w:rPr>
              <w:t>参考类型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5BE3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FEEE1" w14:textId="77777777" w:rsidR="00BD6343" w:rsidRDefault="00BD6343">
            <w:pPr>
              <w:spacing w:after="0" w:line="240" w:lineRule="auto"/>
            </w:pPr>
            <w:r>
              <w:t>0x06</w:t>
            </w:r>
          </w:p>
        </w:tc>
      </w:tr>
      <w:tr w:rsidR="00BD6343" w14:paraId="6CD76B40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124D2" w14:textId="77777777" w:rsidR="00BD6343" w:rsidRDefault="00BD6343">
            <w:pPr>
              <w:spacing w:after="0" w:line="240" w:lineRule="auto"/>
            </w:pPr>
            <w:r>
              <w:t>File number/</w:t>
            </w:r>
            <w:r>
              <w:rPr>
                <w:rFonts w:hint="eastAsia"/>
              </w:rPr>
              <w:t>文件号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E6262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11821" w14:textId="77777777" w:rsidR="00BD6343" w:rsidRDefault="00BD6343">
            <w:pPr>
              <w:spacing w:after="0" w:line="240" w:lineRule="auto"/>
            </w:pPr>
            <w:r>
              <w:t>0xFFFF</w:t>
            </w:r>
          </w:p>
        </w:tc>
      </w:tr>
      <w:tr w:rsidR="00BD6343" w14:paraId="554A1D87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A581C" w14:textId="77777777" w:rsidR="00BD6343" w:rsidRDefault="00BD6343">
            <w:pPr>
              <w:spacing w:after="0" w:line="240" w:lineRule="auto"/>
            </w:pPr>
            <w:r>
              <w:t>Record number/</w:t>
            </w:r>
            <w:r>
              <w:rPr>
                <w:rFonts w:hint="eastAsia"/>
              </w:rPr>
              <w:t>记录号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2E658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B6BFA" w14:textId="77777777" w:rsidR="00BD6343" w:rsidRDefault="00BD6343">
            <w:pPr>
              <w:spacing w:after="0" w:line="240" w:lineRule="auto"/>
            </w:pPr>
            <w:r>
              <w:t>0x0000</w:t>
            </w:r>
          </w:p>
        </w:tc>
      </w:tr>
      <w:tr w:rsidR="00BD6343" w14:paraId="78A69F5F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975E" w14:textId="77777777" w:rsidR="00BD6343" w:rsidRDefault="00BD6343">
            <w:pPr>
              <w:spacing w:after="0" w:line="240" w:lineRule="auto"/>
            </w:pPr>
            <w:r>
              <w:t>Record Length/</w:t>
            </w:r>
            <w:r>
              <w:rPr>
                <w:rFonts w:hint="eastAsia"/>
              </w:rPr>
              <w:t>记录长度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AA407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360D6" w14:textId="77777777" w:rsidR="00BD6343" w:rsidRDefault="00BD6343">
            <w:pPr>
              <w:spacing w:after="0" w:line="240" w:lineRule="auto"/>
            </w:pPr>
            <w:r>
              <w:rPr>
                <w:rFonts w:hint="eastAsia"/>
              </w:rPr>
              <w:t>长度</w:t>
            </w:r>
            <w:r>
              <w:t>word</w:t>
            </w:r>
          </w:p>
        </w:tc>
      </w:tr>
      <w:tr w:rsidR="00BD6343" w14:paraId="2AD91AA3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CF11B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A5A5F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C5E1" w14:textId="77777777" w:rsidR="00BD6343" w:rsidRDefault="00BD6343">
            <w:pPr>
              <w:spacing w:after="0" w:line="240" w:lineRule="auto"/>
            </w:pPr>
          </w:p>
        </w:tc>
      </w:tr>
    </w:tbl>
    <w:p w14:paraId="65DFA725" w14:textId="77777777" w:rsidR="00BD6343" w:rsidRDefault="00BD6343" w:rsidP="00BD6343">
      <w:pPr>
        <w:spacing w:after="0" w:line="240" w:lineRule="auto"/>
      </w:pPr>
    </w:p>
    <w:p w14:paraId="501C1EAA" w14:textId="77777777" w:rsidR="00BD6343" w:rsidRDefault="00BD6343" w:rsidP="00BD6343">
      <w:pPr>
        <w:spacing w:after="0" w:line="240" w:lineRule="auto"/>
      </w:pPr>
      <w:r>
        <w:rPr>
          <w:rFonts w:hint="eastAsia"/>
        </w:rPr>
        <w:t>示例：</w:t>
      </w:r>
    </w:p>
    <w:p w14:paraId="61D152FF" w14:textId="77777777" w:rsidR="00BD6343" w:rsidRDefault="00BD6343" w:rsidP="00BD6343">
      <w:pPr>
        <w:spacing w:after="0" w:line="240" w:lineRule="auto"/>
      </w:pPr>
    </w:p>
    <w:p w14:paraId="3669E86A" w14:textId="77777777" w:rsidR="00BD6343" w:rsidRDefault="00BD6343" w:rsidP="00BD6343">
      <w:pPr>
        <w:spacing w:after="0" w:line="240" w:lineRule="auto"/>
      </w:pPr>
      <w:r>
        <w:lastRenderedPageBreak/>
        <w:t>Response/</w:t>
      </w:r>
      <w:r>
        <w:rPr>
          <w:rFonts w:hint="eastAsia"/>
        </w:rPr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70C33CEE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5F3F1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1854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15B3" w14:textId="77777777" w:rsidR="00BD6343" w:rsidRDefault="00BD6343">
            <w:pPr>
              <w:spacing w:after="0" w:line="240" w:lineRule="auto"/>
            </w:pPr>
          </w:p>
        </w:tc>
      </w:tr>
      <w:tr w:rsidR="00BD6343" w14:paraId="64DD118C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56C8D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1AE4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631C" w14:textId="77777777" w:rsidR="00BD6343" w:rsidRDefault="00BD6343">
            <w:pPr>
              <w:spacing w:after="0" w:line="240" w:lineRule="auto"/>
            </w:pPr>
            <w:r>
              <w:t>0x14</w:t>
            </w:r>
          </w:p>
        </w:tc>
      </w:tr>
      <w:tr w:rsidR="00BD6343" w14:paraId="14BD2EBC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702AD" w14:textId="77777777" w:rsidR="00BD6343" w:rsidRDefault="00BD6343">
            <w:pPr>
              <w:spacing w:after="0" w:line="240" w:lineRule="auto"/>
            </w:pPr>
            <w:r>
              <w:t>Response data length/</w:t>
            </w:r>
            <w:r>
              <w:rPr>
                <w:rFonts w:hint="eastAsia"/>
              </w:rPr>
              <w:t>响应长度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6005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6A00" w14:textId="2358100B" w:rsidR="00BD6343" w:rsidRDefault="00B13190">
            <w:pPr>
              <w:spacing w:after="0" w:line="240" w:lineRule="auto"/>
            </w:pPr>
            <w:r>
              <w:rPr>
                <w:rFonts w:hint="eastAsia"/>
              </w:rPr>
              <w:t>0</w:t>
            </w:r>
            <w:r>
              <w:t>x07</w:t>
            </w:r>
          </w:p>
        </w:tc>
      </w:tr>
      <w:tr w:rsidR="00B13190" w14:paraId="37055617" w14:textId="77777777" w:rsidTr="003A14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6A6A2" w14:textId="77777777" w:rsidR="00B13190" w:rsidRDefault="00B13190">
            <w:pPr>
              <w:spacing w:after="0" w:line="240" w:lineRule="auto"/>
            </w:pPr>
            <w:r>
              <w:t>File response data length/</w:t>
            </w:r>
            <w:r>
              <w:rPr>
                <w:rFonts w:hint="eastAsia"/>
              </w:rPr>
              <w:t>文件响应长度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36181" w14:textId="77777777" w:rsidR="00B13190" w:rsidRDefault="00B13190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6064BC" w14:textId="292C7C4C" w:rsidR="00B13190" w:rsidRDefault="00B13190" w:rsidP="003A14EE">
            <w:pPr>
              <w:spacing w:after="0" w:line="240" w:lineRule="auto"/>
            </w:pPr>
            <w:r>
              <w:rPr>
                <w:rFonts w:hint="eastAsia"/>
              </w:rPr>
              <w:t>合并为文件响应长度</w:t>
            </w:r>
          </w:p>
        </w:tc>
      </w:tr>
      <w:tr w:rsidR="00B13190" w14:paraId="6AE98C58" w14:textId="77777777" w:rsidTr="003A14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895E" w14:textId="77777777" w:rsidR="00B13190" w:rsidRDefault="00B13190">
            <w:pPr>
              <w:spacing w:after="0" w:line="240" w:lineRule="auto"/>
            </w:pPr>
            <w:r>
              <w:t>Reference type/</w:t>
            </w:r>
            <w:r>
              <w:rPr>
                <w:rFonts w:hint="eastAsia"/>
              </w:rPr>
              <w:t>参考类型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D343" w14:textId="77777777" w:rsidR="00B13190" w:rsidRDefault="00B13190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36B55" w14:textId="7B380EE0" w:rsidR="00B13190" w:rsidRDefault="00B13190">
            <w:pPr>
              <w:spacing w:after="0" w:line="240" w:lineRule="auto"/>
            </w:pPr>
          </w:p>
        </w:tc>
      </w:tr>
      <w:tr w:rsidR="00BD6343" w14:paraId="7C08835A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FE76" w14:textId="77777777" w:rsidR="00BD6343" w:rsidRDefault="00BD6343">
            <w:pPr>
              <w:spacing w:after="0" w:line="240" w:lineRule="auto"/>
            </w:pPr>
            <w:r>
              <w:t>File content/</w:t>
            </w:r>
            <w:r>
              <w:rPr>
                <w:rFonts w:hint="eastAsia"/>
              </w:rPr>
              <w:t>文件内容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3BD53" w14:textId="77777777" w:rsidR="00BD6343" w:rsidRDefault="00BD6343">
            <w:pPr>
              <w:spacing w:after="0" w:line="240" w:lineRule="auto"/>
            </w:pPr>
            <w:r>
              <w:t>2*N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2E56E" w14:textId="77777777" w:rsidR="00BD6343" w:rsidRDefault="00BD6343">
            <w:pPr>
              <w:spacing w:after="0" w:line="240" w:lineRule="auto"/>
            </w:pPr>
            <w:r>
              <w:rPr>
                <w:rFonts w:hint="eastAsia"/>
              </w:rPr>
              <w:t>需要保证双字节对齐</w:t>
            </w:r>
          </w:p>
        </w:tc>
      </w:tr>
      <w:tr w:rsidR="00BD6343" w14:paraId="18C303F6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FE17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7B5DC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9C5B" w14:textId="77777777" w:rsidR="00BD6343" w:rsidRDefault="00BD6343">
            <w:pPr>
              <w:spacing w:after="0" w:line="240" w:lineRule="auto"/>
            </w:pPr>
          </w:p>
        </w:tc>
      </w:tr>
    </w:tbl>
    <w:p w14:paraId="0C7BB0FD" w14:textId="77777777" w:rsidR="00BD6343" w:rsidRDefault="00BD6343" w:rsidP="00BD6343">
      <w:pPr>
        <w:spacing w:after="0" w:line="240" w:lineRule="auto"/>
      </w:pPr>
      <w:r>
        <w:t xml:space="preserve"> </w:t>
      </w:r>
    </w:p>
    <w:p w14:paraId="00418B5E" w14:textId="77777777" w:rsidR="00BD6343" w:rsidRDefault="00BD6343" w:rsidP="00BD6343">
      <w:r>
        <w:t>5.</w:t>
      </w:r>
      <w:r>
        <w:rPr>
          <w:rFonts w:hint="eastAsia"/>
        </w:rPr>
        <w:t>读取文件内容</w:t>
      </w:r>
      <w:r>
        <w:t>(</w:t>
      </w:r>
      <w:r>
        <w:rPr>
          <w:rFonts w:hint="eastAsia"/>
        </w:rPr>
        <w:t>以读文件的方式</w:t>
      </w:r>
      <w:r>
        <w:t>)</w:t>
      </w:r>
    </w:p>
    <w:p w14:paraId="6D8C4420" w14:textId="77777777" w:rsidR="00BD6343" w:rsidRDefault="00BD6343" w:rsidP="00BD6343">
      <w:pPr>
        <w:spacing w:after="0"/>
      </w:pPr>
      <w:r>
        <w:t>Request/</w:t>
      </w:r>
      <w:r>
        <w:rPr>
          <w:rFonts w:hint="eastAsia"/>
        </w:rPr>
        <w:t>请求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0C30EA32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E7B8F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EF72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C1BB" w14:textId="77777777" w:rsidR="00BD6343" w:rsidRDefault="00BD6343">
            <w:pPr>
              <w:spacing w:after="0" w:line="240" w:lineRule="auto"/>
            </w:pPr>
          </w:p>
        </w:tc>
      </w:tr>
      <w:tr w:rsidR="00BD6343" w14:paraId="69F5B2D5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529AD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C9D74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1292E" w14:textId="77777777" w:rsidR="00BD6343" w:rsidRDefault="00BD6343">
            <w:pPr>
              <w:spacing w:after="0" w:line="240" w:lineRule="auto"/>
            </w:pPr>
            <w:r>
              <w:t>0x14</w:t>
            </w:r>
          </w:p>
        </w:tc>
      </w:tr>
      <w:tr w:rsidR="00BD6343" w14:paraId="2EF82F16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A8F84" w14:textId="77777777" w:rsidR="00BD6343" w:rsidRDefault="00BD6343">
            <w:pPr>
              <w:spacing w:after="0" w:line="240" w:lineRule="auto"/>
            </w:pPr>
            <w:r>
              <w:t>Byte number/</w:t>
            </w:r>
            <w:r>
              <w:rPr>
                <w:rFonts w:hint="eastAsia"/>
              </w:rPr>
              <w:t>字节数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07148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7EB8" w14:textId="77777777" w:rsidR="00BD6343" w:rsidRDefault="00BD6343">
            <w:pPr>
              <w:spacing w:after="0" w:line="240" w:lineRule="auto"/>
            </w:pPr>
            <w:r>
              <w:t>0x07</w:t>
            </w:r>
          </w:p>
        </w:tc>
      </w:tr>
      <w:tr w:rsidR="00BD6343" w14:paraId="2C91CDDB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33B75" w14:textId="77777777" w:rsidR="00BD6343" w:rsidRDefault="00BD6343">
            <w:pPr>
              <w:spacing w:after="0" w:line="240" w:lineRule="auto"/>
            </w:pPr>
            <w:r>
              <w:t>Reference type/</w:t>
            </w:r>
            <w:r>
              <w:rPr>
                <w:rFonts w:hint="eastAsia"/>
              </w:rPr>
              <w:t>参考类型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CB087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CE74B" w14:textId="77777777" w:rsidR="00BD6343" w:rsidRDefault="00BD6343">
            <w:pPr>
              <w:spacing w:after="0" w:line="240" w:lineRule="auto"/>
            </w:pPr>
            <w:r>
              <w:t>0x06</w:t>
            </w:r>
          </w:p>
        </w:tc>
      </w:tr>
      <w:tr w:rsidR="00BD6343" w14:paraId="6AB0458F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23CF" w14:textId="77777777" w:rsidR="00BD6343" w:rsidRDefault="00BD6343">
            <w:pPr>
              <w:spacing w:after="0" w:line="240" w:lineRule="auto"/>
            </w:pPr>
            <w:r>
              <w:t>File number/</w:t>
            </w:r>
            <w:r>
              <w:rPr>
                <w:rFonts w:hint="eastAsia"/>
              </w:rPr>
              <w:t>文件号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B9BE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F81B8" w14:textId="707715A6" w:rsidR="00BD6343" w:rsidRDefault="00BD6343">
            <w:pPr>
              <w:spacing w:after="0" w:line="240" w:lineRule="auto"/>
            </w:pPr>
          </w:p>
        </w:tc>
      </w:tr>
      <w:tr w:rsidR="00BD6343" w14:paraId="30B79A5A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775D" w14:textId="77777777" w:rsidR="00BD6343" w:rsidRDefault="00BD6343">
            <w:pPr>
              <w:spacing w:after="0" w:line="240" w:lineRule="auto"/>
            </w:pPr>
            <w:r>
              <w:t>Record number/</w:t>
            </w:r>
            <w:r>
              <w:rPr>
                <w:rFonts w:hint="eastAsia"/>
              </w:rPr>
              <w:t>记录号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DA49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728DD" w14:textId="77777777" w:rsidR="00BD6343" w:rsidRDefault="00BD6343">
            <w:pPr>
              <w:spacing w:after="0" w:line="240" w:lineRule="auto"/>
            </w:pPr>
            <w:r>
              <w:t>0x0000</w:t>
            </w:r>
          </w:p>
        </w:tc>
      </w:tr>
      <w:tr w:rsidR="00BD6343" w14:paraId="5E973BF8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93009" w14:textId="77777777" w:rsidR="00BD6343" w:rsidRDefault="00BD6343">
            <w:pPr>
              <w:spacing w:after="0" w:line="240" w:lineRule="auto"/>
            </w:pPr>
            <w:r>
              <w:t>Record Length/</w:t>
            </w:r>
            <w:r>
              <w:rPr>
                <w:rFonts w:hint="eastAsia"/>
              </w:rPr>
              <w:t>记录长度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8BBC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6332" w14:textId="77777777" w:rsidR="00BD6343" w:rsidRDefault="00BD6343">
            <w:pPr>
              <w:spacing w:after="0" w:line="240" w:lineRule="auto"/>
            </w:pPr>
            <w:r>
              <w:rPr>
                <w:rFonts w:hint="eastAsia"/>
              </w:rPr>
              <w:t>长度</w:t>
            </w:r>
            <w:r>
              <w:t>word</w:t>
            </w:r>
          </w:p>
        </w:tc>
      </w:tr>
      <w:tr w:rsidR="00BD6343" w14:paraId="1FB265AA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8BE2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7416E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5FB31" w14:textId="77777777" w:rsidR="00BD6343" w:rsidRDefault="00BD6343">
            <w:pPr>
              <w:spacing w:after="0" w:line="240" w:lineRule="auto"/>
            </w:pPr>
          </w:p>
        </w:tc>
      </w:tr>
    </w:tbl>
    <w:p w14:paraId="19F2DC96" w14:textId="77777777" w:rsidR="00BD6343" w:rsidRDefault="00BD6343" w:rsidP="00BD6343">
      <w:pPr>
        <w:spacing w:after="0" w:line="240" w:lineRule="auto"/>
      </w:pPr>
    </w:p>
    <w:p w14:paraId="15053851" w14:textId="77777777" w:rsidR="00BD6343" w:rsidRDefault="00BD6343" w:rsidP="00BD6343">
      <w:pPr>
        <w:spacing w:after="0" w:line="240" w:lineRule="auto"/>
      </w:pPr>
      <w:r>
        <w:rPr>
          <w:rFonts w:hint="eastAsia"/>
        </w:rPr>
        <w:t>示例：</w:t>
      </w:r>
    </w:p>
    <w:p w14:paraId="044E3C65" w14:textId="77777777" w:rsidR="00BD6343" w:rsidRDefault="00BD6343" w:rsidP="00BD6343">
      <w:pPr>
        <w:spacing w:after="0" w:line="240" w:lineRule="auto"/>
      </w:pPr>
    </w:p>
    <w:p w14:paraId="486F8E50" w14:textId="77777777" w:rsidR="00BD6343" w:rsidRDefault="00BD6343" w:rsidP="00BD6343">
      <w:pPr>
        <w:spacing w:after="0" w:line="240" w:lineRule="auto"/>
      </w:pPr>
      <w:r>
        <w:t>Response/</w:t>
      </w:r>
      <w:r>
        <w:rPr>
          <w:rFonts w:hint="eastAsia"/>
        </w:rPr>
        <w:t>回复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050"/>
        <w:gridCol w:w="3060"/>
      </w:tblGrid>
      <w:tr w:rsidR="00BD6343" w14:paraId="34181005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35F90" w14:textId="77777777" w:rsidR="00BD6343" w:rsidRDefault="00BD6343">
            <w:pPr>
              <w:spacing w:after="0" w:line="240" w:lineRule="auto"/>
            </w:pPr>
            <w:r>
              <w:t>Server Address/</w:t>
            </w:r>
            <w:r>
              <w:rPr>
                <w:rFonts w:hint="eastAsia"/>
              </w:rPr>
              <w:t>目的地址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029C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F8B5" w14:textId="77777777" w:rsidR="00BD6343" w:rsidRDefault="00BD6343">
            <w:pPr>
              <w:spacing w:after="0" w:line="240" w:lineRule="auto"/>
            </w:pPr>
          </w:p>
        </w:tc>
      </w:tr>
      <w:tr w:rsidR="00BD6343" w14:paraId="0ADD290C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689C" w14:textId="77777777" w:rsidR="00BD6343" w:rsidRDefault="00BD6343">
            <w:pPr>
              <w:spacing w:after="0" w:line="240" w:lineRule="auto"/>
            </w:pPr>
            <w:r>
              <w:t>Function Code/</w:t>
            </w:r>
            <w:r>
              <w:rPr>
                <w:rFonts w:hint="eastAsia"/>
              </w:rPr>
              <w:t>功能码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8E584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9BF51" w14:textId="77777777" w:rsidR="00BD6343" w:rsidRDefault="00BD6343">
            <w:pPr>
              <w:spacing w:after="0" w:line="240" w:lineRule="auto"/>
            </w:pPr>
            <w:r>
              <w:t>0x14</w:t>
            </w:r>
          </w:p>
        </w:tc>
      </w:tr>
      <w:tr w:rsidR="00BD6343" w14:paraId="063F3B58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C61B0" w14:textId="77777777" w:rsidR="00BD6343" w:rsidRDefault="00BD6343">
            <w:pPr>
              <w:spacing w:after="0" w:line="240" w:lineRule="auto"/>
            </w:pPr>
            <w:r>
              <w:t>Response data length/</w:t>
            </w:r>
            <w:r>
              <w:rPr>
                <w:rFonts w:hint="eastAsia"/>
              </w:rPr>
              <w:t>响应长度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7CD8" w14:textId="77777777" w:rsidR="00BD6343" w:rsidRDefault="00BD6343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577E" w14:textId="7438CA12" w:rsidR="00BD6343" w:rsidRDefault="00B32315">
            <w:pPr>
              <w:spacing w:after="0" w:line="240" w:lineRule="auto"/>
            </w:pPr>
            <w:r>
              <w:rPr>
                <w:rFonts w:hint="eastAsia"/>
              </w:rPr>
              <w:t>0x</w:t>
            </w:r>
            <w:r>
              <w:t>07</w:t>
            </w:r>
          </w:p>
        </w:tc>
      </w:tr>
      <w:tr w:rsidR="00B32315" w14:paraId="2350F590" w14:textId="77777777" w:rsidTr="003A14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445C8" w14:textId="77777777" w:rsidR="00B32315" w:rsidRDefault="00B32315">
            <w:pPr>
              <w:spacing w:after="0" w:line="240" w:lineRule="auto"/>
            </w:pPr>
            <w:r>
              <w:t>File response data length/</w:t>
            </w:r>
            <w:r>
              <w:rPr>
                <w:rFonts w:hint="eastAsia"/>
              </w:rPr>
              <w:t>文件响应长度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E6F1" w14:textId="77777777" w:rsidR="00B32315" w:rsidRDefault="00B32315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F98ADB" w14:textId="1ACA5CC2" w:rsidR="00B32315" w:rsidRDefault="00B32315" w:rsidP="003A14EE">
            <w:pPr>
              <w:spacing w:after="0" w:line="240" w:lineRule="auto"/>
            </w:pPr>
            <w:r>
              <w:rPr>
                <w:rFonts w:hint="eastAsia"/>
              </w:rPr>
              <w:t>合并为文件响应长度</w:t>
            </w:r>
          </w:p>
        </w:tc>
      </w:tr>
      <w:tr w:rsidR="00B32315" w14:paraId="4BC506B2" w14:textId="77777777" w:rsidTr="003A14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94E7B" w14:textId="77777777" w:rsidR="00B32315" w:rsidRDefault="00B32315">
            <w:pPr>
              <w:spacing w:after="0" w:line="240" w:lineRule="auto"/>
            </w:pPr>
            <w:r>
              <w:t>Reference type/</w:t>
            </w:r>
            <w:r>
              <w:rPr>
                <w:rFonts w:hint="eastAsia"/>
              </w:rPr>
              <w:t>参考类型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B53A" w14:textId="77777777" w:rsidR="00B32315" w:rsidRDefault="00B32315">
            <w:pPr>
              <w:spacing w:after="0" w:line="240" w:lineRule="auto"/>
            </w:pPr>
            <w:r>
              <w:t>1 Byte</w:t>
            </w:r>
          </w:p>
        </w:tc>
        <w:tc>
          <w:tcPr>
            <w:tcW w:w="3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94552" w14:textId="239490E4" w:rsidR="00B32315" w:rsidRDefault="00B32315">
            <w:pPr>
              <w:spacing w:after="0" w:line="240" w:lineRule="auto"/>
            </w:pPr>
          </w:p>
        </w:tc>
      </w:tr>
      <w:tr w:rsidR="00BD6343" w14:paraId="71FD57F1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C56F" w14:textId="77777777" w:rsidR="00BD6343" w:rsidRDefault="00BD6343">
            <w:pPr>
              <w:spacing w:after="0" w:line="240" w:lineRule="auto"/>
            </w:pPr>
            <w:r>
              <w:t>File content/</w:t>
            </w:r>
            <w:r>
              <w:rPr>
                <w:rFonts w:hint="eastAsia"/>
              </w:rPr>
              <w:t>文件内容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92D4F" w14:textId="77777777" w:rsidR="00BD6343" w:rsidRDefault="00BD6343">
            <w:pPr>
              <w:spacing w:after="0" w:line="240" w:lineRule="auto"/>
            </w:pPr>
            <w:r>
              <w:t>2*N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BFE72" w14:textId="18A3DE29" w:rsidR="00BD6343" w:rsidRDefault="001479AD">
            <w:pPr>
              <w:spacing w:after="0" w:line="240" w:lineRule="auto"/>
            </w:pPr>
            <w:r w:rsidRPr="001479AD">
              <w:rPr>
                <w:rFonts w:hint="eastAsia"/>
                <w:color w:val="000000" w:themeColor="text1"/>
              </w:rPr>
              <w:t>按照</w:t>
            </w:r>
            <w:r w:rsidRPr="001479AD">
              <w:rPr>
                <w:rFonts w:hint="eastAsia"/>
                <w:color w:val="000000" w:themeColor="text1"/>
              </w:rPr>
              <w:t>Appendix</w:t>
            </w:r>
            <w:r w:rsidRPr="001479AD">
              <w:rPr>
                <w:color w:val="000000" w:themeColor="text1"/>
              </w:rPr>
              <w:t xml:space="preserve"> VIII </w:t>
            </w:r>
            <w:r w:rsidRPr="001479AD">
              <w:rPr>
                <w:rFonts w:hint="eastAsia"/>
                <w:color w:val="000000" w:themeColor="text1"/>
              </w:rPr>
              <w:t>解析</w:t>
            </w:r>
          </w:p>
        </w:tc>
      </w:tr>
      <w:tr w:rsidR="00BD6343" w14:paraId="5C45DD80" w14:textId="77777777" w:rsidTr="00BD634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3B469" w14:textId="77777777" w:rsidR="00BD6343" w:rsidRDefault="00BD6343">
            <w:pPr>
              <w:spacing w:after="0" w:line="240" w:lineRule="auto"/>
            </w:pPr>
            <w:r>
              <w:t>CRC16/</w:t>
            </w:r>
            <w:r>
              <w:rPr>
                <w:rFonts w:hint="eastAsia"/>
              </w:rPr>
              <w:t>校验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DD5D" w14:textId="77777777" w:rsidR="00BD6343" w:rsidRDefault="00BD6343">
            <w:pPr>
              <w:spacing w:after="0" w:line="240" w:lineRule="auto"/>
            </w:pPr>
            <w:r>
              <w:t>2 Bytes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FB9F" w14:textId="77777777" w:rsidR="00BD6343" w:rsidRDefault="00BD6343">
            <w:pPr>
              <w:spacing w:after="0" w:line="240" w:lineRule="auto"/>
            </w:pPr>
          </w:p>
        </w:tc>
      </w:tr>
    </w:tbl>
    <w:p w14:paraId="7F4F5010" w14:textId="77777777" w:rsidR="00BD6343" w:rsidRDefault="00BD6343" w:rsidP="00BD6343">
      <w:pPr>
        <w:spacing w:after="0" w:line="240" w:lineRule="auto"/>
      </w:pPr>
      <w:r>
        <w:t xml:space="preserve"> </w:t>
      </w:r>
    </w:p>
    <w:p w14:paraId="2C819290" w14:textId="77777777" w:rsidR="00CF1CFE" w:rsidRPr="00AA699A" w:rsidRDefault="00CF1CFE"/>
    <w:p w14:paraId="01E06F9D" w14:textId="77777777" w:rsidR="00912698" w:rsidRPr="00AA699A" w:rsidRDefault="007003FE" w:rsidP="00D90A10">
      <w:pPr>
        <w:pStyle w:val="2"/>
        <w:pageBreakBefore/>
        <w:spacing w:line="415" w:lineRule="auto"/>
      </w:pPr>
      <w:bookmarkStart w:id="783" w:name="_Toc204328316"/>
      <w:r w:rsidRPr="00AA699A">
        <w:rPr>
          <w:rFonts w:hint="eastAsia"/>
        </w:rPr>
        <w:lastRenderedPageBreak/>
        <w:t>Appendix</w:t>
      </w:r>
      <w:r w:rsidRPr="00AA699A">
        <w:t xml:space="preserve"> </w:t>
      </w:r>
      <w:r w:rsidRPr="00AA699A">
        <w:rPr>
          <w:rFonts w:hint="eastAsia"/>
        </w:rPr>
        <w:t>I</w:t>
      </w:r>
      <w:r w:rsidR="00F05F03" w:rsidRPr="00AA699A">
        <w:rPr>
          <w:rFonts w:hint="eastAsia"/>
        </w:rPr>
        <w:t xml:space="preserve"> :</w:t>
      </w:r>
      <w:bookmarkEnd w:id="783"/>
      <w:r w:rsidR="00F05F03" w:rsidRPr="00AA699A">
        <w:rPr>
          <w:rFonts w:hint="eastAsia"/>
        </w:rPr>
        <w:t xml:space="preserve">   </w:t>
      </w:r>
    </w:p>
    <w:p w14:paraId="59EC0D5A" w14:textId="4E24B7D6" w:rsidR="005418A4" w:rsidRPr="00AA699A" w:rsidRDefault="005418A4" w:rsidP="00F05F03">
      <w:pPr>
        <w:spacing w:after="0"/>
      </w:pPr>
      <w:r w:rsidRPr="00AA699A">
        <w:rPr>
          <w:rFonts w:hint="eastAsia"/>
        </w:rPr>
        <w:t>Appendix</w:t>
      </w:r>
      <w:r w:rsidRPr="00AA699A">
        <w:t xml:space="preserve"> </w:t>
      </w:r>
      <w:r w:rsidRPr="00AA699A">
        <w:rPr>
          <w:rFonts w:hint="eastAsia"/>
        </w:rPr>
        <w:t>I-</w:t>
      </w:r>
      <w:r w:rsidRPr="00AA699A">
        <w:t xml:space="preserve">1 </w:t>
      </w:r>
      <w:r w:rsidRPr="00AA699A">
        <w:rPr>
          <w:rFonts w:hint="eastAsia"/>
        </w:rPr>
        <w:t>基本状态</w:t>
      </w:r>
      <w:r w:rsidRPr="00AA699A">
        <w:t xml:space="preserve"> </w:t>
      </w:r>
      <w:r w:rsidRPr="00AA699A">
        <w:rPr>
          <w:rFonts w:hint="eastAsia"/>
        </w:rPr>
        <w:t>Basic Status</w:t>
      </w:r>
    </w:p>
    <w:p w14:paraId="548586F6" w14:textId="6F2E7084" w:rsidR="005B1122" w:rsidRPr="00AA699A" w:rsidRDefault="005B1122" w:rsidP="00F05F03">
      <w:pPr>
        <w:spacing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2268"/>
        <w:gridCol w:w="4111"/>
      </w:tblGrid>
      <w:tr w:rsidR="00703701" w:rsidRPr="00AA699A" w14:paraId="583263B2" w14:textId="77777777" w:rsidTr="000752B4">
        <w:trPr>
          <w:trHeight w:val="263"/>
        </w:trPr>
        <w:tc>
          <w:tcPr>
            <w:tcW w:w="1242" w:type="dxa"/>
            <w:shd w:val="clear" w:color="auto" w:fill="BFBFBF" w:themeFill="background1" w:themeFillShade="BF"/>
            <w:vAlign w:val="center"/>
          </w:tcPr>
          <w:p w14:paraId="21976C40" w14:textId="77777777" w:rsidR="00F05F03" w:rsidRPr="00AA699A" w:rsidRDefault="001502BF" w:rsidP="00F05F03">
            <w:r w:rsidRPr="00AA699A">
              <w:rPr>
                <w:rFonts w:hint="eastAsia"/>
              </w:rPr>
              <w:t>Offset</w:t>
            </w:r>
            <w:r w:rsidRPr="00AA699A">
              <w:t xml:space="preserve"> </w:t>
            </w:r>
            <w:r w:rsidR="00F05F03" w:rsidRPr="00AA699A">
              <w:rPr>
                <w:rFonts w:hint="eastAsia"/>
              </w:rPr>
              <w:t>Address</w:t>
            </w:r>
          </w:p>
          <w:p w14:paraId="4920A7C5" w14:textId="77777777" w:rsidR="00F300B7" w:rsidRPr="00AA699A" w:rsidRDefault="00A83049" w:rsidP="008876D7">
            <w:pPr>
              <w:jc w:val="both"/>
            </w:pPr>
            <w:r w:rsidRPr="00AA699A">
              <w:rPr>
                <w:rFonts w:hint="eastAsia"/>
              </w:rPr>
              <w:t>偏移地址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04D10637" w14:textId="77777777" w:rsidR="00F05F03" w:rsidRPr="00AA699A" w:rsidRDefault="00A83049" w:rsidP="00856AAA">
            <w:r w:rsidRPr="00AA699A">
              <w:rPr>
                <w:rFonts w:hint="eastAsia"/>
              </w:rPr>
              <w:t>BIT</w:t>
            </w:r>
            <w:r w:rsidR="00F05F03" w:rsidRPr="00AA699A">
              <w:rPr>
                <w:rFonts w:hint="eastAsia"/>
              </w:rPr>
              <w:t xml:space="preserve"> </w:t>
            </w:r>
          </w:p>
          <w:p w14:paraId="61E810B2" w14:textId="77777777" w:rsidR="00F300B7" w:rsidRPr="00AA699A" w:rsidRDefault="00A83049" w:rsidP="00856AAA">
            <w:r w:rsidRPr="00AA699A">
              <w:rPr>
                <w:rFonts w:hint="eastAsia"/>
              </w:rPr>
              <w:t>位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ED556A8" w14:textId="77777777" w:rsidR="00F05F03" w:rsidRPr="00AA699A" w:rsidRDefault="00F05F03" w:rsidP="00C248F4">
            <w:r w:rsidRPr="00AA699A">
              <w:rPr>
                <w:rFonts w:hint="eastAsia"/>
              </w:rPr>
              <w:t>Content</w:t>
            </w:r>
          </w:p>
          <w:p w14:paraId="796A2446" w14:textId="77777777" w:rsidR="00F300B7" w:rsidRPr="00AA699A" w:rsidRDefault="00A83049" w:rsidP="00C248F4">
            <w:r w:rsidRPr="00AA699A">
              <w:rPr>
                <w:rFonts w:hint="eastAsia"/>
              </w:rPr>
              <w:t>内容</w:t>
            </w:r>
          </w:p>
        </w:tc>
        <w:tc>
          <w:tcPr>
            <w:tcW w:w="4111" w:type="dxa"/>
            <w:shd w:val="clear" w:color="auto" w:fill="BFBFBF" w:themeFill="background1" w:themeFillShade="BF"/>
            <w:vAlign w:val="center"/>
          </w:tcPr>
          <w:p w14:paraId="77FE88F0" w14:textId="77777777" w:rsidR="00F05F03" w:rsidRPr="00AA699A" w:rsidRDefault="00F05F03" w:rsidP="00C248F4">
            <w:r w:rsidRPr="00AA699A">
              <w:rPr>
                <w:rFonts w:hint="eastAsia"/>
              </w:rPr>
              <w:t>Remark</w:t>
            </w:r>
          </w:p>
          <w:p w14:paraId="7AD85499" w14:textId="77777777" w:rsidR="00F300B7" w:rsidRPr="00AA699A" w:rsidRDefault="00A83049" w:rsidP="00C248F4">
            <w:r w:rsidRPr="00AA699A">
              <w:rPr>
                <w:rFonts w:hint="eastAsia"/>
              </w:rPr>
              <w:t>备注</w:t>
            </w:r>
          </w:p>
        </w:tc>
      </w:tr>
      <w:tr w:rsidR="00703701" w:rsidRPr="00AA699A" w14:paraId="73C99ABD" w14:textId="77777777" w:rsidTr="000752B4">
        <w:trPr>
          <w:trHeight w:val="263"/>
        </w:trPr>
        <w:tc>
          <w:tcPr>
            <w:tcW w:w="1242" w:type="dxa"/>
            <w:vMerge w:val="restart"/>
            <w:vAlign w:val="center"/>
          </w:tcPr>
          <w:p w14:paraId="20279615" w14:textId="77777777" w:rsidR="00F300B7" w:rsidRPr="00AA699A" w:rsidRDefault="00A83049" w:rsidP="008876D7">
            <w:pPr>
              <w:jc w:val="both"/>
            </w:pPr>
            <w:r w:rsidRPr="00AA699A">
              <w:rPr>
                <w:rFonts w:hint="eastAsia"/>
              </w:rPr>
              <w:t>0x000</w:t>
            </w:r>
            <w:r w:rsidR="000446A4" w:rsidRPr="00AA699A">
              <w:t>0</w:t>
            </w:r>
          </w:p>
        </w:tc>
        <w:tc>
          <w:tcPr>
            <w:tcW w:w="1276" w:type="dxa"/>
          </w:tcPr>
          <w:p w14:paraId="29B5651E" w14:textId="77777777" w:rsidR="00F300B7" w:rsidRPr="00AA699A" w:rsidRDefault="00A83049" w:rsidP="00856AAA">
            <w:r w:rsidRPr="00AA699A">
              <w:rPr>
                <w:rFonts w:hint="eastAsia"/>
              </w:rPr>
              <w:t>Bit15</w:t>
            </w:r>
          </w:p>
        </w:tc>
        <w:tc>
          <w:tcPr>
            <w:tcW w:w="2268" w:type="dxa"/>
            <w:vAlign w:val="center"/>
          </w:tcPr>
          <w:p w14:paraId="2EF5004C" w14:textId="77777777" w:rsidR="00F05F03" w:rsidRPr="00AA699A" w:rsidRDefault="00F05F03" w:rsidP="00A83049">
            <w:pPr>
              <w:jc w:val="both"/>
            </w:pPr>
            <w:r w:rsidRPr="00AA699A">
              <w:rPr>
                <w:rFonts w:hint="eastAsia"/>
              </w:rPr>
              <w:t>Keep</w:t>
            </w:r>
          </w:p>
          <w:p w14:paraId="081939A1" w14:textId="77777777" w:rsidR="00F300B7" w:rsidRPr="00AA699A" w:rsidRDefault="00A83049" w:rsidP="00A83049">
            <w:pPr>
              <w:jc w:val="both"/>
            </w:pPr>
            <w:r w:rsidRPr="00AA699A">
              <w:rPr>
                <w:rFonts w:hint="eastAsia"/>
              </w:rPr>
              <w:t>保留</w:t>
            </w:r>
          </w:p>
        </w:tc>
        <w:tc>
          <w:tcPr>
            <w:tcW w:w="4111" w:type="dxa"/>
            <w:vAlign w:val="center"/>
          </w:tcPr>
          <w:p w14:paraId="4AC49D0B" w14:textId="77777777" w:rsidR="00F300B7" w:rsidRPr="00AA699A" w:rsidRDefault="00F300B7" w:rsidP="00A83049">
            <w:pPr>
              <w:jc w:val="both"/>
            </w:pPr>
          </w:p>
        </w:tc>
      </w:tr>
      <w:tr w:rsidR="00703701" w:rsidRPr="00AA699A" w14:paraId="47E06160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18424C82" w14:textId="77777777" w:rsidR="00A83049" w:rsidRPr="00AA699A" w:rsidRDefault="00A83049" w:rsidP="008876D7">
            <w:pPr>
              <w:jc w:val="both"/>
            </w:pPr>
          </w:p>
        </w:tc>
        <w:tc>
          <w:tcPr>
            <w:tcW w:w="1276" w:type="dxa"/>
          </w:tcPr>
          <w:p w14:paraId="427DD6D7" w14:textId="77777777" w:rsidR="00A83049" w:rsidRPr="00AA699A" w:rsidRDefault="00A83049" w:rsidP="00856AAA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Bit14</w:t>
            </w:r>
          </w:p>
        </w:tc>
        <w:tc>
          <w:tcPr>
            <w:tcW w:w="2268" w:type="dxa"/>
          </w:tcPr>
          <w:p w14:paraId="53600F92" w14:textId="27423200" w:rsidR="00C33170" w:rsidRPr="00AA699A" w:rsidRDefault="00C33170" w:rsidP="00C33170">
            <w:pPr>
              <w:jc w:val="both"/>
              <w:rPr>
                <w:strike/>
              </w:rPr>
            </w:pPr>
            <w:r w:rsidRPr="00AA699A">
              <w:rPr>
                <w:rFonts w:hint="eastAsia"/>
                <w:strike/>
              </w:rPr>
              <w:t>Fan</w:t>
            </w:r>
            <w:r w:rsidRPr="00AA699A">
              <w:rPr>
                <w:strike/>
              </w:rPr>
              <w:t xml:space="preserve"> warn</w:t>
            </w:r>
          </w:p>
          <w:p w14:paraId="721A9A7D" w14:textId="06E710B5" w:rsidR="00A83049" w:rsidRPr="00AA699A" w:rsidRDefault="00C33170" w:rsidP="00147869">
            <w:pPr>
              <w:jc w:val="both"/>
              <w:rPr>
                <w:strike/>
              </w:rPr>
            </w:pPr>
            <w:r w:rsidRPr="00AA699A">
              <w:rPr>
                <w:rFonts w:hint="eastAsia"/>
                <w:strike/>
              </w:rPr>
              <w:t>风扇异常告警</w:t>
            </w:r>
          </w:p>
        </w:tc>
        <w:tc>
          <w:tcPr>
            <w:tcW w:w="4111" w:type="dxa"/>
          </w:tcPr>
          <w:p w14:paraId="01A5920B" w14:textId="596EE6DB" w:rsidR="00A83049" w:rsidRPr="00AA699A" w:rsidRDefault="00C33170" w:rsidP="00C248F4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</w:t>
            </w:r>
            <w:r w:rsidRPr="00AA699A">
              <w:rPr>
                <w:strike/>
              </w:rPr>
              <w:t>-</w:t>
            </w:r>
            <w:r w:rsidRPr="00AA699A">
              <w:rPr>
                <w:rFonts w:hint="eastAsia"/>
                <w:strike/>
              </w:rPr>
              <w:t>正常，</w:t>
            </w:r>
            <w:r w:rsidRPr="00AA699A">
              <w:rPr>
                <w:rFonts w:hint="eastAsia"/>
                <w:strike/>
              </w:rPr>
              <w:t>1</w:t>
            </w:r>
            <w:r w:rsidRPr="00AA699A">
              <w:rPr>
                <w:strike/>
              </w:rPr>
              <w:t>-</w:t>
            </w:r>
            <w:r w:rsidRPr="00AA699A">
              <w:rPr>
                <w:rFonts w:hint="eastAsia"/>
                <w:strike/>
              </w:rPr>
              <w:t>有异常</w:t>
            </w:r>
          </w:p>
        </w:tc>
      </w:tr>
      <w:tr w:rsidR="00703701" w:rsidRPr="00AA699A" w14:paraId="2E3E1060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06046E41" w14:textId="77777777" w:rsidR="00F300B7" w:rsidRPr="00AA699A" w:rsidRDefault="00F300B7" w:rsidP="003E4EB1">
            <w:pPr>
              <w:jc w:val="both"/>
            </w:pPr>
          </w:p>
        </w:tc>
        <w:tc>
          <w:tcPr>
            <w:tcW w:w="1276" w:type="dxa"/>
          </w:tcPr>
          <w:p w14:paraId="73067267" w14:textId="77777777" w:rsidR="00F300B7" w:rsidRPr="00AA699A" w:rsidRDefault="00F300B7" w:rsidP="00856AAA">
            <w:r w:rsidRPr="00AA699A">
              <w:rPr>
                <w:rFonts w:hint="eastAsia"/>
              </w:rPr>
              <w:t>Bit13</w:t>
            </w:r>
          </w:p>
        </w:tc>
        <w:tc>
          <w:tcPr>
            <w:tcW w:w="2268" w:type="dxa"/>
          </w:tcPr>
          <w:p w14:paraId="595FBB7F" w14:textId="77777777" w:rsidR="00855CCA" w:rsidRPr="00AA699A" w:rsidRDefault="006B0B28" w:rsidP="00856AAA">
            <w:r w:rsidRPr="00AA699A">
              <w:rPr>
                <w:rFonts w:hint="eastAsia"/>
              </w:rPr>
              <w:t>Pile System sleep status</w:t>
            </w:r>
          </w:p>
          <w:p w14:paraId="48A8EE7F" w14:textId="77777777" w:rsidR="00F300B7" w:rsidRPr="00AA699A" w:rsidRDefault="00500D69" w:rsidP="00856AAA">
            <w:r w:rsidRPr="00AA699A">
              <w:rPr>
                <w:rFonts w:hint="eastAsia"/>
              </w:rPr>
              <w:t>电池组休眠状态</w:t>
            </w:r>
          </w:p>
        </w:tc>
        <w:tc>
          <w:tcPr>
            <w:tcW w:w="4111" w:type="dxa"/>
          </w:tcPr>
          <w:p w14:paraId="13D2658A" w14:textId="77777777" w:rsidR="006B0B28" w:rsidRPr="00AA699A" w:rsidRDefault="006B0B28" w:rsidP="00500D69">
            <w:r w:rsidRPr="00AA699A">
              <w:rPr>
                <w:rFonts w:hint="eastAsia"/>
              </w:rPr>
              <w:t>0:-null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1-sleep</w:t>
            </w:r>
            <w:r w:rsidRPr="00AA699A">
              <w:rPr>
                <w:rFonts w:hint="eastAsia"/>
              </w:rPr>
              <w:t>；</w:t>
            </w:r>
          </w:p>
          <w:p w14:paraId="098E2C16" w14:textId="77777777" w:rsidR="00F300B7" w:rsidRPr="00AA699A" w:rsidRDefault="00500D69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否，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休眠</w:t>
            </w:r>
          </w:p>
        </w:tc>
      </w:tr>
      <w:tr w:rsidR="00703701" w:rsidRPr="00AA699A" w14:paraId="07B82BBF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1E06F830" w14:textId="77777777" w:rsidR="00F300B7" w:rsidRPr="00AA699A" w:rsidRDefault="00F300B7" w:rsidP="003E4EB1">
            <w:pPr>
              <w:jc w:val="both"/>
            </w:pPr>
          </w:p>
        </w:tc>
        <w:tc>
          <w:tcPr>
            <w:tcW w:w="1276" w:type="dxa"/>
          </w:tcPr>
          <w:p w14:paraId="0C6BFD97" w14:textId="77777777" w:rsidR="00F300B7" w:rsidRPr="00AA699A" w:rsidRDefault="00F300B7" w:rsidP="00856AAA">
            <w:r w:rsidRPr="00AA699A">
              <w:rPr>
                <w:rFonts w:hint="eastAsia"/>
              </w:rPr>
              <w:t>Bit12</w:t>
            </w:r>
          </w:p>
        </w:tc>
        <w:tc>
          <w:tcPr>
            <w:tcW w:w="2268" w:type="dxa"/>
          </w:tcPr>
          <w:p w14:paraId="25EC4D85" w14:textId="77777777" w:rsidR="006B0B28" w:rsidRPr="00AA699A" w:rsidRDefault="006B0B28" w:rsidP="00856AAA">
            <w:r w:rsidRPr="00AA699A">
              <w:rPr>
                <w:rFonts w:hint="eastAsia"/>
              </w:rPr>
              <w:t>Pile System discharge status</w:t>
            </w:r>
          </w:p>
          <w:p w14:paraId="75669B9D" w14:textId="77777777" w:rsidR="00F300B7" w:rsidRPr="00AA699A" w:rsidRDefault="00500D69" w:rsidP="00856AAA">
            <w:r w:rsidRPr="00AA699A">
              <w:rPr>
                <w:rFonts w:hint="eastAsia"/>
              </w:rPr>
              <w:t>电池组放电状态</w:t>
            </w:r>
          </w:p>
        </w:tc>
        <w:tc>
          <w:tcPr>
            <w:tcW w:w="4111" w:type="dxa"/>
          </w:tcPr>
          <w:p w14:paraId="7C6CCDFE" w14:textId="77777777" w:rsidR="006B0B28" w:rsidRPr="00AA699A" w:rsidRDefault="006B0B28" w:rsidP="00856AAA">
            <w:r w:rsidRPr="00AA699A">
              <w:rPr>
                <w:rFonts w:hint="eastAsia"/>
              </w:rPr>
              <w:t>0-null;1-discharge</w:t>
            </w:r>
          </w:p>
          <w:p w14:paraId="75278221" w14:textId="77777777" w:rsidR="00F300B7" w:rsidRPr="00AA699A" w:rsidRDefault="00500D69" w:rsidP="00856AAA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否，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放电</w:t>
            </w:r>
          </w:p>
        </w:tc>
      </w:tr>
      <w:tr w:rsidR="00703701" w:rsidRPr="00AA699A" w14:paraId="587272D2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3F72E653" w14:textId="77777777" w:rsidR="00500D69" w:rsidRPr="00AA699A" w:rsidRDefault="00500D69" w:rsidP="003E4EB1">
            <w:pPr>
              <w:jc w:val="both"/>
            </w:pPr>
          </w:p>
        </w:tc>
        <w:tc>
          <w:tcPr>
            <w:tcW w:w="1276" w:type="dxa"/>
          </w:tcPr>
          <w:p w14:paraId="35FAD0E0" w14:textId="77777777" w:rsidR="00500D69" w:rsidRPr="00AA699A" w:rsidRDefault="00500D69" w:rsidP="00856AAA">
            <w:r w:rsidRPr="00AA699A">
              <w:rPr>
                <w:rFonts w:hint="eastAsia"/>
              </w:rPr>
              <w:t>Bit11</w:t>
            </w:r>
          </w:p>
        </w:tc>
        <w:tc>
          <w:tcPr>
            <w:tcW w:w="2268" w:type="dxa"/>
          </w:tcPr>
          <w:p w14:paraId="722BE93A" w14:textId="77777777" w:rsidR="006B0B28" w:rsidRPr="00AA699A" w:rsidRDefault="006B0B28" w:rsidP="00856AAA">
            <w:r w:rsidRPr="00AA699A">
              <w:rPr>
                <w:rFonts w:hint="eastAsia"/>
              </w:rPr>
              <w:t>Pile System charge status</w:t>
            </w:r>
          </w:p>
          <w:p w14:paraId="199F5DB1" w14:textId="77777777" w:rsidR="00500D69" w:rsidRPr="00AA699A" w:rsidRDefault="00500D69" w:rsidP="00856AAA">
            <w:r w:rsidRPr="00AA699A">
              <w:rPr>
                <w:rFonts w:hint="eastAsia"/>
              </w:rPr>
              <w:t>电池组充电状态</w:t>
            </w:r>
          </w:p>
        </w:tc>
        <w:tc>
          <w:tcPr>
            <w:tcW w:w="4111" w:type="dxa"/>
          </w:tcPr>
          <w:p w14:paraId="11DA2074" w14:textId="77777777" w:rsidR="006B0B28" w:rsidRPr="00AA699A" w:rsidRDefault="006B0B28" w:rsidP="00856AAA">
            <w:r w:rsidRPr="00AA699A">
              <w:rPr>
                <w:rFonts w:hint="eastAsia"/>
              </w:rPr>
              <w:t>0-null;1-charge</w:t>
            </w:r>
          </w:p>
          <w:p w14:paraId="781BAAC0" w14:textId="77777777" w:rsidR="00500D69" w:rsidRPr="00AA699A" w:rsidRDefault="00500D69" w:rsidP="00856AAA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否，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充电</w:t>
            </w:r>
          </w:p>
        </w:tc>
      </w:tr>
      <w:tr w:rsidR="00703701" w:rsidRPr="00AA699A" w14:paraId="4D1CC435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39ABD1DC" w14:textId="77777777" w:rsidR="00500D69" w:rsidRPr="00AA699A" w:rsidRDefault="00500D69" w:rsidP="003E4EB1">
            <w:pPr>
              <w:jc w:val="both"/>
            </w:pPr>
          </w:p>
        </w:tc>
        <w:tc>
          <w:tcPr>
            <w:tcW w:w="1276" w:type="dxa"/>
          </w:tcPr>
          <w:p w14:paraId="0F9EAA29" w14:textId="77777777" w:rsidR="00500D69" w:rsidRPr="00AA699A" w:rsidRDefault="00500D69" w:rsidP="00856AAA">
            <w:r w:rsidRPr="00AA699A">
              <w:rPr>
                <w:rFonts w:hint="eastAsia"/>
              </w:rPr>
              <w:t>Bit10</w:t>
            </w:r>
          </w:p>
        </w:tc>
        <w:tc>
          <w:tcPr>
            <w:tcW w:w="2268" w:type="dxa"/>
          </w:tcPr>
          <w:p w14:paraId="54F29413" w14:textId="77777777" w:rsidR="006B0B28" w:rsidRPr="00AA699A" w:rsidRDefault="006B0B28" w:rsidP="00856AAA">
            <w:r w:rsidRPr="00AA699A">
              <w:rPr>
                <w:rFonts w:hint="eastAsia"/>
              </w:rPr>
              <w:t>Pile System idle status</w:t>
            </w:r>
          </w:p>
          <w:p w14:paraId="79278B0B" w14:textId="77777777" w:rsidR="00500D69" w:rsidRPr="00AA699A" w:rsidRDefault="00500D69" w:rsidP="00856AAA">
            <w:r w:rsidRPr="00AA699A">
              <w:rPr>
                <w:rFonts w:hint="eastAsia"/>
              </w:rPr>
              <w:t>电池组搁置状态</w:t>
            </w:r>
          </w:p>
        </w:tc>
        <w:tc>
          <w:tcPr>
            <w:tcW w:w="4111" w:type="dxa"/>
          </w:tcPr>
          <w:p w14:paraId="7D0E25A5" w14:textId="77777777" w:rsidR="006B0B28" w:rsidRPr="00AA699A" w:rsidRDefault="006B0B28" w:rsidP="006B0B28">
            <w:r w:rsidRPr="00AA699A">
              <w:rPr>
                <w:rFonts w:hint="eastAsia"/>
              </w:rPr>
              <w:t>0-null;1-idle</w:t>
            </w:r>
          </w:p>
          <w:p w14:paraId="22C72680" w14:textId="77777777" w:rsidR="00500D69" w:rsidRPr="00AA699A" w:rsidRDefault="00500D69" w:rsidP="00856AAA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否，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搁置</w:t>
            </w:r>
          </w:p>
        </w:tc>
      </w:tr>
      <w:tr w:rsidR="00703701" w:rsidRPr="00AA699A" w14:paraId="27678E0B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639FF893" w14:textId="77777777" w:rsidR="00500D69" w:rsidRPr="00AA699A" w:rsidRDefault="00500D69" w:rsidP="003E4EB1">
            <w:pPr>
              <w:jc w:val="both"/>
            </w:pPr>
          </w:p>
        </w:tc>
        <w:tc>
          <w:tcPr>
            <w:tcW w:w="1276" w:type="dxa"/>
          </w:tcPr>
          <w:p w14:paraId="0B0FF8A5" w14:textId="77777777" w:rsidR="00500D69" w:rsidRPr="00AA699A" w:rsidRDefault="00500D69" w:rsidP="00856AAA">
            <w:r w:rsidRPr="00AA699A">
              <w:rPr>
                <w:rFonts w:hint="eastAsia"/>
              </w:rPr>
              <w:t>Bit9</w:t>
            </w:r>
          </w:p>
        </w:tc>
        <w:tc>
          <w:tcPr>
            <w:tcW w:w="2268" w:type="dxa"/>
          </w:tcPr>
          <w:p w14:paraId="7EC2923A" w14:textId="77777777" w:rsidR="00500D69" w:rsidRPr="00AA699A" w:rsidRDefault="00500D69" w:rsidP="00500D69">
            <w:r w:rsidRPr="00AA699A">
              <w:rPr>
                <w:rFonts w:hint="eastAsia"/>
              </w:rPr>
              <w:t>Temperature Alarm (details see 1002)</w:t>
            </w:r>
          </w:p>
          <w:p w14:paraId="0970B56F" w14:textId="77777777" w:rsidR="00500D69" w:rsidRPr="00AA699A" w:rsidRDefault="00500D69" w:rsidP="00500D69">
            <w:r w:rsidRPr="00AA699A">
              <w:rPr>
                <w:rFonts w:hint="eastAsia"/>
              </w:rPr>
              <w:t>温度告警（具体见</w:t>
            </w:r>
            <w:r w:rsidRPr="00AA699A">
              <w:rPr>
                <w:rFonts w:hint="eastAsia"/>
              </w:rPr>
              <w:t>1002</w:t>
            </w:r>
            <w:r w:rsidRPr="00AA699A">
              <w:rPr>
                <w:rFonts w:hint="eastAsia"/>
              </w:rPr>
              <w:t>）</w:t>
            </w:r>
          </w:p>
        </w:tc>
        <w:tc>
          <w:tcPr>
            <w:tcW w:w="4111" w:type="dxa"/>
          </w:tcPr>
          <w:p w14:paraId="43ED0844" w14:textId="77777777" w:rsidR="00500D69" w:rsidRPr="00AA699A" w:rsidRDefault="00500D69" w:rsidP="00856AAA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7762E13B" w14:textId="77777777" w:rsidR="00500D69" w:rsidRPr="00AA699A" w:rsidRDefault="00500D69" w:rsidP="00856AAA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703701" w:rsidRPr="00AA699A" w14:paraId="1811B4CB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4AC10E58" w14:textId="77777777" w:rsidR="00A87C74" w:rsidRPr="00AA699A" w:rsidRDefault="00A87C74" w:rsidP="003E4EB1">
            <w:pPr>
              <w:jc w:val="both"/>
            </w:pPr>
          </w:p>
        </w:tc>
        <w:tc>
          <w:tcPr>
            <w:tcW w:w="1276" w:type="dxa"/>
          </w:tcPr>
          <w:p w14:paraId="6B501158" w14:textId="77777777" w:rsidR="00A87C74" w:rsidRPr="00AA699A" w:rsidRDefault="00A87C74" w:rsidP="00856AAA">
            <w:r w:rsidRPr="00AA699A">
              <w:rPr>
                <w:rFonts w:hint="eastAsia"/>
              </w:rPr>
              <w:t>Bit8</w:t>
            </w:r>
          </w:p>
        </w:tc>
        <w:tc>
          <w:tcPr>
            <w:tcW w:w="2268" w:type="dxa"/>
          </w:tcPr>
          <w:p w14:paraId="79B652D4" w14:textId="77777777" w:rsidR="00A87C74" w:rsidRPr="00AA699A" w:rsidRDefault="00A87C74" w:rsidP="002B74BF">
            <w:r w:rsidRPr="00AA699A">
              <w:rPr>
                <w:rFonts w:hint="eastAsia"/>
              </w:rPr>
              <w:t>Current Alarm (details see 1002)</w:t>
            </w:r>
          </w:p>
          <w:p w14:paraId="62948494" w14:textId="77777777" w:rsidR="00A87C74" w:rsidRPr="00AA699A" w:rsidRDefault="00A87C74" w:rsidP="00856AAA">
            <w:r w:rsidRPr="00AA699A">
              <w:rPr>
                <w:rFonts w:hint="eastAsia"/>
              </w:rPr>
              <w:t>电流告警（具体见</w:t>
            </w:r>
            <w:r w:rsidRPr="00AA699A">
              <w:rPr>
                <w:rFonts w:hint="eastAsia"/>
              </w:rPr>
              <w:t>1002</w:t>
            </w:r>
            <w:r w:rsidRPr="00AA699A">
              <w:rPr>
                <w:rFonts w:hint="eastAsia"/>
              </w:rPr>
              <w:t>）</w:t>
            </w:r>
          </w:p>
        </w:tc>
        <w:tc>
          <w:tcPr>
            <w:tcW w:w="4111" w:type="dxa"/>
          </w:tcPr>
          <w:p w14:paraId="76AEFB74" w14:textId="77777777" w:rsidR="006B0B28" w:rsidRPr="00AA699A" w:rsidRDefault="006B0B28" w:rsidP="006B0B28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31F17B3E" w14:textId="77777777" w:rsidR="00A87C74" w:rsidRPr="00AA699A" w:rsidRDefault="006B0B28" w:rsidP="006B0B28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703701" w:rsidRPr="00AA699A" w14:paraId="4CC575C7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7A519D38" w14:textId="77777777" w:rsidR="00A87C74" w:rsidRPr="00AA699A" w:rsidRDefault="00A87C74" w:rsidP="003E4EB1">
            <w:pPr>
              <w:jc w:val="both"/>
            </w:pPr>
          </w:p>
        </w:tc>
        <w:tc>
          <w:tcPr>
            <w:tcW w:w="1276" w:type="dxa"/>
          </w:tcPr>
          <w:p w14:paraId="28096681" w14:textId="77777777" w:rsidR="00A87C74" w:rsidRPr="00AA699A" w:rsidRDefault="00A87C74" w:rsidP="00856AAA">
            <w:r w:rsidRPr="00AA699A">
              <w:rPr>
                <w:rFonts w:hint="eastAsia"/>
              </w:rPr>
              <w:t>Bit7</w:t>
            </w:r>
          </w:p>
        </w:tc>
        <w:tc>
          <w:tcPr>
            <w:tcW w:w="2268" w:type="dxa"/>
          </w:tcPr>
          <w:p w14:paraId="0BAE31C4" w14:textId="77777777" w:rsidR="00A87C74" w:rsidRPr="00AA699A" w:rsidRDefault="00A87C74" w:rsidP="00A87C74">
            <w:r w:rsidRPr="00AA699A">
              <w:rPr>
                <w:rFonts w:hint="eastAsia"/>
              </w:rPr>
              <w:t>Voltage Alarm (details see 1002)</w:t>
            </w:r>
          </w:p>
          <w:p w14:paraId="34B7E9F2" w14:textId="77777777" w:rsidR="00A87C74" w:rsidRPr="00AA699A" w:rsidRDefault="00A87C74" w:rsidP="00A87C74">
            <w:r w:rsidRPr="00AA699A">
              <w:rPr>
                <w:rFonts w:hint="eastAsia"/>
              </w:rPr>
              <w:t>电压告警（具体见</w:t>
            </w:r>
            <w:r w:rsidRPr="00AA699A">
              <w:rPr>
                <w:rFonts w:hint="eastAsia"/>
              </w:rPr>
              <w:t>1002</w:t>
            </w:r>
            <w:r w:rsidRPr="00AA699A">
              <w:rPr>
                <w:rFonts w:hint="eastAsia"/>
              </w:rPr>
              <w:t>）</w:t>
            </w:r>
          </w:p>
        </w:tc>
        <w:tc>
          <w:tcPr>
            <w:tcW w:w="4111" w:type="dxa"/>
          </w:tcPr>
          <w:p w14:paraId="0E96B62B" w14:textId="77777777" w:rsidR="006B0B28" w:rsidRPr="00AA699A" w:rsidRDefault="006B0B28" w:rsidP="006B0B28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46D74D83" w14:textId="77777777" w:rsidR="00A87C74" w:rsidRPr="00AA699A" w:rsidRDefault="006B0B28" w:rsidP="006B0B28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703701" w:rsidRPr="00AA699A" w14:paraId="1F713EF0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4E442F4E" w14:textId="77777777" w:rsidR="00A87C74" w:rsidRPr="00AA699A" w:rsidRDefault="00A87C74" w:rsidP="003E4EB1">
            <w:pPr>
              <w:jc w:val="both"/>
            </w:pPr>
          </w:p>
        </w:tc>
        <w:tc>
          <w:tcPr>
            <w:tcW w:w="1276" w:type="dxa"/>
          </w:tcPr>
          <w:p w14:paraId="28D79F46" w14:textId="77777777" w:rsidR="00A87C74" w:rsidRPr="00AA699A" w:rsidRDefault="00A87C74" w:rsidP="00856AAA">
            <w:r w:rsidRPr="00AA699A">
              <w:rPr>
                <w:rFonts w:hint="eastAsia"/>
              </w:rPr>
              <w:t>Bit6</w:t>
            </w:r>
          </w:p>
        </w:tc>
        <w:tc>
          <w:tcPr>
            <w:tcW w:w="2268" w:type="dxa"/>
          </w:tcPr>
          <w:p w14:paraId="73061565" w14:textId="77777777" w:rsidR="006B0B28" w:rsidRPr="00AA699A" w:rsidRDefault="006B0B28" w:rsidP="006B0B28">
            <w:r w:rsidRPr="00AA699A">
              <w:rPr>
                <w:rFonts w:hint="eastAsia"/>
              </w:rPr>
              <w:t>Temperature Protection (details see 1001)</w:t>
            </w:r>
          </w:p>
          <w:p w14:paraId="4B6FC325" w14:textId="77777777" w:rsidR="00A87C74" w:rsidRPr="00AA699A" w:rsidRDefault="006B0B28" w:rsidP="006B0B28">
            <w:r w:rsidRPr="00AA699A">
              <w:rPr>
                <w:rFonts w:hint="eastAsia"/>
              </w:rPr>
              <w:t>温度保护（具体见</w:t>
            </w:r>
            <w:r w:rsidRPr="00AA699A">
              <w:rPr>
                <w:rFonts w:hint="eastAsia"/>
              </w:rPr>
              <w:t>1001</w:t>
            </w:r>
            <w:r w:rsidRPr="00AA699A">
              <w:rPr>
                <w:rFonts w:hint="eastAsia"/>
              </w:rPr>
              <w:t>）</w:t>
            </w:r>
          </w:p>
        </w:tc>
        <w:tc>
          <w:tcPr>
            <w:tcW w:w="4111" w:type="dxa"/>
          </w:tcPr>
          <w:p w14:paraId="199E3B3C" w14:textId="77777777" w:rsidR="006B0B28" w:rsidRPr="00AA699A" w:rsidRDefault="006B0B28" w:rsidP="006B0B28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665329A3" w14:textId="77777777" w:rsidR="00A87C74" w:rsidRPr="00AA699A" w:rsidRDefault="006B0B28" w:rsidP="006F24F4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="006F24F4" w:rsidRPr="00AA699A">
              <w:rPr>
                <w:rFonts w:hint="eastAsia"/>
              </w:rPr>
              <w:t>保护</w:t>
            </w:r>
          </w:p>
        </w:tc>
      </w:tr>
      <w:tr w:rsidR="00703701" w:rsidRPr="00AA699A" w14:paraId="033F552E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5688462B" w14:textId="77777777" w:rsidR="00A87C74" w:rsidRPr="00AA699A" w:rsidRDefault="00A87C74" w:rsidP="003E4EB1">
            <w:pPr>
              <w:jc w:val="both"/>
            </w:pPr>
          </w:p>
        </w:tc>
        <w:tc>
          <w:tcPr>
            <w:tcW w:w="1276" w:type="dxa"/>
          </w:tcPr>
          <w:p w14:paraId="44F8B650" w14:textId="77777777" w:rsidR="00A87C74" w:rsidRPr="00AA699A" w:rsidRDefault="00A87C74" w:rsidP="00856AAA">
            <w:r w:rsidRPr="00AA699A">
              <w:rPr>
                <w:rFonts w:hint="eastAsia"/>
              </w:rPr>
              <w:t>Bit5</w:t>
            </w:r>
          </w:p>
        </w:tc>
        <w:tc>
          <w:tcPr>
            <w:tcW w:w="2268" w:type="dxa"/>
          </w:tcPr>
          <w:p w14:paraId="1476FAF9" w14:textId="77777777" w:rsidR="006B0B28" w:rsidRPr="00AA699A" w:rsidRDefault="006B0B28" w:rsidP="006B0B28">
            <w:r w:rsidRPr="00AA699A">
              <w:rPr>
                <w:rFonts w:hint="eastAsia"/>
              </w:rPr>
              <w:t>Voltage Protection (details see 1001)</w:t>
            </w:r>
          </w:p>
          <w:p w14:paraId="3386E91E" w14:textId="77777777" w:rsidR="00A87C74" w:rsidRPr="00AA699A" w:rsidRDefault="006B0B28" w:rsidP="006B0B28">
            <w:r w:rsidRPr="00AA699A">
              <w:rPr>
                <w:rFonts w:hint="eastAsia"/>
              </w:rPr>
              <w:t>电压保护（具体见</w:t>
            </w:r>
            <w:r w:rsidRPr="00AA699A">
              <w:rPr>
                <w:rFonts w:hint="eastAsia"/>
              </w:rPr>
              <w:t>1001</w:t>
            </w:r>
          </w:p>
        </w:tc>
        <w:tc>
          <w:tcPr>
            <w:tcW w:w="4111" w:type="dxa"/>
          </w:tcPr>
          <w:p w14:paraId="59A9E263" w14:textId="77777777" w:rsidR="006F24F4" w:rsidRPr="00AA699A" w:rsidRDefault="00A87C74" w:rsidP="006F24F4">
            <w:r w:rsidRPr="00AA699A">
              <w:rPr>
                <w:rFonts w:hint="eastAsia"/>
              </w:rPr>
              <w:t>）</w:t>
            </w:r>
            <w:r w:rsidR="006F24F4" w:rsidRPr="00AA699A">
              <w:rPr>
                <w:rFonts w:hint="eastAsia"/>
              </w:rPr>
              <w:t>0</w:t>
            </w:r>
            <w:r w:rsidR="006F24F4" w:rsidRPr="00AA699A">
              <w:rPr>
                <w:rFonts w:hint="eastAsia"/>
              </w:rPr>
              <w:t>：</w:t>
            </w:r>
            <w:r w:rsidR="006F24F4" w:rsidRPr="00AA699A">
              <w:rPr>
                <w:rFonts w:hint="eastAsia"/>
              </w:rPr>
              <w:t>normal</w:t>
            </w:r>
            <w:r w:rsidR="006F24F4" w:rsidRPr="00AA699A">
              <w:rPr>
                <w:rFonts w:hint="eastAsia"/>
              </w:rPr>
              <w:t>；</w:t>
            </w:r>
            <w:r w:rsidR="006F24F4" w:rsidRPr="00AA699A">
              <w:rPr>
                <w:rFonts w:hint="eastAsia"/>
              </w:rPr>
              <w:t>1-protect</w:t>
            </w:r>
            <w:r w:rsidR="006F24F4" w:rsidRPr="00AA699A">
              <w:rPr>
                <w:rFonts w:hint="eastAsia"/>
              </w:rPr>
              <w:t>；</w:t>
            </w:r>
          </w:p>
          <w:p w14:paraId="655EDC89" w14:textId="77777777" w:rsidR="00A87C74" w:rsidRPr="00AA699A" w:rsidRDefault="006F24F4" w:rsidP="006F24F4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703701" w:rsidRPr="00AA699A" w14:paraId="6F6CA41B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2FB37E48" w14:textId="77777777" w:rsidR="00A87C74" w:rsidRPr="00AA699A" w:rsidRDefault="00A87C74" w:rsidP="003E4EB1">
            <w:pPr>
              <w:jc w:val="both"/>
            </w:pPr>
          </w:p>
        </w:tc>
        <w:tc>
          <w:tcPr>
            <w:tcW w:w="1276" w:type="dxa"/>
          </w:tcPr>
          <w:p w14:paraId="14006F52" w14:textId="77777777" w:rsidR="00A87C74" w:rsidRPr="00AA699A" w:rsidRDefault="00A87C74" w:rsidP="00856AAA">
            <w:r w:rsidRPr="00AA699A">
              <w:rPr>
                <w:rFonts w:hint="eastAsia"/>
              </w:rPr>
              <w:t>Bit4</w:t>
            </w:r>
          </w:p>
        </w:tc>
        <w:tc>
          <w:tcPr>
            <w:tcW w:w="2268" w:type="dxa"/>
          </w:tcPr>
          <w:p w14:paraId="6FBB5B20" w14:textId="77777777" w:rsidR="006B0B28" w:rsidRPr="00AA699A" w:rsidRDefault="006B0B28" w:rsidP="006B0B28">
            <w:r w:rsidRPr="00AA699A">
              <w:rPr>
                <w:rFonts w:hint="eastAsia"/>
              </w:rPr>
              <w:t>Current</w:t>
            </w:r>
            <w:r w:rsidRPr="00AA699A">
              <w:t xml:space="preserve"> Protection (details see 1001)</w:t>
            </w:r>
          </w:p>
          <w:p w14:paraId="01A3DFA0" w14:textId="77777777" w:rsidR="00A87C74" w:rsidRPr="00AA699A" w:rsidRDefault="006B0B28" w:rsidP="006B0B28">
            <w:r w:rsidRPr="00AA699A">
              <w:rPr>
                <w:rFonts w:hint="eastAsia"/>
              </w:rPr>
              <w:t>电流保护（具体见</w:t>
            </w:r>
            <w:r w:rsidRPr="00AA699A">
              <w:rPr>
                <w:rFonts w:hint="eastAsia"/>
              </w:rPr>
              <w:t>1001</w:t>
            </w:r>
            <w:r w:rsidRPr="00AA699A">
              <w:rPr>
                <w:rFonts w:hint="eastAsia"/>
              </w:rPr>
              <w:t>）</w:t>
            </w:r>
          </w:p>
        </w:tc>
        <w:tc>
          <w:tcPr>
            <w:tcW w:w="4111" w:type="dxa"/>
          </w:tcPr>
          <w:p w14:paraId="06C6C07D" w14:textId="77777777" w:rsidR="006F24F4" w:rsidRPr="00AA699A" w:rsidRDefault="006F24F4" w:rsidP="006F24F4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11D33A34" w14:textId="77777777" w:rsidR="00A87C74" w:rsidRPr="00AA699A" w:rsidRDefault="006F24F4" w:rsidP="006F24F4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703701" w:rsidRPr="00AA699A" w14:paraId="5EBBB5CF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35E0A5BE" w14:textId="77777777" w:rsidR="00A87C74" w:rsidRPr="00AA699A" w:rsidRDefault="00A87C74" w:rsidP="003E4EB1">
            <w:pPr>
              <w:jc w:val="both"/>
            </w:pPr>
          </w:p>
        </w:tc>
        <w:tc>
          <w:tcPr>
            <w:tcW w:w="1276" w:type="dxa"/>
          </w:tcPr>
          <w:p w14:paraId="06434AE9" w14:textId="77777777" w:rsidR="00A87C74" w:rsidRPr="00AA699A" w:rsidRDefault="00A87C74" w:rsidP="00856AAA">
            <w:r w:rsidRPr="00AA699A">
              <w:rPr>
                <w:rFonts w:hint="eastAsia"/>
              </w:rPr>
              <w:t>Bit3</w:t>
            </w:r>
          </w:p>
        </w:tc>
        <w:tc>
          <w:tcPr>
            <w:tcW w:w="2268" w:type="dxa"/>
          </w:tcPr>
          <w:p w14:paraId="5E9D7ACC" w14:textId="77777777" w:rsidR="00A87C74" w:rsidRPr="00AA699A" w:rsidRDefault="006F24F4" w:rsidP="00856AAA">
            <w:r w:rsidRPr="00AA699A">
              <w:rPr>
                <w:rFonts w:hint="eastAsia"/>
              </w:rPr>
              <w:t xml:space="preserve">System Error Protection </w:t>
            </w:r>
            <w:r w:rsidRPr="00AA699A">
              <w:rPr>
                <w:rFonts w:hint="eastAsia"/>
              </w:rPr>
              <w:t>系统故障保护</w:t>
            </w:r>
          </w:p>
        </w:tc>
        <w:tc>
          <w:tcPr>
            <w:tcW w:w="4111" w:type="dxa"/>
          </w:tcPr>
          <w:p w14:paraId="5A7CE01D" w14:textId="77777777" w:rsidR="006F24F4" w:rsidRPr="00AA699A" w:rsidRDefault="006F24F4" w:rsidP="006F24F4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03AEA9FB" w14:textId="77777777" w:rsidR="00A87C74" w:rsidRPr="00AA699A" w:rsidRDefault="006F24F4" w:rsidP="006F24F4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703701" w:rsidRPr="00AA699A" w14:paraId="6CD27C5D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623AA5CE" w14:textId="77777777" w:rsidR="00A87C74" w:rsidRPr="00AA699A" w:rsidRDefault="00A87C74" w:rsidP="003E4EB1">
            <w:pPr>
              <w:jc w:val="both"/>
            </w:pPr>
          </w:p>
        </w:tc>
        <w:tc>
          <w:tcPr>
            <w:tcW w:w="1276" w:type="dxa"/>
          </w:tcPr>
          <w:p w14:paraId="7EF7C758" w14:textId="77777777" w:rsidR="00A87C74" w:rsidRPr="00584173" w:rsidRDefault="00A87C74" w:rsidP="00856AAA">
            <w:pPr>
              <w:rPr>
                <w:highlight w:val="yellow"/>
              </w:rPr>
            </w:pPr>
            <w:r w:rsidRPr="00584173">
              <w:rPr>
                <w:rFonts w:hint="eastAsia"/>
                <w:highlight w:val="yellow"/>
              </w:rPr>
              <w:t>Bit2</w:t>
            </w:r>
          </w:p>
        </w:tc>
        <w:tc>
          <w:tcPr>
            <w:tcW w:w="2268" w:type="dxa"/>
            <w:vMerge w:val="restart"/>
            <w:vAlign w:val="center"/>
          </w:tcPr>
          <w:p w14:paraId="02A7704F" w14:textId="77777777" w:rsidR="00A87C74" w:rsidRPr="00AA699A" w:rsidRDefault="00A87C74" w:rsidP="00E037ED">
            <w:r w:rsidRPr="00AA699A">
              <w:rPr>
                <w:rFonts w:hint="eastAsia"/>
              </w:rPr>
              <w:t>Basic Status</w:t>
            </w:r>
          </w:p>
          <w:p w14:paraId="6C8C4B8E" w14:textId="77777777" w:rsidR="00A87C74" w:rsidRPr="00AA699A" w:rsidRDefault="00A87C74" w:rsidP="00E037ED">
            <w:r w:rsidRPr="00AA699A">
              <w:rPr>
                <w:rFonts w:hint="eastAsia"/>
              </w:rPr>
              <w:t>基本状态</w:t>
            </w:r>
          </w:p>
        </w:tc>
        <w:tc>
          <w:tcPr>
            <w:tcW w:w="4111" w:type="dxa"/>
            <w:vMerge w:val="restart"/>
            <w:vAlign w:val="center"/>
          </w:tcPr>
          <w:p w14:paraId="5D3B8404" w14:textId="2E55D07D" w:rsidR="00A87C74" w:rsidRPr="00AA699A" w:rsidRDefault="00A87C74" w:rsidP="00E037ED">
            <w:r w:rsidRPr="00AA699A">
              <w:rPr>
                <w:rFonts w:hint="eastAsia"/>
              </w:rPr>
              <w:t xml:space="preserve">00: Sleep; 01: Charge; 02: Discharge; 03: Idle; </w:t>
            </w:r>
            <w:r w:rsidR="00096497">
              <w:rPr>
                <w:rFonts w:hint="eastAsia"/>
              </w:rPr>
              <w:t xml:space="preserve">04: fault </w:t>
            </w:r>
            <w:r w:rsidRPr="00AA699A">
              <w:rPr>
                <w:rFonts w:hint="eastAsia"/>
              </w:rPr>
              <w:t>0</w:t>
            </w:r>
            <w:r w:rsidR="00096497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~07: Reserved.</w:t>
            </w:r>
          </w:p>
          <w:p w14:paraId="6C89D072" w14:textId="77777777" w:rsidR="00806410" w:rsidRDefault="00A87C74" w:rsidP="00E037ED">
            <w:r w:rsidRPr="00AA699A">
              <w:rPr>
                <w:rFonts w:hint="eastAsia"/>
              </w:rPr>
              <w:t>00</w:t>
            </w:r>
            <w:r w:rsidRPr="00AA699A">
              <w:rPr>
                <w:rFonts w:hint="eastAsia"/>
              </w:rPr>
              <w:t>：休眠</w:t>
            </w:r>
            <w:r w:rsidRPr="00AA699A">
              <w:rPr>
                <w:rFonts w:hint="eastAsia"/>
              </w:rPr>
              <w:t xml:space="preserve"> </w:t>
            </w:r>
          </w:p>
          <w:p w14:paraId="0F065D6A" w14:textId="77777777" w:rsidR="00806410" w:rsidRDefault="00A87C74" w:rsidP="00E037ED">
            <w:r w:rsidRPr="00AA699A">
              <w:rPr>
                <w:rFonts w:hint="eastAsia"/>
              </w:rPr>
              <w:t>01</w:t>
            </w:r>
            <w:r w:rsidRPr="00AA699A">
              <w:rPr>
                <w:rFonts w:hint="eastAsia"/>
              </w:rPr>
              <w:t>：充电</w:t>
            </w:r>
            <w:r w:rsidRPr="00AA699A">
              <w:rPr>
                <w:rFonts w:hint="eastAsia"/>
              </w:rPr>
              <w:t xml:space="preserve">  </w:t>
            </w:r>
          </w:p>
          <w:p w14:paraId="13078A7B" w14:textId="77777777" w:rsidR="00806410" w:rsidRDefault="00A87C74" w:rsidP="00E037ED">
            <w:r w:rsidRPr="00AA699A">
              <w:rPr>
                <w:rFonts w:hint="eastAsia"/>
              </w:rPr>
              <w:t>02</w:t>
            </w:r>
            <w:r w:rsidRPr="00AA699A">
              <w:rPr>
                <w:rFonts w:hint="eastAsia"/>
              </w:rPr>
              <w:t>：放电</w:t>
            </w:r>
          </w:p>
          <w:p w14:paraId="4F4480EB" w14:textId="61027130" w:rsidR="00A87C74" w:rsidRPr="00AA699A" w:rsidRDefault="00A87C74" w:rsidP="00E037ED">
            <w:r w:rsidRPr="00AA699A">
              <w:rPr>
                <w:rFonts w:hint="eastAsia"/>
              </w:rPr>
              <w:t>03</w:t>
            </w:r>
            <w:r w:rsidRPr="00AA699A">
              <w:rPr>
                <w:rFonts w:hint="eastAsia"/>
              </w:rPr>
              <w:t>：搁置</w:t>
            </w:r>
          </w:p>
          <w:p w14:paraId="100D159A" w14:textId="7A3D8CC4" w:rsidR="00806410" w:rsidRDefault="00A87C74" w:rsidP="00E037ED">
            <w:bookmarkStart w:id="784" w:name="OLE_LINK170"/>
            <w:r w:rsidRPr="00584173">
              <w:rPr>
                <w:rFonts w:hint="eastAsia"/>
                <w:highlight w:val="yellow"/>
              </w:rPr>
              <w:t>04</w:t>
            </w:r>
            <w:r w:rsidR="00227E41" w:rsidRPr="00584173">
              <w:rPr>
                <w:rFonts w:hint="eastAsia"/>
                <w:highlight w:val="yellow"/>
              </w:rPr>
              <w:t>:</w:t>
            </w:r>
            <w:r w:rsidR="00154949" w:rsidRPr="00584173">
              <w:rPr>
                <w:rFonts w:hint="eastAsia"/>
                <w:highlight w:val="yellow"/>
              </w:rPr>
              <w:t xml:space="preserve">  </w:t>
            </w:r>
            <w:r w:rsidR="00223D83" w:rsidRPr="00584173">
              <w:rPr>
                <w:rFonts w:hint="eastAsia"/>
                <w:highlight w:val="yellow"/>
              </w:rPr>
              <w:t xml:space="preserve"> </w:t>
            </w:r>
            <w:r w:rsidR="00227E41" w:rsidRPr="00584173">
              <w:rPr>
                <w:rFonts w:hint="eastAsia"/>
                <w:highlight w:val="yellow"/>
              </w:rPr>
              <w:t>故障</w:t>
            </w:r>
            <w:r w:rsidR="00227E41" w:rsidRPr="00584173">
              <w:rPr>
                <w:rFonts w:hint="eastAsia"/>
                <w:highlight w:val="yellow"/>
              </w:rPr>
              <w:t xml:space="preserve"> </w:t>
            </w:r>
            <w:r w:rsidR="00771D90" w:rsidRPr="00584173">
              <w:rPr>
                <w:rFonts w:hint="eastAsia"/>
                <w:highlight w:val="yellow"/>
              </w:rPr>
              <w:t xml:space="preserve"> </w:t>
            </w:r>
            <w:r w:rsidR="0048620D" w:rsidRPr="00584173">
              <w:rPr>
                <w:rFonts w:hint="eastAsia"/>
                <w:highlight w:val="yellow"/>
              </w:rPr>
              <w:t>(</w:t>
            </w:r>
            <w:r w:rsidR="0048620D" w:rsidRPr="00584173">
              <w:rPr>
                <w:rFonts w:hint="eastAsia"/>
                <w:highlight w:val="yellow"/>
              </w:rPr>
              <w:t>包含保护和系统故障</w:t>
            </w:r>
            <w:r w:rsidR="0048620D" w:rsidRPr="00584173">
              <w:rPr>
                <w:rFonts w:hint="eastAsia"/>
                <w:highlight w:val="yellow"/>
              </w:rPr>
              <w:t>)</w:t>
            </w:r>
          </w:p>
          <w:p w14:paraId="12128DB1" w14:textId="35BD19C7" w:rsidR="00A87C74" w:rsidRPr="00AA699A" w:rsidRDefault="00227E41" w:rsidP="00E037ED">
            <w:r>
              <w:rPr>
                <w:rFonts w:hint="eastAsia"/>
              </w:rPr>
              <w:t>05</w:t>
            </w:r>
            <w:r w:rsidR="00A87C74" w:rsidRPr="00AA699A">
              <w:rPr>
                <w:rFonts w:hint="eastAsia"/>
              </w:rPr>
              <w:t>~07</w:t>
            </w:r>
            <w:bookmarkEnd w:id="784"/>
            <w:r w:rsidR="00A87C74" w:rsidRPr="00AA699A">
              <w:rPr>
                <w:rFonts w:hint="eastAsia"/>
              </w:rPr>
              <w:t>：保留</w:t>
            </w:r>
          </w:p>
        </w:tc>
      </w:tr>
      <w:tr w:rsidR="00703701" w:rsidRPr="00AA699A" w14:paraId="6C766FBD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61F9FD69" w14:textId="77777777" w:rsidR="00A87C74" w:rsidRPr="00AA699A" w:rsidRDefault="00A87C74" w:rsidP="003E4EB1">
            <w:pPr>
              <w:jc w:val="both"/>
            </w:pPr>
          </w:p>
        </w:tc>
        <w:tc>
          <w:tcPr>
            <w:tcW w:w="1276" w:type="dxa"/>
          </w:tcPr>
          <w:p w14:paraId="4E7B8846" w14:textId="77777777" w:rsidR="00A87C74" w:rsidRPr="00584173" w:rsidRDefault="00A87C74" w:rsidP="00856AAA">
            <w:pPr>
              <w:rPr>
                <w:highlight w:val="yellow"/>
              </w:rPr>
            </w:pPr>
            <w:r w:rsidRPr="00584173">
              <w:rPr>
                <w:rFonts w:hint="eastAsia"/>
                <w:highlight w:val="yellow"/>
              </w:rPr>
              <w:t>Bit1</w:t>
            </w:r>
          </w:p>
        </w:tc>
        <w:tc>
          <w:tcPr>
            <w:tcW w:w="2268" w:type="dxa"/>
            <w:vMerge/>
          </w:tcPr>
          <w:p w14:paraId="7427CB2E" w14:textId="77777777" w:rsidR="00A87C74" w:rsidRPr="00AA699A" w:rsidRDefault="00A87C74" w:rsidP="00856AAA"/>
        </w:tc>
        <w:tc>
          <w:tcPr>
            <w:tcW w:w="4111" w:type="dxa"/>
            <w:vMerge/>
          </w:tcPr>
          <w:p w14:paraId="35AA972D" w14:textId="77777777" w:rsidR="00A87C74" w:rsidRPr="00AA699A" w:rsidRDefault="00A87C74" w:rsidP="00856AAA"/>
        </w:tc>
      </w:tr>
      <w:tr w:rsidR="00703701" w:rsidRPr="00AA699A" w14:paraId="3BDBE9C0" w14:textId="77777777" w:rsidTr="000752B4">
        <w:trPr>
          <w:trHeight w:val="263"/>
        </w:trPr>
        <w:tc>
          <w:tcPr>
            <w:tcW w:w="1242" w:type="dxa"/>
            <w:vMerge/>
            <w:vAlign w:val="center"/>
          </w:tcPr>
          <w:p w14:paraId="16A99010" w14:textId="77777777" w:rsidR="00A87C74" w:rsidRPr="00AA699A" w:rsidRDefault="00A87C74" w:rsidP="003E4EB1">
            <w:pPr>
              <w:jc w:val="both"/>
            </w:pPr>
          </w:p>
        </w:tc>
        <w:tc>
          <w:tcPr>
            <w:tcW w:w="1276" w:type="dxa"/>
          </w:tcPr>
          <w:p w14:paraId="02086698" w14:textId="77777777" w:rsidR="00A87C74" w:rsidRPr="00584173" w:rsidRDefault="00A87C74" w:rsidP="00856AAA">
            <w:pPr>
              <w:rPr>
                <w:highlight w:val="yellow"/>
              </w:rPr>
            </w:pPr>
            <w:r w:rsidRPr="00584173">
              <w:rPr>
                <w:rFonts w:hint="eastAsia"/>
                <w:highlight w:val="yellow"/>
              </w:rPr>
              <w:t>Bit0</w:t>
            </w:r>
          </w:p>
        </w:tc>
        <w:tc>
          <w:tcPr>
            <w:tcW w:w="2268" w:type="dxa"/>
            <w:vMerge/>
          </w:tcPr>
          <w:p w14:paraId="17549237" w14:textId="77777777" w:rsidR="00A87C74" w:rsidRPr="00AA699A" w:rsidRDefault="00A87C74" w:rsidP="00856AAA"/>
        </w:tc>
        <w:tc>
          <w:tcPr>
            <w:tcW w:w="4111" w:type="dxa"/>
            <w:vMerge/>
          </w:tcPr>
          <w:p w14:paraId="2279F5EA" w14:textId="77777777" w:rsidR="00A87C74" w:rsidRPr="00AA699A" w:rsidRDefault="00A87C74" w:rsidP="00856AAA"/>
        </w:tc>
      </w:tr>
    </w:tbl>
    <w:p w14:paraId="6EF8C903" w14:textId="095E34B3" w:rsidR="001916DF" w:rsidRPr="00AA699A" w:rsidRDefault="001916DF"/>
    <w:p w14:paraId="7E1879DC" w14:textId="21A9DC2E" w:rsidR="0025399B" w:rsidRPr="00AA699A" w:rsidRDefault="0025399B"/>
    <w:p w14:paraId="0C709CEB" w14:textId="433F10EE" w:rsidR="0025399B" w:rsidRPr="00AA699A" w:rsidRDefault="0025399B">
      <w:r w:rsidRPr="00AA699A">
        <w:rPr>
          <w:rFonts w:hint="eastAsia"/>
        </w:rPr>
        <w:t>Appendix</w:t>
      </w:r>
      <w:r w:rsidRPr="00AA699A">
        <w:t xml:space="preserve"> </w:t>
      </w:r>
      <w:r w:rsidRPr="00AA699A">
        <w:rPr>
          <w:rFonts w:hint="eastAsia"/>
        </w:rPr>
        <w:t>I-</w:t>
      </w:r>
      <w:r w:rsidRPr="00AA699A">
        <w:t>2</w:t>
      </w:r>
      <w:r w:rsidRPr="00AA699A">
        <w:rPr>
          <w:rFonts w:hint="eastAsia"/>
        </w:rPr>
        <w:t>保护状态</w:t>
      </w:r>
      <w:r w:rsidR="005418A4" w:rsidRPr="00AA699A">
        <w:rPr>
          <w:rFonts w:hint="eastAsia"/>
        </w:rPr>
        <w:t>Protection Status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2268"/>
        <w:gridCol w:w="4111"/>
      </w:tblGrid>
      <w:tr w:rsidR="0025399B" w:rsidRPr="00AA699A" w14:paraId="61FC8F1A" w14:textId="77777777" w:rsidTr="00A01916">
        <w:trPr>
          <w:trHeight w:val="263"/>
        </w:trPr>
        <w:tc>
          <w:tcPr>
            <w:tcW w:w="1242" w:type="dxa"/>
            <w:vMerge w:val="restart"/>
            <w:vAlign w:val="center"/>
          </w:tcPr>
          <w:p w14:paraId="004A80FB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0x00</w:t>
            </w:r>
            <w:r w:rsidRPr="00AA699A">
              <w:t>0</w:t>
            </w:r>
            <w:r w:rsidRPr="00AA699A"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542D6F4" w14:textId="77777777" w:rsidR="0025399B" w:rsidRPr="00AA699A" w:rsidRDefault="0025399B" w:rsidP="00A01916">
            <w:r w:rsidRPr="00AA699A">
              <w:t>B</w:t>
            </w:r>
            <w:r w:rsidRPr="00AA699A">
              <w:rPr>
                <w:rFonts w:hint="eastAsia"/>
              </w:rPr>
              <w:t>it15</w:t>
            </w:r>
          </w:p>
        </w:tc>
        <w:tc>
          <w:tcPr>
            <w:tcW w:w="2268" w:type="dxa"/>
            <w:vAlign w:val="center"/>
          </w:tcPr>
          <w:p w14:paraId="303D2A35" w14:textId="77777777" w:rsidR="0025399B" w:rsidRPr="00AA699A" w:rsidDel="00BF2444" w:rsidRDefault="0025399B" w:rsidP="00A01916"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单体二级欠压保护</w:t>
            </w:r>
          </w:p>
        </w:tc>
        <w:tc>
          <w:tcPr>
            <w:tcW w:w="4111" w:type="dxa"/>
            <w:vAlign w:val="center"/>
          </w:tcPr>
          <w:p w14:paraId="3588F3C5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</w:t>
            </w:r>
            <w:r w:rsidRPr="00AA699A">
              <w:t>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</w:t>
            </w:r>
            <w:r w:rsidRPr="00AA699A">
              <w:t>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52865871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310ABDAD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041B588A" w14:textId="77777777" w:rsidR="0025399B" w:rsidRPr="00AA699A" w:rsidRDefault="0025399B" w:rsidP="00A01916">
            <w:r w:rsidRPr="00AA699A">
              <w:rPr>
                <w:rFonts w:hint="eastAsia"/>
              </w:rPr>
              <w:t>Bit14</w:t>
            </w:r>
          </w:p>
        </w:tc>
        <w:tc>
          <w:tcPr>
            <w:tcW w:w="2268" w:type="dxa"/>
            <w:vAlign w:val="center"/>
          </w:tcPr>
          <w:p w14:paraId="28204C93" w14:textId="77777777" w:rsidR="0025399B" w:rsidRPr="00AA699A" w:rsidRDefault="0025399B" w:rsidP="00A01916">
            <w:pPr>
              <w:spacing w:after="200" w:line="276" w:lineRule="auto"/>
              <w:jc w:val="both"/>
            </w:pPr>
            <w:r w:rsidRPr="00AA699A">
              <w:t>Module Over Voltage Protection</w:t>
            </w:r>
            <w:r w:rsidRPr="00AA699A">
              <w:rPr>
                <w:rFonts w:hint="eastAsia"/>
              </w:rPr>
              <w:t>模块高压保护</w:t>
            </w:r>
          </w:p>
        </w:tc>
        <w:tc>
          <w:tcPr>
            <w:tcW w:w="4111" w:type="dxa"/>
            <w:vAlign w:val="center"/>
          </w:tcPr>
          <w:p w14:paraId="7A265DD8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2CEB1B62" w14:textId="77777777" w:rsidR="0025399B" w:rsidRPr="00AA699A" w:rsidRDefault="0025399B" w:rsidP="00A01916">
            <w:pPr>
              <w:spacing w:after="200" w:line="276" w:lineRule="auto"/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64F4F3A7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06FBB8BA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01EA6A9A" w14:textId="77777777" w:rsidR="0025399B" w:rsidRPr="00AA699A" w:rsidRDefault="0025399B" w:rsidP="00A01916">
            <w:r w:rsidRPr="00AA699A">
              <w:rPr>
                <w:rFonts w:hint="eastAsia"/>
              </w:rPr>
              <w:t>Bit13</w:t>
            </w:r>
          </w:p>
        </w:tc>
        <w:tc>
          <w:tcPr>
            <w:tcW w:w="2268" w:type="dxa"/>
            <w:vAlign w:val="center"/>
          </w:tcPr>
          <w:p w14:paraId="19083DCF" w14:textId="77777777" w:rsidR="0025399B" w:rsidRPr="00AA699A" w:rsidRDefault="0025399B" w:rsidP="00A01916">
            <w:pPr>
              <w:spacing w:after="200" w:line="276" w:lineRule="auto"/>
              <w:jc w:val="both"/>
            </w:pPr>
            <w:r w:rsidRPr="00AA699A">
              <w:t>Module Under Voltage Protection</w:t>
            </w:r>
            <w:r w:rsidRPr="00AA699A">
              <w:rPr>
                <w:rFonts w:hint="eastAsia"/>
              </w:rPr>
              <w:t>模块低压保护</w:t>
            </w:r>
          </w:p>
        </w:tc>
        <w:tc>
          <w:tcPr>
            <w:tcW w:w="4111" w:type="dxa"/>
            <w:vAlign w:val="center"/>
          </w:tcPr>
          <w:p w14:paraId="6C37F9F4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3A7CE89F" w14:textId="77777777" w:rsidR="0025399B" w:rsidRPr="00AA699A" w:rsidRDefault="0025399B" w:rsidP="00A01916">
            <w:pPr>
              <w:spacing w:after="200" w:line="276" w:lineRule="auto"/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34511DF0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243429FB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003B53A3" w14:textId="77777777" w:rsidR="0025399B" w:rsidRPr="00AA699A" w:rsidRDefault="0025399B" w:rsidP="00A01916">
            <w:r w:rsidRPr="00AA699A">
              <w:t>B</w:t>
            </w:r>
            <w:r w:rsidRPr="00AA699A">
              <w:rPr>
                <w:rFonts w:hint="eastAsia"/>
              </w:rPr>
              <w:t>it12</w:t>
            </w:r>
          </w:p>
        </w:tc>
        <w:tc>
          <w:tcPr>
            <w:tcW w:w="2268" w:type="dxa"/>
            <w:vAlign w:val="center"/>
          </w:tcPr>
          <w:p w14:paraId="7F043255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Module Over Temperature Protection</w:t>
            </w:r>
          </w:p>
          <w:p w14:paraId="5F0BE7D5" w14:textId="77777777" w:rsidR="0025399B" w:rsidRPr="00AA699A" w:rsidRDefault="0025399B" w:rsidP="00A01916">
            <w:r w:rsidRPr="00AA699A">
              <w:rPr>
                <w:rFonts w:hint="eastAsia"/>
              </w:rPr>
              <w:t>模块单板温度高保护</w:t>
            </w:r>
          </w:p>
        </w:tc>
        <w:tc>
          <w:tcPr>
            <w:tcW w:w="4111" w:type="dxa"/>
            <w:vAlign w:val="center"/>
          </w:tcPr>
          <w:p w14:paraId="66C9AF77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625D674F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2B4028C5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26F64AAB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519B4ABA" w14:textId="77777777" w:rsidR="0025399B" w:rsidRPr="00AA699A" w:rsidRDefault="0025399B" w:rsidP="00A01916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Bit11</w:t>
            </w:r>
          </w:p>
        </w:tc>
        <w:tc>
          <w:tcPr>
            <w:tcW w:w="2268" w:type="dxa"/>
          </w:tcPr>
          <w:p w14:paraId="4D8E9BC9" w14:textId="59FC84D9" w:rsidR="0025399B" w:rsidRPr="00AA699A" w:rsidRDefault="00FF6131" w:rsidP="00A01916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端子温度</w:t>
            </w:r>
            <w:r w:rsidR="00887425" w:rsidRPr="00AA699A">
              <w:rPr>
                <w:rFonts w:hint="eastAsia"/>
                <w:strike/>
              </w:rPr>
              <w:t>保护</w:t>
            </w:r>
          </w:p>
        </w:tc>
        <w:tc>
          <w:tcPr>
            <w:tcW w:w="4111" w:type="dxa"/>
            <w:vAlign w:val="center"/>
          </w:tcPr>
          <w:p w14:paraId="24F07258" w14:textId="77777777" w:rsidR="00887425" w:rsidRPr="00AA699A" w:rsidRDefault="00887425" w:rsidP="00887425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</w:t>
            </w:r>
            <w:r w:rsidRPr="00AA699A">
              <w:rPr>
                <w:rFonts w:hint="eastAsia"/>
                <w:strike/>
              </w:rPr>
              <w:t>：</w:t>
            </w:r>
            <w:r w:rsidRPr="00AA699A">
              <w:rPr>
                <w:rFonts w:hint="eastAsia"/>
                <w:strike/>
              </w:rPr>
              <w:t>normal</w:t>
            </w:r>
            <w:r w:rsidRPr="00AA699A">
              <w:rPr>
                <w:rFonts w:hint="eastAsia"/>
                <w:strike/>
              </w:rPr>
              <w:t>；</w:t>
            </w:r>
            <w:r w:rsidRPr="00AA699A">
              <w:rPr>
                <w:rFonts w:hint="eastAsia"/>
                <w:strike/>
              </w:rPr>
              <w:t>1-protect</w:t>
            </w:r>
            <w:r w:rsidRPr="00AA699A">
              <w:rPr>
                <w:rFonts w:hint="eastAsia"/>
                <w:strike/>
              </w:rPr>
              <w:t>；</w:t>
            </w:r>
          </w:p>
          <w:p w14:paraId="72FB3C2B" w14:textId="24293392" w:rsidR="0025399B" w:rsidRPr="00AA699A" w:rsidRDefault="00887425" w:rsidP="00887425">
            <w:pPr>
              <w:jc w:val="both"/>
              <w:rPr>
                <w:strike/>
              </w:rPr>
            </w:pPr>
            <w:r w:rsidRPr="00AA699A">
              <w:rPr>
                <w:rFonts w:hint="eastAsia"/>
                <w:strike/>
              </w:rPr>
              <w:t>0-</w:t>
            </w:r>
            <w:r w:rsidRPr="00AA699A">
              <w:rPr>
                <w:rFonts w:hint="eastAsia"/>
                <w:strike/>
              </w:rPr>
              <w:t>正常；</w:t>
            </w:r>
            <w:r w:rsidRPr="00AA699A">
              <w:rPr>
                <w:rFonts w:hint="eastAsia"/>
                <w:strike/>
              </w:rPr>
              <w:t>1-</w:t>
            </w:r>
            <w:r w:rsidRPr="00AA699A">
              <w:rPr>
                <w:rFonts w:hint="eastAsia"/>
                <w:strike/>
              </w:rPr>
              <w:t>保护</w:t>
            </w:r>
          </w:p>
        </w:tc>
      </w:tr>
      <w:tr w:rsidR="0025399B" w:rsidRPr="00AA699A" w14:paraId="3F426619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5768DDD0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6D126301" w14:textId="77777777" w:rsidR="0025399B" w:rsidRPr="00AA699A" w:rsidRDefault="0025399B" w:rsidP="00A01916">
            <w:r w:rsidRPr="00AA699A">
              <w:rPr>
                <w:rFonts w:hint="eastAsia"/>
              </w:rPr>
              <w:t>Bit10</w:t>
            </w:r>
          </w:p>
        </w:tc>
        <w:tc>
          <w:tcPr>
            <w:tcW w:w="2268" w:type="dxa"/>
            <w:vAlign w:val="center"/>
          </w:tcPr>
          <w:p w14:paraId="756D1386" w14:textId="77777777" w:rsidR="0025399B" w:rsidRPr="00AA699A" w:rsidRDefault="0025399B" w:rsidP="00A01916">
            <w:r w:rsidRPr="00AA699A">
              <w:rPr>
                <w:rFonts w:hint="eastAsia"/>
              </w:rPr>
              <w:t xml:space="preserve">Short Circuit Protection  </w:t>
            </w:r>
            <w:r w:rsidRPr="00AA699A">
              <w:rPr>
                <w:rFonts w:hint="eastAsia"/>
              </w:rPr>
              <w:t>短路保护</w:t>
            </w:r>
          </w:p>
        </w:tc>
        <w:tc>
          <w:tcPr>
            <w:tcW w:w="4111" w:type="dxa"/>
            <w:vAlign w:val="center"/>
          </w:tcPr>
          <w:p w14:paraId="7492E6C0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42AB4352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25AF77DA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7153A798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31515C3E" w14:textId="77777777" w:rsidR="0025399B" w:rsidRPr="00AA699A" w:rsidRDefault="0025399B" w:rsidP="00A01916">
            <w:r w:rsidRPr="00AA699A">
              <w:t>B</w:t>
            </w:r>
            <w:r w:rsidRPr="00AA699A">
              <w:rPr>
                <w:rFonts w:hint="eastAsia"/>
              </w:rPr>
              <w:t>it9</w:t>
            </w:r>
          </w:p>
        </w:tc>
        <w:tc>
          <w:tcPr>
            <w:tcW w:w="2268" w:type="dxa"/>
            <w:vAlign w:val="center"/>
          </w:tcPr>
          <w:p w14:paraId="194C9144" w14:textId="77777777" w:rsidR="0025399B" w:rsidRPr="00AA699A" w:rsidRDefault="0025399B" w:rsidP="00A01916">
            <w:r w:rsidRPr="00AA699A">
              <w:rPr>
                <w:rFonts w:hint="eastAsia"/>
              </w:rPr>
              <w:t xml:space="preserve">Discharge Over Current Protection  </w:t>
            </w:r>
            <w:r w:rsidRPr="00AA699A">
              <w:rPr>
                <w:rFonts w:hint="eastAsia"/>
              </w:rPr>
              <w:t>放电过流保护</w:t>
            </w:r>
          </w:p>
        </w:tc>
        <w:tc>
          <w:tcPr>
            <w:tcW w:w="4111" w:type="dxa"/>
            <w:vAlign w:val="center"/>
          </w:tcPr>
          <w:p w14:paraId="296D8FE8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6B368594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5B449FCA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5795AE0D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244309FB" w14:textId="77777777" w:rsidR="0025399B" w:rsidRPr="00AA699A" w:rsidRDefault="0025399B" w:rsidP="00A01916">
            <w:r w:rsidRPr="00AA699A">
              <w:rPr>
                <w:rFonts w:hint="eastAsia"/>
              </w:rPr>
              <w:t>Bit8</w:t>
            </w:r>
          </w:p>
        </w:tc>
        <w:tc>
          <w:tcPr>
            <w:tcW w:w="2268" w:type="dxa"/>
            <w:vAlign w:val="center"/>
          </w:tcPr>
          <w:p w14:paraId="3AE2B32F" w14:textId="77777777" w:rsidR="0025399B" w:rsidRPr="00AA699A" w:rsidRDefault="0025399B" w:rsidP="00A01916">
            <w:r w:rsidRPr="00AA699A">
              <w:rPr>
                <w:rFonts w:hint="eastAsia"/>
              </w:rPr>
              <w:t xml:space="preserve">Charge Over Current Protection  </w:t>
            </w:r>
            <w:r w:rsidRPr="00AA699A">
              <w:rPr>
                <w:rFonts w:hint="eastAsia"/>
              </w:rPr>
              <w:t>充电过流保护</w:t>
            </w:r>
          </w:p>
        </w:tc>
        <w:tc>
          <w:tcPr>
            <w:tcW w:w="4111" w:type="dxa"/>
            <w:vAlign w:val="center"/>
          </w:tcPr>
          <w:p w14:paraId="2600D31D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08AFCC7D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18011493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72B2F40D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56499799" w14:textId="77777777" w:rsidR="0025399B" w:rsidRPr="00AA699A" w:rsidRDefault="0025399B" w:rsidP="00A01916">
            <w:r w:rsidRPr="00AA699A">
              <w:t>B</w:t>
            </w:r>
            <w:r w:rsidRPr="00AA699A">
              <w:rPr>
                <w:rFonts w:hint="eastAsia"/>
              </w:rPr>
              <w:t>it7</w:t>
            </w:r>
          </w:p>
        </w:tc>
        <w:tc>
          <w:tcPr>
            <w:tcW w:w="2268" w:type="dxa"/>
            <w:vAlign w:val="center"/>
          </w:tcPr>
          <w:p w14:paraId="6049B29B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 xml:space="preserve">Discharge Over Temperature Protection </w:t>
            </w:r>
          </w:p>
          <w:p w14:paraId="0655BEFA" w14:textId="77777777" w:rsidR="0025399B" w:rsidRPr="00AA699A" w:rsidRDefault="0025399B" w:rsidP="00A01916">
            <w:r w:rsidRPr="00AA699A">
              <w:rPr>
                <w:rFonts w:hint="eastAsia"/>
              </w:rPr>
              <w:t>放电高温保护</w:t>
            </w:r>
          </w:p>
        </w:tc>
        <w:tc>
          <w:tcPr>
            <w:tcW w:w="4111" w:type="dxa"/>
            <w:vAlign w:val="center"/>
          </w:tcPr>
          <w:p w14:paraId="228C280E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75E97381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21679C62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7C7F16DA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329CA607" w14:textId="77777777" w:rsidR="0025399B" w:rsidRPr="00AA699A" w:rsidRDefault="0025399B" w:rsidP="00A01916">
            <w:r w:rsidRPr="00AA699A">
              <w:rPr>
                <w:rFonts w:hint="eastAsia"/>
              </w:rPr>
              <w:t>Bit6</w:t>
            </w:r>
          </w:p>
        </w:tc>
        <w:tc>
          <w:tcPr>
            <w:tcW w:w="2268" w:type="dxa"/>
            <w:vAlign w:val="center"/>
          </w:tcPr>
          <w:p w14:paraId="3E9A25B2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 xml:space="preserve">Discharge Under Temperature Protection </w:t>
            </w:r>
          </w:p>
          <w:p w14:paraId="3AA4FE9F" w14:textId="77777777" w:rsidR="0025399B" w:rsidRPr="00AA699A" w:rsidRDefault="0025399B" w:rsidP="00A01916">
            <w:r w:rsidRPr="00AA699A">
              <w:rPr>
                <w:rFonts w:hint="eastAsia"/>
              </w:rPr>
              <w:t>放电低温保护</w:t>
            </w:r>
          </w:p>
        </w:tc>
        <w:tc>
          <w:tcPr>
            <w:tcW w:w="4111" w:type="dxa"/>
            <w:vAlign w:val="center"/>
          </w:tcPr>
          <w:p w14:paraId="66C8F53F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467569C6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2728B339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1EE73212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2678A78B" w14:textId="77777777" w:rsidR="0025399B" w:rsidRPr="00AA699A" w:rsidRDefault="0025399B" w:rsidP="00A01916">
            <w:r w:rsidRPr="00AA699A">
              <w:t>B</w:t>
            </w:r>
            <w:r w:rsidRPr="00AA699A">
              <w:rPr>
                <w:rFonts w:hint="eastAsia"/>
              </w:rPr>
              <w:t>it5</w:t>
            </w:r>
          </w:p>
        </w:tc>
        <w:tc>
          <w:tcPr>
            <w:tcW w:w="2268" w:type="dxa"/>
            <w:vAlign w:val="center"/>
          </w:tcPr>
          <w:p w14:paraId="7DC05283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 xml:space="preserve">Charge Over Temperature Protection </w:t>
            </w:r>
          </w:p>
          <w:p w14:paraId="562A75AF" w14:textId="77777777" w:rsidR="0025399B" w:rsidRPr="00AA699A" w:rsidRDefault="0025399B" w:rsidP="00A01916">
            <w:r w:rsidRPr="00AA699A">
              <w:rPr>
                <w:rFonts w:hint="eastAsia"/>
              </w:rPr>
              <w:t>充电高温保护</w:t>
            </w:r>
          </w:p>
        </w:tc>
        <w:tc>
          <w:tcPr>
            <w:tcW w:w="4111" w:type="dxa"/>
            <w:vAlign w:val="center"/>
          </w:tcPr>
          <w:p w14:paraId="35F18B6C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0E7E87B4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76D183C9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5F705956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74202AF4" w14:textId="77777777" w:rsidR="0025399B" w:rsidRPr="00AA699A" w:rsidRDefault="0025399B" w:rsidP="00A01916">
            <w:r w:rsidRPr="00AA699A">
              <w:rPr>
                <w:rFonts w:hint="eastAsia"/>
              </w:rPr>
              <w:t>Bit4</w:t>
            </w:r>
          </w:p>
        </w:tc>
        <w:tc>
          <w:tcPr>
            <w:tcW w:w="2268" w:type="dxa"/>
            <w:vAlign w:val="center"/>
          </w:tcPr>
          <w:p w14:paraId="111CD65E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 xml:space="preserve">Charge Under Temperature Protection </w:t>
            </w:r>
          </w:p>
          <w:p w14:paraId="1A589437" w14:textId="77777777" w:rsidR="0025399B" w:rsidRPr="00AA699A" w:rsidRDefault="0025399B" w:rsidP="00A01916">
            <w:r w:rsidRPr="00AA699A">
              <w:rPr>
                <w:rFonts w:hint="eastAsia"/>
              </w:rPr>
              <w:t>充电低温保护</w:t>
            </w:r>
          </w:p>
        </w:tc>
        <w:tc>
          <w:tcPr>
            <w:tcW w:w="4111" w:type="dxa"/>
            <w:vAlign w:val="center"/>
          </w:tcPr>
          <w:p w14:paraId="533AC112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100DA722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569E950A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5EB9BE50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16C6EC7D" w14:textId="77777777" w:rsidR="0025399B" w:rsidRPr="00AA699A" w:rsidRDefault="0025399B" w:rsidP="00A01916">
            <w:r w:rsidRPr="00AA699A">
              <w:t>B</w:t>
            </w:r>
            <w:r w:rsidRPr="00AA699A">
              <w:rPr>
                <w:rFonts w:hint="eastAsia"/>
              </w:rPr>
              <w:t>it3</w:t>
            </w:r>
          </w:p>
        </w:tc>
        <w:tc>
          <w:tcPr>
            <w:tcW w:w="2268" w:type="dxa"/>
            <w:vAlign w:val="center"/>
          </w:tcPr>
          <w:p w14:paraId="686B40B0" w14:textId="77777777" w:rsidR="0025399B" w:rsidRPr="00AA699A" w:rsidRDefault="0025399B" w:rsidP="00A01916">
            <w:r w:rsidRPr="00AA699A">
              <w:rPr>
                <w:rFonts w:hint="eastAsia"/>
              </w:rPr>
              <w:t xml:space="preserve">Pile Over Voltage Protection  </w:t>
            </w:r>
            <w:r w:rsidRPr="00AA699A">
              <w:rPr>
                <w:rFonts w:hint="eastAsia"/>
              </w:rPr>
              <w:t>总压高压保护</w:t>
            </w:r>
          </w:p>
        </w:tc>
        <w:tc>
          <w:tcPr>
            <w:tcW w:w="4111" w:type="dxa"/>
            <w:vAlign w:val="center"/>
          </w:tcPr>
          <w:p w14:paraId="759D9280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390A2E4A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1BC37BDD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1CC87767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51996AEE" w14:textId="77777777" w:rsidR="0025399B" w:rsidRPr="00AA699A" w:rsidRDefault="0025399B" w:rsidP="00A01916">
            <w:r w:rsidRPr="00AA699A">
              <w:rPr>
                <w:rFonts w:hint="eastAsia"/>
              </w:rPr>
              <w:t>Bit2</w:t>
            </w:r>
          </w:p>
        </w:tc>
        <w:tc>
          <w:tcPr>
            <w:tcW w:w="2268" w:type="dxa"/>
            <w:vAlign w:val="center"/>
          </w:tcPr>
          <w:p w14:paraId="05A8155D" w14:textId="77777777" w:rsidR="0025399B" w:rsidRPr="00AA699A" w:rsidRDefault="0025399B" w:rsidP="00A01916">
            <w:r w:rsidRPr="00AA699A">
              <w:rPr>
                <w:rFonts w:hint="eastAsia"/>
              </w:rPr>
              <w:t xml:space="preserve">Pile Under Voltage Protection  </w:t>
            </w:r>
            <w:r w:rsidRPr="00AA699A">
              <w:rPr>
                <w:rFonts w:hint="eastAsia"/>
              </w:rPr>
              <w:t>总压低压保护</w:t>
            </w:r>
          </w:p>
        </w:tc>
        <w:tc>
          <w:tcPr>
            <w:tcW w:w="4111" w:type="dxa"/>
            <w:vAlign w:val="center"/>
          </w:tcPr>
          <w:p w14:paraId="1C484FA7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1D247C5B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3C91D9A7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357387BB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2C2ADE7C" w14:textId="77777777" w:rsidR="0025399B" w:rsidRPr="00AA699A" w:rsidRDefault="0025399B" w:rsidP="00A01916">
            <w:r w:rsidRPr="00AA699A">
              <w:rPr>
                <w:rFonts w:hint="eastAsia"/>
              </w:rPr>
              <w:t>Bit1</w:t>
            </w:r>
          </w:p>
        </w:tc>
        <w:tc>
          <w:tcPr>
            <w:tcW w:w="2268" w:type="dxa"/>
            <w:vAlign w:val="center"/>
          </w:tcPr>
          <w:p w14:paraId="03A614D1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 xml:space="preserve">Battery Cell Over Voltage Protection  </w:t>
            </w:r>
          </w:p>
          <w:p w14:paraId="15793A45" w14:textId="77777777" w:rsidR="0025399B" w:rsidRPr="00AA699A" w:rsidRDefault="0025399B" w:rsidP="00A01916">
            <w:r w:rsidRPr="00AA699A">
              <w:rPr>
                <w:rFonts w:hint="eastAsia"/>
              </w:rPr>
              <w:t>单体高压保护</w:t>
            </w:r>
          </w:p>
        </w:tc>
        <w:tc>
          <w:tcPr>
            <w:tcW w:w="4111" w:type="dxa"/>
            <w:vAlign w:val="center"/>
          </w:tcPr>
          <w:p w14:paraId="66BD2036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0089ABD6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  <w:tr w:rsidR="0025399B" w:rsidRPr="00AA699A" w14:paraId="58D0EC87" w14:textId="77777777" w:rsidTr="00A01916">
        <w:trPr>
          <w:trHeight w:val="289"/>
        </w:trPr>
        <w:tc>
          <w:tcPr>
            <w:tcW w:w="1242" w:type="dxa"/>
            <w:vMerge/>
            <w:vAlign w:val="center"/>
          </w:tcPr>
          <w:p w14:paraId="4257BC40" w14:textId="77777777" w:rsidR="0025399B" w:rsidRPr="00AA699A" w:rsidRDefault="0025399B" w:rsidP="00A01916">
            <w:pPr>
              <w:jc w:val="both"/>
            </w:pPr>
          </w:p>
        </w:tc>
        <w:tc>
          <w:tcPr>
            <w:tcW w:w="1276" w:type="dxa"/>
          </w:tcPr>
          <w:p w14:paraId="3ADDCDB9" w14:textId="77777777" w:rsidR="0025399B" w:rsidRPr="00AA699A" w:rsidRDefault="0025399B" w:rsidP="00A01916">
            <w:r w:rsidRPr="00AA699A">
              <w:rPr>
                <w:rFonts w:hint="eastAsia"/>
              </w:rPr>
              <w:t>Bit0</w:t>
            </w:r>
          </w:p>
        </w:tc>
        <w:tc>
          <w:tcPr>
            <w:tcW w:w="2268" w:type="dxa"/>
            <w:vAlign w:val="center"/>
          </w:tcPr>
          <w:p w14:paraId="6A2A1051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 xml:space="preserve">Battery Cell Under Voltage Protection  </w:t>
            </w:r>
          </w:p>
          <w:p w14:paraId="6AC0D2A8" w14:textId="77777777" w:rsidR="0025399B" w:rsidRPr="00AA699A" w:rsidRDefault="0025399B" w:rsidP="00A01916">
            <w:r w:rsidRPr="00AA699A">
              <w:rPr>
                <w:rFonts w:hint="eastAsia"/>
              </w:rPr>
              <w:t>单体低压保护</w:t>
            </w:r>
          </w:p>
        </w:tc>
        <w:tc>
          <w:tcPr>
            <w:tcW w:w="4111" w:type="dxa"/>
            <w:vAlign w:val="center"/>
          </w:tcPr>
          <w:p w14:paraId="025E7211" w14:textId="77777777" w:rsidR="0025399B" w:rsidRPr="00AA699A" w:rsidRDefault="0025399B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1-protect</w:t>
            </w:r>
            <w:r w:rsidRPr="00AA699A">
              <w:rPr>
                <w:rFonts w:hint="eastAsia"/>
              </w:rPr>
              <w:t>；</w:t>
            </w:r>
          </w:p>
          <w:p w14:paraId="7C4AB364" w14:textId="77777777" w:rsidR="0025399B" w:rsidRPr="00AA699A" w:rsidRDefault="0025399B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保护</w:t>
            </w:r>
          </w:p>
        </w:tc>
      </w:tr>
    </w:tbl>
    <w:p w14:paraId="1F7E7B1F" w14:textId="5BFEA7FF" w:rsidR="0025399B" w:rsidRPr="00AA699A" w:rsidRDefault="0025399B"/>
    <w:p w14:paraId="537FD793" w14:textId="77777777" w:rsidR="0025399B" w:rsidRPr="00AA699A" w:rsidRDefault="0025399B"/>
    <w:p w14:paraId="2B9FB9A2" w14:textId="51F93EAD" w:rsidR="00AE789C" w:rsidRPr="00AA699A" w:rsidRDefault="00AE789C">
      <w:r w:rsidRPr="00AA699A">
        <w:rPr>
          <w:rFonts w:hint="eastAsia"/>
        </w:rPr>
        <w:t>Appendix</w:t>
      </w:r>
      <w:r w:rsidRPr="00AA699A">
        <w:t xml:space="preserve"> </w:t>
      </w:r>
      <w:r w:rsidRPr="00AA699A">
        <w:rPr>
          <w:rFonts w:hint="eastAsia"/>
        </w:rPr>
        <w:t>I-</w:t>
      </w:r>
      <w:r w:rsidRPr="00AA699A">
        <w:t xml:space="preserve">3 </w:t>
      </w:r>
      <w:r w:rsidRPr="00AA699A">
        <w:rPr>
          <w:rFonts w:hint="eastAsia"/>
        </w:rPr>
        <w:t>告警状态</w:t>
      </w:r>
      <w:r w:rsidRPr="00AA699A">
        <w:rPr>
          <w:rFonts w:hint="eastAsia"/>
        </w:rPr>
        <w:t>1</w:t>
      </w:r>
      <w:r w:rsidR="005418A4" w:rsidRPr="00AA699A">
        <w:t xml:space="preserve">  </w:t>
      </w:r>
      <w:r w:rsidR="005418A4" w:rsidRPr="00AA699A">
        <w:rPr>
          <w:rFonts w:hint="eastAsia"/>
        </w:rPr>
        <w:t>Alarm Status</w:t>
      </w:r>
      <w:r w:rsidR="005418A4" w:rsidRPr="00AA699A">
        <w:t xml:space="preserve">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2268"/>
        <w:gridCol w:w="4111"/>
      </w:tblGrid>
      <w:tr w:rsidR="00AE789C" w:rsidRPr="00AA699A" w14:paraId="5EBBFE57" w14:textId="77777777" w:rsidTr="00A01916">
        <w:trPr>
          <w:trHeight w:val="263"/>
        </w:trPr>
        <w:tc>
          <w:tcPr>
            <w:tcW w:w="1242" w:type="dxa"/>
            <w:vMerge w:val="restart"/>
            <w:vAlign w:val="center"/>
          </w:tcPr>
          <w:p w14:paraId="4B08C6E4" w14:textId="77777777" w:rsidR="00AE789C" w:rsidRPr="00AA699A" w:rsidRDefault="00AE789C" w:rsidP="00A01916">
            <w:pPr>
              <w:jc w:val="both"/>
            </w:pPr>
            <w:r w:rsidRPr="00AA699A">
              <w:rPr>
                <w:rFonts w:hint="eastAsia"/>
              </w:rPr>
              <w:t>0x0002</w:t>
            </w:r>
          </w:p>
        </w:tc>
        <w:tc>
          <w:tcPr>
            <w:tcW w:w="1276" w:type="dxa"/>
          </w:tcPr>
          <w:p w14:paraId="2AC2FD89" w14:textId="77777777" w:rsidR="00AE789C" w:rsidRPr="00AA699A" w:rsidRDefault="00AE789C" w:rsidP="00A01916">
            <w:pPr>
              <w:rPr>
                <w:strike/>
              </w:rPr>
            </w:pPr>
            <w:r w:rsidRPr="00AA699A">
              <w:rPr>
                <w:strike/>
              </w:rPr>
              <w:t>B</w:t>
            </w:r>
            <w:r w:rsidRPr="00AA699A">
              <w:rPr>
                <w:rFonts w:hint="eastAsia"/>
                <w:strike/>
              </w:rPr>
              <w:t>it15</w:t>
            </w:r>
          </w:p>
        </w:tc>
        <w:tc>
          <w:tcPr>
            <w:tcW w:w="2268" w:type="dxa"/>
            <w:vAlign w:val="center"/>
          </w:tcPr>
          <w:p w14:paraId="1585290B" w14:textId="360949C2" w:rsidR="00AE789C" w:rsidRPr="00AA699A" w:rsidRDefault="00AE789C" w:rsidP="00A01916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端子温度告警</w:t>
            </w:r>
          </w:p>
        </w:tc>
        <w:tc>
          <w:tcPr>
            <w:tcW w:w="4111" w:type="dxa"/>
            <w:vAlign w:val="center"/>
          </w:tcPr>
          <w:p w14:paraId="30844E48" w14:textId="77777777" w:rsidR="00AE789C" w:rsidRPr="00AA699A" w:rsidRDefault="00AE789C" w:rsidP="00A01916">
            <w:pPr>
              <w:jc w:val="both"/>
              <w:rPr>
                <w:strike/>
              </w:rPr>
            </w:pPr>
            <w:r w:rsidRPr="00AA699A">
              <w:rPr>
                <w:rFonts w:hint="eastAsia"/>
                <w:strike/>
              </w:rPr>
              <w:t>0</w:t>
            </w:r>
            <w:r w:rsidRPr="00AA699A">
              <w:rPr>
                <w:strike/>
              </w:rPr>
              <w:t>-</w:t>
            </w:r>
            <w:r w:rsidRPr="00AA699A">
              <w:rPr>
                <w:rFonts w:hint="eastAsia"/>
                <w:strike/>
              </w:rPr>
              <w:t>正常，</w:t>
            </w:r>
            <w:r w:rsidRPr="00AA699A">
              <w:rPr>
                <w:rFonts w:hint="eastAsia"/>
                <w:strike/>
              </w:rPr>
              <w:t>1</w:t>
            </w:r>
            <w:r w:rsidRPr="00AA699A">
              <w:rPr>
                <w:strike/>
              </w:rPr>
              <w:t>-</w:t>
            </w:r>
            <w:r w:rsidRPr="00AA699A">
              <w:rPr>
                <w:rFonts w:hint="eastAsia"/>
                <w:strike/>
              </w:rPr>
              <w:t>告警</w:t>
            </w:r>
          </w:p>
        </w:tc>
      </w:tr>
      <w:tr w:rsidR="00AE789C" w:rsidRPr="00AA699A" w14:paraId="110EE534" w14:textId="77777777" w:rsidTr="00A01916">
        <w:trPr>
          <w:trHeight w:val="289"/>
        </w:trPr>
        <w:tc>
          <w:tcPr>
            <w:tcW w:w="1242" w:type="dxa"/>
            <w:vMerge/>
          </w:tcPr>
          <w:p w14:paraId="6D1935CE" w14:textId="77777777" w:rsidR="00AE789C" w:rsidRPr="00AA699A" w:rsidRDefault="00AE789C" w:rsidP="00A01916"/>
        </w:tc>
        <w:tc>
          <w:tcPr>
            <w:tcW w:w="1276" w:type="dxa"/>
          </w:tcPr>
          <w:p w14:paraId="7B3216BE" w14:textId="77777777" w:rsidR="00AE789C" w:rsidRPr="00AA699A" w:rsidRDefault="00AE789C" w:rsidP="00A01916">
            <w:r w:rsidRPr="00AA699A">
              <w:rPr>
                <w:rFonts w:hint="eastAsia"/>
              </w:rPr>
              <w:t>Bit14</w:t>
            </w:r>
          </w:p>
        </w:tc>
        <w:tc>
          <w:tcPr>
            <w:tcW w:w="2268" w:type="dxa"/>
          </w:tcPr>
          <w:p w14:paraId="4B9F816A" w14:textId="77777777" w:rsidR="00AE789C" w:rsidRPr="00AA699A" w:rsidRDefault="00AE789C" w:rsidP="00A01916">
            <w:pPr>
              <w:spacing w:after="200" w:line="276" w:lineRule="auto"/>
            </w:pPr>
            <w:r w:rsidRPr="00AA699A">
              <w:t xml:space="preserve">Module High Voltage Alarm </w:t>
            </w:r>
            <w:r w:rsidRPr="00AA699A">
              <w:rPr>
                <w:rFonts w:hint="eastAsia"/>
              </w:rPr>
              <w:t>模块</w:t>
            </w:r>
            <w:r w:rsidRPr="00AA699A">
              <w:rPr>
                <w:rFonts w:ascii="宋体" w:eastAsia="宋体" w:hAnsi="宋体" w:cs="宋体" w:hint="eastAsia"/>
              </w:rPr>
              <w:t>高压告</w:t>
            </w:r>
            <w:r w:rsidRPr="00AA699A">
              <w:rPr>
                <w:rFonts w:hint="eastAsia"/>
              </w:rPr>
              <w:t>警</w:t>
            </w:r>
          </w:p>
        </w:tc>
        <w:tc>
          <w:tcPr>
            <w:tcW w:w="4111" w:type="dxa"/>
          </w:tcPr>
          <w:p w14:paraId="4134AC3B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1CC01C6B" w14:textId="77777777" w:rsidR="00AE789C" w:rsidRPr="00AA699A" w:rsidRDefault="00AE789C" w:rsidP="00A01916">
            <w:pPr>
              <w:spacing w:after="200" w:line="276" w:lineRule="auto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63E86252" w14:textId="77777777" w:rsidTr="00A01916">
        <w:trPr>
          <w:trHeight w:val="289"/>
        </w:trPr>
        <w:tc>
          <w:tcPr>
            <w:tcW w:w="1242" w:type="dxa"/>
            <w:vMerge/>
          </w:tcPr>
          <w:p w14:paraId="037BB571" w14:textId="77777777" w:rsidR="00AE789C" w:rsidRPr="00AA699A" w:rsidRDefault="00AE789C" w:rsidP="00A01916"/>
        </w:tc>
        <w:tc>
          <w:tcPr>
            <w:tcW w:w="1276" w:type="dxa"/>
          </w:tcPr>
          <w:p w14:paraId="3BEC5058" w14:textId="77777777" w:rsidR="00AE789C" w:rsidRPr="00AA699A" w:rsidRDefault="00AE789C" w:rsidP="00A01916">
            <w:r w:rsidRPr="00AA699A">
              <w:rPr>
                <w:rFonts w:hint="eastAsia"/>
              </w:rPr>
              <w:t>Bit13</w:t>
            </w:r>
          </w:p>
        </w:tc>
        <w:tc>
          <w:tcPr>
            <w:tcW w:w="2268" w:type="dxa"/>
          </w:tcPr>
          <w:p w14:paraId="73D324D2" w14:textId="77777777" w:rsidR="00AE789C" w:rsidRPr="00AA699A" w:rsidRDefault="00AE789C" w:rsidP="00A01916">
            <w:pPr>
              <w:spacing w:after="200" w:line="276" w:lineRule="auto"/>
            </w:pPr>
            <w:r w:rsidRPr="00AA699A">
              <w:t>Module Low Voltage Alarm</w:t>
            </w:r>
            <w:r w:rsidRPr="00AA699A">
              <w:rPr>
                <w:rFonts w:hint="eastAsia"/>
              </w:rPr>
              <w:t>模块</w:t>
            </w:r>
            <w:r w:rsidRPr="00AA699A">
              <w:rPr>
                <w:rFonts w:ascii="宋体" w:eastAsia="宋体" w:hAnsi="宋体" w:cs="宋体" w:hint="eastAsia"/>
              </w:rPr>
              <w:t>低压告</w:t>
            </w:r>
            <w:r w:rsidRPr="00AA699A">
              <w:rPr>
                <w:rFonts w:hint="eastAsia"/>
              </w:rPr>
              <w:t>警</w:t>
            </w:r>
          </w:p>
        </w:tc>
        <w:tc>
          <w:tcPr>
            <w:tcW w:w="4111" w:type="dxa"/>
          </w:tcPr>
          <w:p w14:paraId="063878DD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3F817167" w14:textId="77777777" w:rsidR="00AE789C" w:rsidRPr="00AA699A" w:rsidRDefault="00AE789C" w:rsidP="00A01916">
            <w:pPr>
              <w:spacing w:after="200" w:line="276" w:lineRule="auto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03EFEDA3" w14:textId="77777777" w:rsidTr="00A01916">
        <w:trPr>
          <w:trHeight w:val="289"/>
        </w:trPr>
        <w:tc>
          <w:tcPr>
            <w:tcW w:w="1242" w:type="dxa"/>
            <w:vMerge/>
          </w:tcPr>
          <w:p w14:paraId="6510BED3" w14:textId="77777777" w:rsidR="00AE789C" w:rsidRPr="00AA699A" w:rsidRDefault="00AE789C" w:rsidP="00A01916"/>
        </w:tc>
        <w:tc>
          <w:tcPr>
            <w:tcW w:w="1276" w:type="dxa"/>
          </w:tcPr>
          <w:p w14:paraId="4E759917" w14:textId="77777777" w:rsidR="00AE789C" w:rsidRPr="00AA699A" w:rsidRDefault="00AE789C" w:rsidP="00A01916">
            <w:r w:rsidRPr="00AA699A">
              <w:t>B</w:t>
            </w:r>
            <w:r w:rsidRPr="00AA699A">
              <w:rPr>
                <w:rFonts w:hint="eastAsia"/>
              </w:rPr>
              <w:t>it12</w:t>
            </w:r>
          </w:p>
        </w:tc>
        <w:tc>
          <w:tcPr>
            <w:tcW w:w="2268" w:type="dxa"/>
          </w:tcPr>
          <w:p w14:paraId="107EEB8A" w14:textId="77777777" w:rsidR="00AE789C" w:rsidRPr="00AA699A" w:rsidRDefault="00AE789C" w:rsidP="00A01916">
            <w:r w:rsidRPr="00AA699A">
              <w:rPr>
                <w:rFonts w:hint="eastAsia"/>
              </w:rPr>
              <w:t xml:space="preserve">Module High Temperature Alarm </w:t>
            </w:r>
            <w:r w:rsidRPr="00AA699A">
              <w:rPr>
                <w:rFonts w:hint="eastAsia"/>
              </w:rPr>
              <w:t>模块单板温度高告警</w:t>
            </w:r>
          </w:p>
        </w:tc>
        <w:tc>
          <w:tcPr>
            <w:tcW w:w="4111" w:type="dxa"/>
          </w:tcPr>
          <w:p w14:paraId="701EBAFC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65F85C0B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70E385DB" w14:textId="77777777" w:rsidTr="00A01916">
        <w:trPr>
          <w:trHeight w:val="289"/>
        </w:trPr>
        <w:tc>
          <w:tcPr>
            <w:tcW w:w="1242" w:type="dxa"/>
            <w:vMerge/>
          </w:tcPr>
          <w:p w14:paraId="267C3F50" w14:textId="77777777" w:rsidR="00AE789C" w:rsidRPr="00AA699A" w:rsidRDefault="00AE789C" w:rsidP="00A01916"/>
        </w:tc>
        <w:tc>
          <w:tcPr>
            <w:tcW w:w="1276" w:type="dxa"/>
          </w:tcPr>
          <w:p w14:paraId="0795A347" w14:textId="77777777" w:rsidR="00AE789C" w:rsidRPr="00AA699A" w:rsidRDefault="00AE789C" w:rsidP="00A01916">
            <w:r w:rsidRPr="00AA699A">
              <w:rPr>
                <w:rFonts w:hint="eastAsia"/>
              </w:rPr>
              <w:t>Bit11</w:t>
            </w:r>
          </w:p>
        </w:tc>
        <w:tc>
          <w:tcPr>
            <w:tcW w:w="2268" w:type="dxa"/>
          </w:tcPr>
          <w:p w14:paraId="12A58BA6" w14:textId="77777777" w:rsidR="00AE789C" w:rsidRPr="00AA699A" w:rsidRDefault="00AE789C" w:rsidP="00A01916">
            <w:r w:rsidRPr="00AA699A">
              <w:rPr>
                <w:rFonts w:hint="eastAsia"/>
              </w:rPr>
              <w:t>Main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controller</w:t>
            </w:r>
            <w:r w:rsidRPr="00AA699A">
              <w:rPr>
                <w:rFonts w:hint="eastAsia"/>
              </w:rPr>
              <w:t>（</w:t>
            </w:r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）</w:t>
            </w:r>
            <w:r w:rsidRPr="00AA699A">
              <w:rPr>
                <w:rFonts w:hint="eastAsia"/>
              </w:rPr>
              <w:t>High Temperature Alarm</w:t>
            </w:r>
          </w:p>
          <w:p w14:paraId="73EB2343" w14:textId="77777777" w:rsidR="00AE789C" w:rsidRPr="00AA699A" w:rsidRDefault="00AE789C" w:rsidP="00A01916">
            <w:r w:rsidRPr="00AA699A">
              <w:rPr>
                <w:rFonts w:hint="eastAsia"/>
              </w:rPr>
              <w:t>主控温度高告警</w:t>
            </w:r>
          </w:p>
        </w:tc>
        <w:tc>
          <w:tcPr>
            <w:tcW w:w="4111" w:type="dxa"/>
          </w:tcPr>
          <w:p w14:paraId="1EB4B7E1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15FEF401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354C0A02" w14:textId="77777777" w:rsidTr="00A01916">
        <w:trPr>
          <w:trHeight w:val="289"/>
        </w:trPr>
        <w:tc>
          <w:tcPr>
            <w:tcW w:w="1242" w:type="dxa"/>
            <w:vMerge/>
          </w:tcPr>
          <w:p w14:paraId="639304F0" w14:textId="77777777" w:rsidR="00AE789C" w:rsidRPr="00AA699A" w:rsidRDefault="00AE789C" w:rsidP="00A01916"/>
        </w:tc>
        <w:tc>
          <w:tcPr>
            <w:tcW w:w="1276" w:type="dxa"/>
          </w:tcPr>
          <w:p w14:paraId="1A315810" w14:textId="77777777" w:rsidR="00AE789C" w:rsidRPr="00AA699A" w:rsidRDefault="00AE789C" w:rsidP="00A01916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Bit10</w:t>
            </w:r>
          </w:p>
        </w:tc>
        <w:tc>
          <w:tcPr>
            <w:tcW w:w="2268" w:type="dxa"/>
          </w:tcPr>
          <w:p w14:paraId="720C0E5D" w14:textId="77777777" w:rsidR="00AE789C" w:rsidRPr="00AA699A" w:rsidRDefault="00AE789C" w:rsidP="00A01916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漏电流异常告警</w:t>
            </w:r>
          </w:p>
        </w:tc>
        <w:tc>
          <w:tcPr>
            <w:tcW w:w="4111" w:type="dxa"/>
          </w:tcPr>
          <w:p w14:paraId="538FFA99" w14:textId="77777777" w:rsidR="00AE789C" w:rsidRPr="00AA699A" w:rsidRDefault="00AE789C" w:rsidP="00A01916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</w:t>
            </w:r>
            <w:r w:rsidRPr="00AA699A">
              <w:rPr>
                <w:rFonts w:hint="eastAsia"/>
                <w:strike/>
              </w:rPr>
              <w:t>：</w:t>
            </w:r>
            <w:r w:rsidRPr="00AA699A">
              <w:rPr>
                <w:rFonts w:hint="eastAsia"/>
                <w:strike/>
              </w:rPr>
              <w:t>normal</w:t>
            </w:r>
            <w:r w:rsidRPr="00AA699A">
              <w:rPr>
                <w:rFonts w:hint="eastAsia"/>
                <w:strike/>
              </w:rPr>
              <w:t>；</w:t>
            </w:r>
            <w:r w:rsidRPr="00AA699A">
              <w:rPr>
                <w:rFonts w:hint="eastAsia"/>
                <w:strike/>
              </w:rPr>
              <w:t>1-alarm</w:t>
            </w:r>
            <w:r w:rsidRPr="00AA699A">
              <w:rPr>
                <w:rFonts w:hint="eastAsia"/>
                <w:strike/>
              </w:rPr>
              <w:t>；</w:t>
            </w:r>
          </w:p>
          <w:p w14:paraId="558DA050" w14:textId="77777777" w:rsidR="00AE789C" w:rsidRPr="00AA699A" w:rsidRDefault="00AE789C" w:rsidP="00A01916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</w:t>
            </w:r>
            <w:r w:rsidRPr="00AA699A">
              <w:rPr>
                <w:rFonts w:hint="eastAsia"/>
                <w:strike/>
              </w:rPr>
              <w:t>正常；</w:t>
            </w:r>
            <w:r w:rsidRPr="00AA699A">
              <w:rPr>
                <w:rFonts w:hint="eastAsia"/>
                <w:strike/>
              </w:rPr>
              <w:t>1-</w:t>
            </w:r>
            <w:r w:rsidRPr="00AA699A">
              <w:rPr>
                <w:rFonts w:hint="eastAsia"/>
                <w:strike/>
              </w:rPr>
              <w:t>告警</w:t>
            </w:r>
          </w:p>
        </w:tc>
      </w:tr>
      <w:tr w:rsidR="00AE789C" w:rsidRPr="00AA699A" w14:paraId="0C883C32" w14:textId="77777777" w:rsidTr="00A01916">
        <w:trPr>
          <w:trHeight w:val="289"/>
        </w:trPr>
        <w:tc>
          <w:tcPr>
            <w:tcW w:w="1242" w:type="dxa"/>
            <w:vMerge/>
          </w:tcPr>
          <w:p w14:paraId="4128CC9D" w14:textId="77777777" w:rsidR="00AE789C" w:rsidRPr="00AA699A" w:rsidRDefault="00AE789C" w:rsidP="00A01916"/>
        </w:tc>
        <w:tc>
          <w:tcPr>
            <w:tcW w:w="1276" w:type="dxa"/>
          </w:tcPr>
          <w:p w14:paraId="553E6D5D" w14:textId="77777777" w:rsidR="00AE789C" w:rsidRPr="00AA699A" w:rsidRDefault="00AE789C" w:rsidP="00A01916">
            <w:r w:rsidRPr="00AA699A">
              <w:t>B</w:t>
            </w:r>
            <w:r w:rsidRPr="00AA699A">
              <w:rPr>
                <w:rFonts w:hint="eastAsia"/>
              </w:rPr>
              <w:t>it9</w:t>
            </w:r>
          </w:p>
        </w:tc>
        <w:tc>
          <w:tcPr>
            <w:tcW w:w="2268" w:type="dxa"/>
          </w:tcPr>
          <w:p w14:paraId="56F669D1" w14:textId="77777777" w:rsidR="00AE789C" w:rsidRPr="00AA699A" w:rsidRDefault="00AE789C" w:rsidP="00A01916">
            <w:r w:rsidRPr="00AA699A">
              <w:rPr>
                <w:rFonts w:hint="eastAsia"/>
              </w:rPr>
              <w:t xml:space="preserve">Discharge Over Current Alarm  </w:t>
            </w:r>
            <w:r w:rsidRPr="00AA699A">
              <w:rPr>
                <w:rFonts w:hint="eastAsia"/>
              </w:rPr>
              <w:t>放电过流告警</w:t>
            </w:r>
          </w:p>
        </w:tc>
        <w:tc>
          <w:tcPr>
            <w:tcW w:w="4111" w:type="dxa"/>
          </w:tcPr>
          <w:p w14:paraId="46465962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13DFD201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36482A71" w14:textId="77777777" w:rsidTr="00A01916">
        <w:trPr>
          <w:trHeight w:val="289"/>
        </w:trPr>
        <w:tc>
          <w:tcPr>
            <w:tcW w:w="1242" w:type="dxa"/>
            <w:vMerge/>
          </w:tcPr>
          <w:p w14:paraId="6179F6BF" w14:textId="77777777" w:rsidR="00AE789C" w:rsidRPr="00AA699A" w:rsidRDefault="00AE789C" w:rsidP="00A01916"/>
        </w:tc>
        <w:tc>
          <w:tcPr>
            <w:tcW w:w="1276" w:type="dxa"/>
          </w:tcPr>
          <w:p w14:paraId="1EFBDA26" w14:textId="77777777" w:rsidR="00AE789C" w:rsidRPr="00AA699A" w:rsidRDefault="00AE789C" w:rsidP="00A01916">
            <w:r w:rsidRPr="00AA699A">
              <w:rPr>
                <w:rFonts w:hint="eastAsia"/>
              </w:rPr>
              <w:t>Bit8</w:t>
            </w:r>
          </w:p>
        </w:tc>
        <w:tc>
          <w:tcPr>
            <w:tcW w:w="2268" w:type="dxa"/>
          </w:tcPr>
          <w:p w14:paraId="3EECB8B3" w14:textId="77777777" w:rsidR="00AE789C" w:rsidRPr="00AA699A" w:rsidRDefault="00AE789C" w:rsidP="00A01916">
            <w:r w:rsidRPr="00AA699A">
              <w:rPr>
                <w:rFonts w:hint="eastAsia"/>
              </w:rPr>
              <w:t xml:space="preserve">Charge Over Current Alarm  </w:t>
            </w:r>
            <w:r w:rsidRPr="00AA699A">
              <w:rPr>
                <w:rFonts w:hint="eastAsia"/>
              </w:rPr>
              <w:t>充电过流告警</w:t>
            </w:r>
          </w:p>
        </w:tc>
        <w:tc>
          <w:tcPr>
            <w:tcW w:w="4111" w:type="dxa"/>
          </w:tcPr>
          <w:p w14:paraId="1A767D27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4EABF7A4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5882EEAE" w14:textId="77777777" w:rsidTr="00A01916">
        <w:trPr>
          <w:trHeight w:val="289"/>
        </w:trPr>
        <w:tc>
          <w:tcPr>
            <w:tcW w:w="1242" w:type="dxa"/>
            <w:vMerge/>
          </w:tcPr>
          <w:p w14:paraId="0990FF0E" w14:textId="77777777" w:rsidR="00AE789C" w:rsidRPr="00AA699A" w:rsidRDefault="00AE789C" w:rsidP="00A01916"/>
        </w:tc>
        <w:tc>
          <w:tcPr>
            <w:tcW w:w="1276" w:type="dxa"/>
          </w:tcPr>
          <w:p w14:paraId="1A9572F0" w14:textId="77777777" w:rsidR="00AE789C" w:rsidRPr="00AA699A" w:rsidRDefault="00AE789C" w:rsidP="00A01916">
            <w:r w:rsidRPr="00AA699A">
              <w:t>B</w:t>
            </w:r>
            <w:r w:rsidRPr="00AA699A">
              <w:rPr>
                <w:rFonts w:hint="eastAsia"/>
              </w:rPr>
              <w:t>it7</w:t>
            </w:r>
          </w:p>
        </w:tc>
        <w:tc>
          <w:tcPr>
            <w:tcW w:w="2268" w:type="dxa"/>
          </w:tcPr>
          <w:p w14:paraId="72671329" w14:textId="77777777" w:rsidR="00AE789C" w:rsidRPr="00AA699A" w:rsidRDefault="00AE789C" w:rsidP="00A01916">
            <w:r w:rsidRPr="00AA699A">
              <w:rPr>
                <w:rFonts w:hint="eastAsia"/>
              </w:rPr>
              <w:t xml:space="preserve">Discharge High Temperature Alarm  </w:t>
            </w:r>
            <w:r w:rsidRPr="00AA699A">
              <w:rPr>
                <w:rFonts w:hint="eastAsia"/>
              </w:rPr>
              <w:t>放电高温告警</w:t>
            </w:r>
          </w:p>
        </w:tc>
        <w:tc>
          <w:tcPr>
            <w:tcW w:w="4111" w:type="dxa"/>
          </w:tcPr>
          <w:p w14:paraId="77571203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625B02AF" w14:textId="77777777" w:rsidR="00AE789C" w:rsidRPr="00AA699A" w:rsidRDefault="00AE789C" w:rsidP="00A01916">
            <w:pPr>
              <w:jc w:val="both"/>
            </w:pPr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3F8E7C2D" w14:textId="77777777" w:rsidTr="00A01916">
        <w:trPr>
          <w:trHeight w:val="289"/>
        </w:trPr>
        <w:tc>
          <w:tcPr>
            <w:tcW w:w="1242" w:type="dxa"/>
            <w:vMerge/>
          </w:tcPr>
          <w:p w14:paraId="320B73C3" w14:textId="77777777" w:rsidR="00AE789C" w:rsidRPr="00AA699A" w:rsidRDefault="00AE789C" w:rsidP="00A01916"/>
        </w:tc>
        <w:tc>
          <w:tcPr>
            <w:tcW w:w="1276" w:type="dxa"/>
          </w:tcPr>
          <w:p w14:paraId="7C64BE8D" w14:textId="77777777" w:rsidR="00AE789C" w:rsidRPr="00AA699A" w:rsidRDefault="00AE789C" w:rsidP="00A01916">
            <w:r w:rsidRPr="00AA699A">
              <w:rPr>
                <w:rFonts w:hint="eastAsia"/>
              </w:rPr>
              <w:t>Bit6</w:t>
            </w:r>
          </w:p>
        </w:tc>
        <w:tc>
          <w:tcPr>
            <w:tcW w:w="2268" w:type="dxa"/>
          </w:tcPr>
          <w:p w14:paraId="3FEF28B3" w14:textId="77777777" w:rsidR="00AE789C" w:rsidRPr="00AA699A" w:rsidRDefault="00AE789C" w:rsidP="00A01916">
            <w:r w:rsidRPr="00AA699A">
              <w:rPr>
                <w:rFonts w:hint="eastAsia"/>
              </w:rPr>
              <w:t xml:space="preserve">Discharge Low Temperature Alarm  </w:t>
            </w:r>
            <w:r w:rsidRPr="00AA699A">
              <w:rPr>
                <w:rFonts w:hint="eastAsia"/>
              </w:rPr>
              <w:t>放电低温告警</w:t>
            </w:r>
          </w:p>
        </w:tc>
        <w:tc>
          <w:tcPr>
            <w:tcW w:w="4111" w:type="dxa"/>
          </w:tcPr>
          <w:p w14:paraId="54F93012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76B60298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06018DC8" w14:textId="77777777" w:rsidTr="00A01916">
        <w:trPr>
          <w:trHeight w:val="289"/>
        </w:trPr>
        <w:tc>
          <w:tcPr>
            <w:tcW w:w="1242" w:type="dxa"/>
            <w:vMerge/>
          </w:tcPr>
          <w:p w14:paraId="583EA708" w14:textId="77777777" w:rsidR="00AE789C" w:rsidRPr="00AA699A" w:rsidRDefault="00AE789C" w:rsidP="00A01916"/>
        </w:tc>
        <w:tc>
          <w:tcPr>
            <w:tcW w:w="1276" w:type="dxa"/>
          </w:tcPr>
          <w:p w14:paraId="769AD231" w14:textId="77777777" w:rsidR="00AE789C" w:rsidRPr="00AA699A" w:rsidRDefault="00AE789C" w:rsidP="00A01916">
            <w:r w:rsidRPr="00AA699A">
              <w:t>B</w:t>
            </w:r>
            <w:r w:rsidRPr="00AA699A">
              <w:rPr>
                <w:rFonts w:hint="eastAsia"/>
              </w:rPr>
              <w:t>it5</w:t>
            </w:r>
          </w:p>
        </w:tc>
        <w:tc>
          <w:tcPr>
            <w:tcW w:w="2268" w:type="dxa"/>
          </w:tcPr>
          <w:p w14:paraId="2C7E9E68" w14:textId="77777777" w:rsidR="00AE789C" w:rsidRPr="00AA699A" w:rsidRDefault="00AE789C" w:rsidP="00A01916">
            <w:r w:rsidRPr="00AA699A">
              <w:rPr>
                <w:rFonts w:hint="eastAsia"/>
              </w:rPr>
              <w:t>C</w:t>
            </w:r>
            <w:r w:rsidRPr="00AA699A">
              <w:t xml:space="preserve">harge High Temperature Alarm  </w:t>
            </w:r>
            <w:r w:rsidRPr="00AA699A">
              <w:rPr>
                <w:rFonts w:hint="eastAsia"/>
              </w:rPr>
              <w:t>充电高温告警</w:t>
            </w:r>
          </w:p>
        </w:tc>
        <w:tc>
          <w:tcPr>
            <w:tcW w:w="4111" w:type="dxa"/>
          </w:tcPr>
          <w:p w14:paraId="108FD852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796A81C6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6F7BE48C" w14:textId="77777777" w:rsidTr="00A01916">
        <w:trPr>
          <w:trHeight w:val="289"/>
        </w:trPr>
        <w:tc>
          <w:tcPr>
            <w:tcW w:w="1242" w:type="dxa"/>
            <w:vMerge/>
          </w:tcPr>
          <w:p w14:paraId="04A8E716" w14:textId="77777777" w:rsidR="00AE789C" w:rsidRPr="00AA699A" w:rsidRDefault="00AE789C" w:rsidP="00A01916"/>
        </w:tc>
        <w:tc>
          <w:tcPr>
            <w:tcW w:w="1276" w:type="dxa"/>
          </w:tcPr>
          <w:p w14:paraId="5EB5D7A9" w14:textId="77777777" w:rsidR="00AE789C" w:rsidRPr="00AA699A" w:rsidRDefault="00AE789C" w:rsidP="00A01916">
            <w:r w:rsidRPr="00AA699A">
              <w:rPr>
                <w:rFonts w:hint="eastAsia"/>
              </w:rPr>
              <w:t>Bit4</w:t>
            </w:r>
          </w:p>
        </w:tc>
        <w:tc>
          <w:tcPr>
            <w:tcW w:w="2268" w:type="dxa"/>
          </w:tcPr>
          <w:p w14:paraId="011F4FBB" w14:textId="77777777" w:rsidR="00AE789C" w:rsidRPr="00AA699A" w:rsidRDefault="00AE789C" w:rsidP="00A01916">
            <w:r w:rsidRPr="00AA699A">
              <w:rPr>
                <w:rFonts w:hint="eastAsia"/>
              </w:rPr>
              <w:t>C</w:t>
            </w:r>
            <w:r w:rsidRPr="00AA699A">
              <w:t xml:space="preserve">harge </w:t>
            </w:r>
            <w:r w:rsidRPr="00AA699A">
              <w:rPr>
                <w:rFonts w:hint="eastAsia"/>
              </w:rPr>
              <w:t>Low</w:t>
            </w:r>
            <w:r w:rsidRPr="00AA699A">
              <w:t xml:space="preserve"> Temperature Alarm  </w:t>
            </w:r>
            <w:r w:rsidRPr="00AA699A">
              <w:rPr>
                <w:rFonts w:hint="eastAsia"/>
              </w:rPr>
              <w:t>充电低温告警</w:t>
            </w:r>
          </w:p>
        </w:tc>
        <w:tc>
          <w:tcPr>
            <w:tcW w:w="4111" w:type="dxa"/>
          </w:tcPr>
          <w:p w14:paraId="29426A8A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73FDED0C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6DC99A3F" w14:textId="77777777" w:rsidTr="00A01916">
        <w:trPr>
          <w:trHeight w:val="289"/>
        </w:trPr>
        <w:tc>
          <w:tcPr>
            <w:tcW w:w="1242" w:type="dxa"/>
            <w:vMerge/>
          </w:tcPr>
          <w:p w14:paraId="7EFBC8C4" w14:textId="77777777" w:rsidR="00AE789C" w:rsidRPr="00AA699A" w:rsidRDefault="00AE789C" w:rsidP="00A01916"/>
        </w:tc>
        <w:tc>
          <w:tcPr>
            <w:tcW w:w="1276" w:type="dxa"/>
          </w:tcPr>
          <w:p w14:paraId="1C51F56D" w14:textId="77777777" w:rsidR="00AE789C" w:rsidRPr="00AA699A" w:rsidRDefault="00AE789C" w:rsidP="00A01916">
            <w:r w:rsidRPr="00AA699A">
              <w:t>B</w:t>
            </w:r>
            <w:r w:rsidRPr="00AA699A">
              <w:rPr>
                <w:rFonts w:hint="eastAsia"/>
              </w:rPr>
              <w:t>it3</w:t>
            </w:r>
          </w:p>
        </w:tc>
        <w:tc>
          <w:tcPr>
            <w:tcW w:w="2268" w:type="dxa"/>
          </w:tcPr>
          <w:p w14:paraId="0F411192" w14:textId="77777777" w:rsidR="00AE789C" w:rsidRPr="00AA699A" w:rsidRDefault="00AE789C" w:rsidP="00A01916">
            <w:r w:rsidRPr="00AA699A">
              <w:rPr>
                <w:rFonts w:hint="eastAsia"/>
              </w:rPr>
              <w:t xml:space="preserve">Pile High Voltage Alarm  </w:t>
            </w:r>
            <w:r w:rsidRPr="00AA699A">
              <w:rPr>
                <w:rFonts w:hint="eastAsia"/>
              </w:rPr>
              <w:t>总压高压告警</w:t>
            </w:r>
          </w:p>
        </w:tc>
        <w:tc>
          <w:tcPr>
            <w:tcW w:w="4111" w:type="dxa"/>
          </w:tcPr>
          <w:p w14:paraId="4E4BBFA4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4B03D9DC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7F6C1EBB" w14:textId="77777777" w:rsidTr="00A01916">
        <w:trPr>
          <w:trHeight w:val="289"/>
        </w:trPr>
        <w:tc>
          <w:tcPr>
            <w:tcW w:w="1242" w:type="dxa"/>
            <w:vMerge/>
          </w:tcPr>
          <w:p w14:paraId="6A2F4E1B" w14:textId="77777777" w:rsidR="00AE789C" w:rsidRPr="00AA699A" w:rsidRDefault="00AE789C" w:rsidP="00A01916"/>
        </w:tc>
        <w:tc>
          <w:tcPr>
            <w:tcW w:w="1276" w:type="dxa"/>
          </w:tcPr>
          <w:p w14:paraId="33D45F51" w14:textId="77777777" w:rsidR="00AE789C" w:rsidRPr="00AA699A" w:rsidRDefault="00AE789C" w:rsidP="00A01916">
            <w:r w:rsidRPr="00AA699A">
              <w:rPr>
                <w:rFonts w:hint="eastAsia"/>
              </w:rPr>
              <w:t>Bit2</w:t>
            </w:r>
          </w:p>
        </w:tc>
        <w:tc>
          <w:tcPr>
            <w:tcW w:w="2268" w:type="dxa"/>
          </w:tcPr>
          <w:p w14:paraId="7559636A" w14:textId="77777777" w:rsidR="00AE789C" w:rsidRPr="00AA699A" w:rsidRDefault="00AE789C" w:rsidP="00A01916">
            <w:r w:rsidRPr="00AA699A">
              <w:rPr>
                <w:rFonts w:hint="eastAsia"/>
              </w:rPr>
              <w:t xml:space="preserve">Pile Low Voltage Alarm  </w:t>
            </w:r>
            <w:r w:rsidRPr="00AA699A">
              <w:rPr>
                <w:rFonts w:hint="eastAsia"/>
              </w:rPr>
              <w:t>总压低压告警</w:t>
            </w:r>
          </w:p>
        </w:tc>
        <w:tc>
          <w:tcPr>
            <w:tcW w:w="4111" w:type="dxa"/>
          </w:tcPr>
          <w:p w14:paraId="0147D42B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3BA3366F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1ED1D846" w14:textId="77777777" w:rsidTr="00A01916">
        <w:trPr>
          <w:trHeight w:val="289"/>
        </w:trPr>
        <w:tc>
          <w:tcPr>
            <w:tcW w:w="1242" w:type="dxa"/>
            <w:vMerge/>
          </w:tcPr>
          <w:p w14:paraId="71E3F281" w14:textId="77777777" w:rsidR="00AE789C" w:rsidRPr="00AA699A" w:rsidRDefault="00AE789C" w:rsidP="00A01916"/>
        </w:tc>
        <w:tc>
          <w:tcPr>
            <w:tcW w:w="1276" w:type="dxa"/>
          </w:tcPr>
          <w:p w14:paraId="50DB2165" w14:textId="77777777" w:rsidR="00AE789C" w:rsidRPr="00AA699A" w:rsidRDefault="00AE789C" w:rsidP="00A01916">
            <w:r w:rsidRPr="00AA699A">
              <w:rPr>
                <w:rFonts w:hint="eastAsia"/>
              </w:rPr>
              <w:t>Bit1</w:t>
            </w:r>
          </w:p>
        </w:tc>
        <w:tc>
          <w:tcPr>
            <w:tcW w:w="2268" w:type="dxa"/>
          </w:tcPr>
          <w:p w14:paraId="019CF424" w14:textId="77777777" w:rsidR="00AE789C" w:rsidRPr="00AA699A" w:rsidRDefault="00AE789C" w:rsidP="00A01916">
            <w:r w:rsidRPr="00AA699A">
              <w:rPr>
                <w:rFonts w:hint="eastAsia"/>
              </w:rPr>
              <w:t xml:space="preserve">Battery Cell High Voltage Alarm  </w:t>
            </w:r>
            <w:r w:rsidRPr="00AA699A">
              <w:rPr>
                <w:rFonts w:hint="eastAsia"/>
              </w:rPr>
              <w:t>单体高压告警</w:t>
            </w:r>
          </w:p>
        </w:tc>
        <w:tc>
          <w:tcPr>
            <w:tcW w:w="4111" w:type="dxa"/>
          </w:tcPr>
          <w:p w14:paraId="7D4EB163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4EF81887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AE789C" w:rsidRPr="00AA699A" w14:paraId="45D011FF" w14:textId="77777777" w:rsidTr="00A01916">
        <w:trPr>
          <w:trHeight w:val="289"/>
        </w:trPr>
        <w:tc>
          <w:tcPr>
            <w:tcW w:w="1242" w:type="dxa"/>
            <w:vMerge/>
          </w:tcPr>
          <w:p w14:paraId="7362B81D" w14:textId="77777777" w:rsidR="00AE789C" w:rsidRPr="00AA699A" w:rsidRDefault="00AE789C" w:rsidP="00A01916"/>
        </w:tc>
        <w:tc>
          <w:tcPr>
            <w:tcW w:w="1276" w:type="dxa"/>
          </w:tcPr>
          <w:p w14:paraId="2D3E23B4" w14:textId="77777777" w:rsidR="00AE789C" w:rsidRPr="00AA699A" w:rsidRDefault="00AE789C" w:rsidP="00A01916">
            <w:r w:rsidRPr="00AA699A">
              <w:rPr>
                <w:rFonts w:hint="eastAsia"/>
              </w:rPr>
              <w:t>Bit0</w:t>
            </w:r>
          </w:p>
        </w:tc>
        <w:tc>
          <w:tcPr>
            <w:tcW w:w="2268" w:type="dxa"/>
          </w:tcPr>
          <w:p w14:paraId="43EC6AE9" w14:textId="77777777" w:rsidR="00AE789C" w:rsidRPr="00AA699A" w:rsidRDefault="00AE789C" w:rsidP="00A01916">
            <w:r w:rsidRPr="00AA699A">
              <w:rPr>
                <w:rFonts w:hint="eastAsia"/>
              </w:rPr>
              <w:t xml:space="preserve">Battery Cell Low Voltage Alarm  </w:t>
            </w:r>
            <w:r w:rsidRPr="00AA699A">
              <w:rPr>
                <w:rFonts w:hint="eastAsia"/>
              </w:rPr>
              <w:t>单体低压告警</w:t>
            </w:r>
          </w:p>
        </w:tc>
        <w:tc>
          <w:tcPr>
            <w:tcW w:w="4111" w:type="dxa"/>
          </w:tcPr>
          <w:p w14:paraId="5FCE4129" w14:textId="77777777" w:rsidR="00AE789C" w:rsidRPr="00AA699A" w:rsidRDefault="00AE789C" w:rsidP="00A01916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06A6BDE8" w14:textId="77777777" w:rsidR="00AE789C" w:rsidRPr="00AA699A" w:rsidRDefault="00AE789C" w:rsidP="00A01916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</w:tbl>
    <w:p w14:paraId="19AF7BAC" w14:textId="77777777" w:rsidR="00AE789C" w:rsidRPr="00AA699A" w:rsidRDefault="00AE789C"/>
    <w:p w14:paraId="0555FA2F" w14:textId="3DAAA764" w:rsidR="00D86187" w:rsidRPr="00AA699A" w:rsidRDefault="00AE789C">
      <w:r w:rsidRPr="00AA699A">
        <w:rPr>
          <w:rFonts w:hint="eastAsia"/>
        </w:rPr>
        <w:t>Appendix</w:t>
      </w:r>
      <w:r w:rsidRPr="00AA699A">
        <w:t xml:space="preserve"> </w:t>
      </w:r>
      <w:r w:rsidRPr="00AA699A">
        <w:rPr>
          <w:rFonts w:hint="eastAsia"/>
        </w:rPr>
        <w:t>I-</w:t>
      </w:r>
      <w:r w:rsidRPr="00AA699A">
        <w:t>4</w:t>
      </w:r>
      <w:r w:rsidR="00D86187" w:rsidRPr="00AA699A">
        <w:rPr>
          <w:rFonts w:hint="eastAsia"/>
        </w:rPr>
        <w:t>告警状态</w:t>
      </w:r>
      <w:r w:rsidR="00D86187" w:rsidRPr="00AA699A">
        <w:rPr>
          <w:rFonts w:hint="eastAsia"/>
        </w:rPr>
        <w:t>2</w:t>
      </w:r>
      <w:r w:rsidR="005418A4" w:rsidRPr="00AA699A">
        <w:t xml:space="preserve"> </w:t>
      </w:r>
      <w:r w:rsidR="005418A4" w:rsidRPr="00AA699A">
        <w:rPr>
          <w:rFonts w:hint="eastAsia"/>
        </w:rPr>
        <w:t xml:space="preserve"> Alarm Status</w:t>
      </w:r>
      <w:r w:rsidR="005418A4" w:rsidRPr="00AA699A"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2439"/>
        <w:gridCol w:w="3940"/>
      </w:tblGrid>
      <w:tr w:rsidR="00F53C71" w:rsidRPr="00AA699A" w14:paraId="7F74C304" w14:textId="77777777" w:rsidTr="00C521A9">
        <w:trPr>
          <w:trHeight w:val="289"/>
        </w:trPr>
        <w:tc>
          <w:tcPr>
            <w:tcW w:w="1242" w:type="dxa"/>
            <w:vMerge w:val="restart"/>
          </w:tcPr>
          <w:p w14:paraId="6BF5251B" w14:textId="13F99FD4" w:rsidR="00F53C71" w:rsidRPr="00AA699A" w:rsidRDefault="00F53C71" w:rsidP="00046198">
            <w:r w:rsidRPr="00AA699A">
              <w:rPr>
                <w:rFonts w:hint="eastAsia"/>
              </w:rPr>
              <w:t>告警状态</w:t>
            </w:r>
            <w:r w:rsidRPr="00AA699A">
              <w:t>2</w:t>
            </w:r>
          </w:p>
        </w:tc>
        <w:tc>
          <w:tcPr>
            <w:tcW w:w="1276" w:type="dxa"/>
          </w:tcPr>
          <w:p w14:paraId="369D767E" w14:textId="3C0ECE77" w:rsidR="00F53C71" w:rsidRPr="00AA699A" w:rsidRDefault="00F53C71" w:rsidP="00054A67">
            <w:r w:rsidRPr="00AA699A">
              <w:rPr>
                <w:rFonts w:hint="eastAsia"/>
              </w:rPr>
              <w:t>Bit</w:t>
            </w:r>
            <w:r w:rsidR="003366DF" w:rsidRPr="00AA699A">
              <w:rPr>
                <w:rFonts w:hint="eastAsia"/>
              </w:rPr>
              <w:t>6</w:t>
            </w:r>
            <w:r w:rsidRPr="00AA699A">
              <w:rPr>
                <w:rFonts w:hint="eastAsia"/>
              </w:rPr>
              <w:t>~</w:t>
            </w:r>
            <w:r w:rsidRPr="00AA699A">
              <w:t>15</w:t>
            </w:r>
          </w:p>
        </w:tc>
        <w:tc>
          <w:tcPr>
            <w:tcW w:w="2439" w:type="dxa"/>
          </w:tcPr>
          <w:p w14:paraId="51D79903" w14:textId="2D036069" w:rsidR="00F53C71" w:rsidRPr="00AA699A" w:rsidRDefault="00F53C71" w:rsidP="00046198">
            <w:r w:rsidRPr="00AA699A">
              <w:rPr>
                <w:rFonts w:hint="eastAsia"/>
              </w:rPr>
              <w:t>Reserved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3940" w:type="dxa"/>
          </w:tcPr>
          <w:p w14:paraId="5715EEBE" w14:textId="77777777" w:rsidR="00F53C71" w:rsidRPr="00AA699A" w:rsidRDefault="00F53C71" w:rsidP="00046198"/>
        </w:tc>
      </w:tr>
      <w:tr w:rsidR="003366DF" w:rsidRPr="00AA699A" w14:paraId="6C278F9C" w14:textId="77777777" w:rsidTr="00C521A9">
        <w:trPr>
          <w:trHeight w:val="289"/>
        </w:trPr>
        <w:tc>
          <w:tcPr>
            <w:tcW w:w="1242" w:type="dxa"/>
            <w:vMerge/>
          </w:tcPr>
          <w:p w14:paraId="6D415106" w14:textId="77777777" w:rsidR="003366DF" w:rsidRPr="00AA699A" w:rsidRDefault="003366DF" w:rsidP="00046198"/>
        </w:tc>
        <w:tc>
          <w:tcPr>
            <w:tcW w:w="1276" w:type="dxa"/>
          </w:tcPr>
          <w:p w14:paraId="7DCE36FB" w14:textId="55C715DA" w:rsidR="003366DF" w:rsidRPr="00AA699A" w:rsidRDefault="003366DF" w:rsidP="00046198">
            <w:r w:rsidRPr="00AA699A">
              <w:t>B</w:t>
            </w:r>
            <w:r w:rsidRPr="00AA699A">
              <w:rPr>
                <w:rFonts w:hint="eastAsia"/>
              </w:rPr>
              <w:t>it5</w:t>
            </w:r>
          </w:p>
        </w:tc>
        <w:tc>
          <w:tcPr>
            <w:tcW w:w="2439" w:type="dxa"/>
          </w:tcPr>
          <w:p w14:paraId="6B203949" w14:textId="1A431FF0" w:rsidR="003366DF" w:rsidRPr="00AA699A" w:rsidRDefault="003366DF" w:rsidP="00046198">
            <w:r w:rsidRPr="00AA699A">
              <w:rPr>
                <w:rFonts w:hint="eastAsia"/>
              </w:rPr>
              <w:t>L</w:t>
            </w:r>
            <w:r w:rsidRPr="00AA699A">
              <w:t>ED</w:t>
            </w:r>
            <w:r w:rsidRPr="00AA699A">
              <w:rPr>
                <w:rFonts w:hint="eastAsia"/>
              </w:rPr>
              <w:t>通讯超时</w:t>
            </w:r>
          </w:p>
        </w:tc>
        <w:tc>
          <w:tcPr>
            <w:tcW w:w="3940" w:type="dxa"/>
          </w:tcPr>
          <w:p w14:paraId="4D968CC7" w14:textId="77777777" w:rsidR="003366DF" w:rsidRPr="00AA699A" w:rsidRDefault="003366DF" w:rsidP="003366DF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4E429A55" w14:textId="23A37E52" w:rsidR="003366DF" w:rsidRPr="00AA699A" w:rsidRDefault="003366DF" w:rsidP="003366DF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F27D62" w:rsidRPr="00AA699A" w14:paraId="50F3CD29" w14:textId="77777777" w:rsidTr="00C521A9">
        <w:trPr>
          <w:trHeight w:val="289"/>
        </w:trPr>
        <w:tc>
          <w:tcPr>
            <w:tcW w:w="1242" w:type="dxa"/>
            <w:vMerge/>
          </w:tcPr>
          <w:p w14:paraId="7E3E2E57" w14:textId="77777777" w:rsidR="00F27D62" w:rsidRPr="00AA699A" w:rsidRDefault="00F27D62" w:rsidP="00046198"/>
        </w:tc>
        <w:tc>
          <w:tcPr>
            <w:tcW w:w="1276" w:type="dxa"/>
          </w:tcPr>
          <w:p w14:paraId="3284C5F4" w14:textId="76EA36E5" w:rsidR="00F27D62" w:rsidRPr="00AA699A" w:rsidRDefault="00F27D62" w:rsidP="00046198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</w:t>
            </w:r>
            <w:r w:rsidRPr="00AA699A">
              <w:rPr>
                <w:strike/>
              </w:rPr>
              <w:t>4</w:t>
            </w:r>
          </w:p>
        </w:tc>
        <w:tc>
          <w:tcPr>
            <w:tcW w:w="2439" w:type="dxa"/>
          </w:tcPr>
          <w:p w14:paraId="2AAAEF58" w14:textId="6CD4C820" w:rsidR="00F27D62" w:rsidRPr="00AA699A" w:rsidRDefault="00F27D62" w:rsidP="00046198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系统异常使用</w:t>
            </w:r>
            <w:r w:rsidR="00413BC6" w:rsidRPr="00AA699A">
              <w:rPr>
                <w:rFonts w:hint="eastAsia"/>
                <w:strike/>
              </w:rPr>
              <w:t>告警位</w:t>
            </w:r>
          </w:p>
        </w:tc>
        <w:tc>
          <w:tcPr>
            <w:tcW w:w="3940" w:type="dxa"/>
          </w:tcPr>
          <w:p w14:paraId="7AACC44E" w14:textId="1D499049" w:rsidR="00F27D62" w:rsidRPr="00AA699A" w:rsidRDefault="00F27D62" w:rsidP="00046198">
            <w:pPr>
              <w:rPr>
                <w:strike/>
              </w:rPr>
            </w:pPr>
            <w:r w:rsidRPr="00AA699A">
              <w:rPr>
                <w:strike/>
              </w:rPr>
              <w:t>0</w:t>
            </w:r>
            <w:r w:rsidRPr="00AA699A">
              <w:rPr>
                <w:rFonts w:hint="eastAsia"/>
                <w:strike/>
              </w:rPr>
              <w:t>:</w:t>
            </w:r>
            <w:r w:rsidRPr="00AA699A">
              <w:rPr>
                <w:rFonts w:hint="eastAsia"/>
                <w:strike/>
              </w:rPr>
              <w:t>无异常使用</w:t>
            </w:r>
            <w:r w:rsidR="00413BC6" w:rsidRPr="00AA699A">
              <w:rPr>
                <w:rFonts w:hint="eastAsia"/>
                <w:strike/>
              </w:rPr>
              <w:t>告警</w:t>
            </w:r>
            <w:r w:rsidRPr="00AA699A">
              <w:rPr>
                <w:rFonts w:hint="eastAsia"/>
                <w:strike/>
              </w:rPr>
              <w:t>，</w:t>
            </w:r>
            <w:r w:rsidRPr="00AA699A">
              <w:rPr>
                <w:rFonts w:hint="eastAsia"/>
                <w:strike/>
              </w:rPr>
              <w:t>1-</w:t>
            </w:r>
            <w:r w:rsidRPr="00AA699A">
              <w:rPr>
                <w:rFonts w:hint="eastAsia"/>
                <w:strike/>
              </w:rPr>
              <w:t>有异常使用</w:t>
            </w:r>
            <w:r w:rsidR="00413BC6" w:rsidRPr="00AA699A">
              <w:rPr>
                <w:rFonts w:hint="eastAsia"/>
                <w:strike/>
              </w:rPr>
              <w:t>告警</w:t>
            </w:r>
          </w:p>
        </w:tc>
      </w:tr>
      <w:tr w:rsidR="00A01916" w:rsidRPr="00AA699A" w14:paraId="4E6C62C2" w14:textId="77777777" w:rsidTr="00C521A9">
        <w:trPr>
          <w:trHeight w:val="289"/>
        </w:trPr>
        <w:tc>
          <w:tcPr>
            <w:tcW w:w="1242" w:type="dxa"/>
            <w:vMerge/>
          </w:tcPr>
          <w:p w14:paraId="5E53DF22" w14:textId="77777777" w:rsidR="00A01916" w:rsidRPr="00AA699A" w:rsidRDefault="00A01916" w:rsidP="00046198"/>
        </w:tc>
        <w:tc>
          <w:tcPr>
            <w:tcW w:w="1276" w:type="dxa"/>
          </w:tcPr>
          <w:p w14:paraId="52A408D2" w14:textId="7AA36660" w:rsidR="00A01916" w:rsidRPr="00AA699A" w:rsidRDefault="00A01916" w:rsidP="00046198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</w:t>
            </w:r>
            <w:r w:rsidRPr="00AA699A">
              <w:rPr>
                <w:strike/>
              </w:rPr>
              <w:t>it3</w:t>
            </w:r>
          </w:p>
        </w:tc>
        <w:tc>
          <w:tcPr>
            <w:tcW w:w="2439" w:type="dxa"/>
          </w:tcPr>
          <w:p w14:paraId="79F34896" w14:textId="38C2425A" w:rsidR="00A01916" w:rsidRPr="00AA699A" w:rsidRDefault="00A75FA4" w:rsidP="00046198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</w:t>
            </w:r>
            <w:r w:rsidRPr="00AA699A">
              <w:rPr>
                <w:strike/>
              </w:rPr>
              <w:t>MS disconnect alarm</w:t>
            </w:r>
            <w:r w:rsidR="00A01916" w:rsidRPr="00AA699A">
              <w:rPr>
                <w:rFonts w:hint="eastAsia"/>
                <w:strike/>
              </w:rPr>
              <w:t>二级主控脱柜告警</w:t>
            </w:r>
          </w:p>
        </w:tc>
        <w:tc>
          <w:tcPr>
            <w:tcW w:w="3940" w:type="dxa"/>
          </w:tcPr>
          <w:p w14:paraId="05349CB4" w14:textId="4BC77B77" w:rsidR="00A01916" w:rsidRPr="00AA699A" w:rsidRDefault="00A75FA4" w:rsidP="00046198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S</w:t>
            </w:r>
            <w:r w:rsidRPr="00AA699A">
              <w:rPr>
                <w:strike/>
              </w:rPr>
              <w:t>ystem can continuous working in derating mode</w:t>
            </w:r>
          </w:p>
        </w:tc>
      </w:tr>
      <w:tr w:rsidR="00A01916" w:rsidRPr="00AA699A" w14:paraId="589A72A1" w14:textId="77777777" w:rsidTr="00C521A9">
        <w:trPr>
          <w:trHeight w:val="289"/>
        </w:trPr>
        <w:tc>
          <w:tcPr>
            <w:tcW w:w="1242" w:type="dxa"/>
            <w:vMerge/>
          </w:tcPr>
          <w:p w14:paraId="578E5E93" w14:textId="77777777" w:rsidR="00A01916" w:rsidRPr="00AA699A" w:rsidRDefault="00A01916" w:rsidP="00046198"/>
        </w:tc>
        <w:tc>
          <w:tcPr>
            <w:tcW w:w="1276" w:type="dxa"/>
          </w:tcPr>
          <w:p w14:paraId="0BCF0260" w14:textId="124073C6" w:rsidR="00A01916" w:rsidRPr="00AA699A" w:rsidRDefault="00A01916" w:rsidP="00046198">
            <w:pPr>
              <w:rPr>
                <w:strike/>
              </w:rPr>
            </w:pPr>
            <w:r w:rsidRPr="00AA699A">
              <w:rPr>
                <w:strike/>
              </w:rPr>
              <w:t>Bit2</w:t>
            </w:r>
          </w:p>
        </w:tc>
        <w:tc>
          <w:tcPr>
            <w:tcW w:w="2439" w:type="dxa"/>
          </w:tcPr>
          <w:p w14:paraId="31B7BBA4" w14:textId="77777777" w:rsidR="00A75FA4" w:rsidRPr="00AA699A" w:rsidRDefault="00A75FA4" w:rsidP="00A75FA4">
            <w:pPr>
              <w:ind w:left="220" w:hangingChars="100" w:hanging="220"/>
              <w:rPr>
                <w:strike/>
              </w:rPr>
            </w:pPr>
            <w:r w:rsidRPr="00AA699A">
              <w:rPr>
                <w:rFonts w:hint="eastAsia"/>
                <w:strike/>
              </w:rPr>
              <w:t>B</w:t>
            </w:r>
            <w:r w:rsidRPr="00AA699A">
              <w:rPr>
                <w:strike/>
              </w:rPr>
              <w:t>MS communication lost alarm</w:t>
            </w:r>
          </w:p>
          <w:p w14:paraId="1F9ACF9B" w14:textId="45E65E2D" w:rsidR="00A01916" w:rsidRPr="00AA699A" w:rsidRDefault="00A01916" w:rsidP="00C521A9">
            <w:pPr>
              <w:ind w:left="220" w:hangingChars="100" w:hanging="220"/>
              <w:rPr>
                <w:strike/>
              </w:rPr>
            </w:pPr>
            <w:r w:rsidRPr="00AA699A">
              <w:rPr>
                <w:rFonts w:hint="eastAsia"/>
                <w:strike/>
              </w:rPr>
              <w:lastRenderedPageBreak/>
              <w:t>二级主控通讯掉线告警</w:t>
            </w:r>
          </w:p>
        </w:tc>
        <w:tc>
          <w:tcPr>
            <w:tcW w:w="3940" w:type="dxa"/>
          </w:tcPr>
          <w:p w14:paraId="111B1FAA" w14:textId="5E8026EC" w:rsidR="00A01916" w:rsidRPr="00AA699A" w:rsidRDefault="00A75FA4" w:rsidP="00046198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lastRenderedPageBreak/>
              <w:t>S</w:t>
            </w:r>
            <w:r w:rsidRPr="00AA699A">
              <w:rPr>
                <w:strike/>
              </w:rPr>
              <w:t>ystem can continuous working in derating mode</w:t>
            </w:r>
          </w:p>
        </w:tc>
      </w:tr>
      <w:tr w:rsidR="00F53C71" w:rsidRPr="00AA699A" w14:paraId="2CE20448" w14:textId="77777777" w:rsidTr="00C521A9">
        <w:trPr>
          <w:trHeight w:val="289"/>
        </w:trPr>
        <w:tc>
          <w:tcPr>
            <w:tcW w:w="1242" w:type="dxa"/>
            <w:vMerge/>
          </w:tcPr>
          <w:p w14:paraId="133FCB1E" w14:textId="77777777" w:rsidR="00F53C71" w:rsidRPr="00AA699A" w:rsidRDefault="00F53C71" w:rsidP="00046198"/>
        </w:tc>
        <w:tc>
          <w:tcPr>
            <w:tcW w:w="1276" w:type="dxa"/>
          </w:tcPr>
          <w:p w14:paraId="115FEC22" w14:textId="5DE78DA3" w:rsidR="00F53C71" w:rsidRPr="00AA699A" w:rsidRDefault="00F53C71" w:rsidP="00046198">
            <w:r w:rsidRPr="00AA699A">
              <w:rPr>
                <w:rFonts w:hint="eastAsia"/>
              </w:rPr>
              <w:t>Bit</w:t>
            </w:r>
            <w:r w:rsidRPr="00AA699A">
              <w:t>1</w:t>
            </w:r>
          </w:p>
        </w:tc>
        <w:tc>
          <w:tcPr>
            <w:tcW w:w="2439" w:type="dxa"/>
          </w:tcPr>
          <w:p w14:paraId="4EAF6012" w14:textId="77777777" w:rsidR="00A75FA4" w:rsidRPr="00AA699A" w:rsidRDefault="00A75FA4" w:rsidP="00046198">
            <w:r w:rsidRPr="00AA699A">
              <w:rPr>
                <w:rFonts w:hint="eastAsia"/>
              </w:rPr>
              <w:t>C</w:t>
            </w:r>
            <w:r w:rsidRPr="00AA699A">
              <w:t>ell temp. imbalance alarm</w:t>
            </w:r>
          </w:p>
          <w:p w14:paraId="27F28A9A" w14:textId="3F62DC6F" w:rsidR="00F53C71" w:rsidRPr="00AA699A" w:rsidRDefault="00F53C71" w:rsidP="00046198">
            <w:r w:rsidRPr="00AA699A">
              <w:rPr>
                <w:rFonts w:hint="eastAsia"/>
              </w:rPr>
              <w:t>电芯温度一致性差告警</w:t>
            </w:r>
          </w:p>
        </w:tc>
        <w:tc>
          <w:tcPr>
            <w:tcW w:w="3940" w:type="dxa"/>
          </w:tcPr>
          <w:p w14:paraId="64DA5F8B" w14:textId="77777777" w:rsidR="00F53C71" w:rsidRPr="00AA699A" w:rsidRDefault="00F53C71" w:rsidP="00F53C71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1EBBFCE8" w14:textId="289048A4" w:rsidR="00F53C71" w:rsidRPr="00AA699A" w:rsidRDefault="00F53C71" w:rsidP="00F53C71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  <w:tr w:rsidR="00F53C71" w:rsidRPr="00AA699A" w14:paraId="35A8A778" w14:textId="77777777" w:rsidTr="00DE2D9B">
        <w:trPr>
          <w:trHeight w:val="60"/>
        </w:trPr>
        <w:tc>
          <w:tcPr>
            <w:tcW w:w="1242" w:type="dxa"/>
            <w:vMerge/>
          </w:tcPr>
          <w:p w14:paraId="32A5CFE4" w14:textId="77777777" w:rsidR="00F53C71" w:rsidRPr="00AA699A" w:rsidRDefault="00F53C71" w:rsidP="00046198"/>
        </w:tc>
        <w:tc>
          <w:tcPr>
            <w:tcW w:w="1276" w:type="dxa"/>
          </w:tcPr>
          <w:p w14:paraId="1E252AEF" w14:textId="06F6D872" w:rsidR="00F53C71" w:rsidRPr="00AA699A" w:rsidRDefault="00F53C71" w:rsidP="00046198">
            <w:r w:rsidRPr="00AA699A">
              <w:rPr>
                <w:rFonts w:hint="eastAsia"/>
              </w:rPr>
              <w:t>B</w:t>
            </w:r>
            <w:r w:rsidRPr="00AA699A">
              <w:t>it0</w:t>
            </w:r>
          </w:p>
        </w:tc>
        <w:tc>
          <w:tcPr>
            <w:tcW w:w="2439" w:type="dxa"/>
          </w:tcPr>
          <w:p w14:paraId="116A099B" w14:textId="77777777" w:rsidR="00A75FA4" w:rsidRPr="00AA699A" w:rsidRDefault="00A75FA4" w:rsidP="00A75FA4">
            <w:pPr>
              <w:ind w:left="110" w:hangingChars="50" w:hanging="110"/>
            </w:pPr>
            <w:r w:rsidRPr="00AA699A">
              <w:rPr>
                <w:rFonts w:hint="eastAsia"/>
              </w:rPr>
              <w:t>C</w:t>
            </w:r>
            <w:r w:rsidRPr="00AA699A">
              <w:t>ell voltage. Imbalance alarm</w:t>
            </w:r>
          </w:p>
          <w:p w14:paraId="12ECC2C8" w14:textId="3CFB57F4" w:rsidR="00F53C71" w:rsidRPr="00AA699A" w:rsidRDefault="00F53C71" w:rsidP="00C521A9">
            <w:pPr>
              <w:ind w:left="110" w:hangingChars="50" w:hanging="110"/>
            </w:pPr>
            <w:r w:rsidRPr="00AA699A">
              <w:rPr>
                <w:rFonts w:hint="eastAsia"/>
              </w:rPr>
              <w:t>电芯电压一致性差告警</w:t>
            </w:r>
          </w:p>
        </w:tc>
        <w:tc>
          <w:tcPr>
            <w:tcW w:w="3940" w:type="dxa"/>
          </w:tcPr>
          <w:p w14:paraId="35824E3F" w14:textId="77777777" w:rsidR="00F53C71" w:rsidRPr="00AA699A" w:rsidRDefault="00F53C71" w:rsidP="00F53C71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：</w:t>
            </w:r>
            <w:r w:rsidRPr="00AA699A">
              <w:rPr>
                <w:rFonts w:hint="eastAsia"/>
              </w:rPr>
              <w:t>normal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1-alarm</w:t>
            </w:r>
            <w:r w:rsidRPr="00AA699A">
              <w:rPr>
                <w:rFonts w:hint="eastAsia"/>
              </w:rPr>
              <w:t>；</w:t>
            </w:r>
          </w:p>
          <w:p w14:paraId="1FF92FBA" w14:textId="63009470" w:rsidR="00F53C71" w:rsidRPr="00AA699A" w:rsidRDefault="00F53C71" w:rsidP="00F53C71">
            <w:r w:rsidRPr="00AA699A">
              <w:rPr>
                <w:rFonts w:hint="eastAsia"/>
              </w:rPr>
              <w:t>0-</w:t>
            </w:r>
            <w:r w:rsidRPr="00AA699A">
              <w:rPr>
                <w:rFonts w:hint="eastAsia"/>
              </w:rPr>
              <w:t>正常；</w:t>
            </w:r>
            <w:r w:rsidRPr="00AA699A">
              <w:rPr>
                <w:rFonts w:hint="eastAsia"/>
              </w:rPr>
              <w:t>1-</w:t>
            </w:r>
            <w:r w:rsidRPr="00AA699A">
              <w:rPr>
                <w:rFonts w:hint="eastAsia"/>
              </w:rPr>
              <w:t>告警</w:t>
            </w:r>
          </w:p>
        </w:tc>
      </w:tr>
    </w:tbl>
    <w:p w14:paraId="321E0E8D" w14:textId="05501DCF" w:rsidR="007003FE" w:rsidRPr="00AA699A" w:rsidRDefault="007003FE" w:rsidP="007003FE">
      <w:pPr>
        <w:pStyle w:val="2"/>
      </w:pPr>
      <w:bookmarkStart w:id="785" w:name="_Toc204328317"/>
      <w:r w:rsidRPr="00AA699A">
        <w:rPr>
          <w:rFonts w:hint="eastAsia"/>
        </w:rPr>
        <w:t>Appendix</w:t>
      </w:r>
      <w:r w:rsidRPr="00AA699A">
        <w:t xml:space="preserve"> </w:t>
      </w:r>
      <w:r w:rsidRPr="00AA699A">
        <w:rPr>
          <w:rFonts w:hint="eastAsia"/>
        </w:rPr>
        <w:t>II :</w:t>
      </w:r>
      <w:bookmarkEnd w:id="785"/>
      <w:r w:rsidRPr="00AA699A">
        <w:rPr>
          <w:rFonts w:hint="eastAsia"/>
        </w:rPr>
        <w:t xml:space="preserve">   </w:t>
      </w:r>
    </w:p>
    <w:p w14:paraId="4620F736" w14:textId="77777777" w:rsidR="005C55DE" w:rsidRPr="00AA699A" w:rsidRDefault="00DF5EFB">
      <w:r w:rsidRPr="00AA699A">
        <w:rPr>
          <w:rFonts w:hint="eastAsia"/>
        </w:rPr>
        <w:t xml:space="preserve">Switch Value Details   </w:t>
      </w:r>
      <w:r w:rsidR="005C55DE" w:rsidRPr="00AA699A">
        <w:rPr>
          <w:rFonts w:hint="eastAsia"/>
        </w:rPr>
        <w:t>开关量</w:t>
      </w:r>
      <w:r w:rsidR="00F35673" w:rsidRPr="00AA699A">
        <w:rPr>
          <w:rFonts w:hint="eastAsia"/>
        </w:rPr>
        <w:t>详细信息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2694"/>
        <w:gridCol w:w="5103"/>
      </w:tblGrid>
      <w:tr w:rsidR="00703701" w:rsidRPr="00AA699A" w14:paraId="6A6E6E74" w14:textId="77777777" w:rsidTr="00584EE8">
        <w:trPr>
          <w:trHeight w:val="263"/>
        </w:trPr>
        <w:tc>
          <w:tcPr>
            <w:tcW w:w="1242" w:type="dxa"/>
            <w:shd w:val="clear" w:color="auto" w:fill="BFBFBF" w:themeFill="background1" w:themeFillShade="BF"/>
            <w:vAlign w:val="center"/>
          </w:tcPr>
          <w:p w14:paraId="79B8B119" w14:textId="77777777" w:rsidR="008876D7" w:rsidRPr="00AA699A" w:rsidRDefault="00A83049" w:rsidP="003E4EB1">
            <w:r w:rsidRPr="00AA699A">
              <w:rPr>
                <w:rFonts w:hint="eastAsia"/>
              </w:rPr>
              <w:t>BIT</w:t>
            </w:r>
            <w:r w:rsidR="00DF5EFB"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位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3D6F0E28" w14:textId="77777777" w:rsidR="008876D7" w:rsidRPr="00AA699A" w:rsidRDefault="00DF5EFB" w:rsidP="003E4EB1">
            <w:r w:rsidRPr="00AA699A">
              <w:rPr>
                <w:rFonts w:hint="eastAsia"/>
              </w:rPr>
              <w:t xml:space="preserve">Content  </w:t>
            </w:r>
            <w:r w:rsidR="00A83049" w:rsidRPr="00AA699A">
              <w:rPr>
                <w:rFonts w:hint="eastAsia"/>
              </w:rPr>
              <w:t>内容</w:t>
            </w: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687EFAF5" w14:textId="77777777" w:rsidR="008876D7" w:rsidRPr="00AA699A" w:rsidRDefault="00DF5EFB" w:rsidP="003E4EB1">
            <w:r w:rsidRPr="00AA699A">
              <w:rPr>
                <w:rFonts w:hint="eastAsia"/>
              </w:rPr>
              <w:t xml:space="preserve">Remark  </w:t>
            </w:r>
            <w:r w:rsidR="00A83049" w:rsidRPr="00AA699A">
              <w:rPr>
                <w:rFonts w:hint="eastAsia"/>
              </w:rPr>
              <w:t>备注</w:t>
            </w:r>
          </w:p>
        </w:tc>
      </w:tr>
      <w:tr w:rsidR="00703701" w:rsidRPr="00AA699A" w14:paraId="52DE9979" w14:textId="77777777" w:rsidTr="00584EE8">
        <w:trPr>
          <w:trHeight w:val="263"/>
        </w:trPr>
        <w:tc>
          <w:tcPr>
            <w:tcW w:w="1242" w:type="dxa"/>
            <w:vAlign w:val="center"/>
          </w:tcPr>
          <w:p w14:paraId="29905619" w14:textId="77777777" w:rsidR="00A83049" w:rsidRPr="00AA699A" w:rsidRDefault="00A83049" w:rsidP="00F25777">
            <w:r w:rsidRPr="00AA699A">
              <w:t>B</w:t>
            </w:r>
            <w:r w:rsidRPr="00AA699A">
              <w:rPr>
                <w:rFonts w:hint="eastAsia"/>
              </w:rPr>
              <w:t>it15</w:t>
            </w:r>
          </w:p>
        </w:tc>
        <w:tc>
          <w:tcPr>
            <w:tcW w:w="2694" w:type="dxa"/>
            <w:vMerge w:val="restart"/>
            <w:vAlign w:val="center"/>
          </w:tcPr>
          <w:p w14:paraId="2143BD86" w14:textId="77777777" w:rsidR="00DF5EFB" w:rsidRPr="00AA699A" w:rsidRDefault="00502ABE" w:rsidP="00F25777">
            <w:r w:rsidRPr="00AA699A">
              <w:rPr>
                <w:rFonts w:hint="eastAsia"/>
              </w:rPr>
              <w:t xml:space="preserve">Reserved </w:t>
            </w:r>
          </w:p>
          <w:p w14:paraId="3ECA7940" w14:textId="77777777" w:rsidR="00A83049" w:rsidRPr="00AA699A" w:rsidRDefault="00A83049" w:rsidP="00F25777">
            <w:r w:rsidRPr="00AA699A">
              <w:rPr>
                <w:rFonts w:hint="eastAsia"/>
              </w:rPr>
              <w:t>保留</w:t>
            </w:r>
          </w:p>
        </w:tc>
        <w:tc>
          <w:tcPr>
            <w:tcW w:w="5103" w:type="dxa"/>
            <w:vMerge w:val="restart"/>
            <w:vAlign w:val="center"/>
          </w:tcPr>
          <w:p w14:paraId="789A4F3C" w14:textId="77777777" w:rsidR="00A83049" w:rsidRPr="00AA699A" w:rsidRDefault="00A83049" w:rsidP="003E4EB1"/>
        </w:tc>
      </w:tr>
      <w:tr w:rsidR="00703701" w:rsidRPr="00AA699A" w14:paraId="635DF609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40B2875B" w14:textId="77777777" w:rsidR="00A83049" w:rsidRPr="00AA699A" w:rsidRDefault="00A83049" w:rsidP="003E4EB1">
            <w:r w:rsidRPr="00AA699A">
              <w:rPr>
                <w:rFonts w:hint="eastAsia"/>
              </w:rPr>
              <w:t>Bit14</w:t>
            </w:r>
          </w:p>
        </w:tc>
        <w:tc>
          <w:tcPr>
            <w:tcW w:w="2694" w:type="dxa"/>
            <w:vMerge/>
            <w:vAlign w:val="center"/>
          </w:tcPr>
          <w:p w14:paraId="1BFF8414" w14:textId="77777777" w:rsidR="00A83049" w:rsidRPr="00AA699A" w:rsidRDefault="00A83049" w:rsidP="003E4EB1"/>
        </w:tc>
        <w:tc>
          <w:tcPr>
            <w:tcW w:w="5103" w:type="dxa"/>
            <w:vMerge/>
            <w:vAlign w:val="center"/>
          </w:tcPr>
          <w:p w14:paraId="347ABAD3" w14:textId="77777777" w:rsidR="00A83049" w:rsidRPr="00AA699A" w:rsidRDefault="00A83049" w:rsidP="003E4EB1"/>
        </w:tc>
      </w:tr>
      <w:tr w:rsidR="00703701" w:rsidRPr="00AA699A" w14:paraId="638DE5E7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26B498C1" w14:textId="77777777" w:rsidR="00A83049" w:rsidRPr="00AA699A" w:rsidRDefault="00A83049" w:rsidP="003E4EB1">
            <w:r w:rsidRPr="00AA699A">
              <w:rPr>
                <w:rFonts w:hint="eastAsia"/>
              </w:rPr>
              <w:t>Bit13</w:t>
            </w:r>
          </w:p>
        </w:tc>
        <w:tc>
          <w:tcPr>
            <w:tcW w:w="2694" w:type="dxa"/>
            <w:vMerge/>
            <w:vAlign w:val="center"/>
          </w:tcPr>
          <w:p w14:paraId="7954E3A6" w14:textId="77777777" w:rsidR="00A83049" w:rsidRPr="00AA699A" w:rsidRDefault="00A83049" w:rsidP="003E4EB1"/>
        </w:tc>
        <w:tc>
          <w:tcPr>
            <w:tcW w:w="5103" w:type="dxa"/>
            <w:vMerge/>
            <w:vAlign w:val="center"/>
          </w:tcPr>
          <w:p w14:paraId="48AE58B5" w14:textId="77777777" w:rsidR="00A83049" w:rsidRPr="00AA699A" w:rsidRDefault="00A83049" w:rsidP="003E4EB1"/>
        </w:tc>
      </w:tr>
      <w:tr w:rsidR="00703701" w:rsidRPr="00AA699A" w14:paraId="3867763B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55B9BA10" w14:textId="77777777" w:rsidR="00A83049" w:rsidRPr="00AA699A" w:rsidRDefault="00A83049" w:rsidP="003E4EB1">
            <w:r w:rsidRPr="00AA699A">
              <w:t>B</w:t>
            </w:r>
            <w:r w:rsidRPr="00AA699A">
              <w:rPr>
                <w:rFonts w:hint="eastAsia"/>
              </w:rPr>
              <w:t>it12</w:t>
            </w:r>
          </w:p>
        </w:tc>
        <w:tc>
          <w:tcPr>
            <w:tcW w:w="2694" w:type="dxa"/>
            <w:vMerge/>
            <w:vAlign w:val="center"/>
          </w:tcPr>
          <w:p w14:paraId="5123EE46" w14:textId="77777777" w:rsidR="00A83049" w:rsidRPr="00AA699A" w:rsidRDefault="00A83049" w:rsidP="003E4EB1"/>
        </w:tc>
        <w:tc>
          <w:tcPr>
            <w:tcW w:w="5103" w:type="dxa"/>
            <w:vMerge/>
            <w:vAlign w:val="center"/>
          </w:tcPr>
          <w:p w14:paraId="6A78D3EF" w14:textId="77777777" w:rsidR="00A83049" w:rsidRPr="00AA699A" w:rsidRDefault="00A83049" w:rsidP="003E4EB1"/>
        </w:tc>
      </w:tr>
      <w:tr w:rsidR="00703701" w:rsidRPr="00AA699A" w14:paraId="5B66CC6D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742F7951" w14:textId="77777777" w:rsidR="00A83049" w:rsidRPr="00AA699A" w:rsidRDefault="00A83049" w:rsidP="003E4EB1">
            <w:r w:rsidRPr="00AA699A">
              <w:rPr>
                <w:rFonts w:hint="eastAsia"/>
              </w:rPr>
              <w:t>Bit11</w:t>
            </w:r>
          </w:p>
        </w:tc>
        <w:tc>
          <w:tcPr>
            <w:tcW w:w="2694" w:type="dxa"/>
            <w:vMerge/>
            <w:vAlign w:val="center"/>
          </w:tcPr>
          <w:p w14:paraId="5C4E07FE" w14:textId="77777777" w:rsidR="00A83049" w:rsidRPr="00AA699A" w:rsidRDefault="00A83049" w:rsidP="003E4EB1"/>
        </w:tc>
        <w:tc>
          <w:tcPr>
            <w:tcW w:w="5103" w:type="dxa"/>
            <w:vMerge/>
            <w:vAlign w:val="center"/>
          </w:tcPr>
          <w:p w14:paraId="389586F2" w14:textId="77777777" w:rsidR="00A83049" w:rsidRPr="00AA699A" w:rsidRDefault="00A83049" w:rsidP="003E4EB1"/>
        </w:tc>
      </w:tr>
      <w:tr w:rsidR="00703701" w:rsidRPr="00AA699A" w14:paraId="4782E096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11BD5BA0" w14:textId="77777777" w:rsidR="00A83049" w:rsidRPr="00AA699A" w:rsidRDefault="00A83049" w:rsidP="003E4EB1">
            <w:r w:rsidRPr="00AA699A">
              <w:rPr>
                <w:rFonts w:hint="eastAsia"/>
              </w:rPr>
              <w:t>Bit10</w:t>
            </w:r>
          </w:p>
        </w:tc>
        <w:tc>
          <w:tcPr>
            <w:tcW w:w="2694" w:type="dxa"/>
            <w:vMerge/>
            <w:vAlign w:val="center"/>
          </w:tcPr>
          <w:p w14:paraId="2870BD6D" w14:textId="77777777" w:rsidR="00A83049" w:rsidRPr="00AA699A" w:rsidRDefault="00A83049" w:rsidP="003E4EB1"/>
        </w:tc>
        <w:tc>
          <w:tcPr>
            <w:tcW w:w="5103" w:type="dxa"/>
            <w:vMerge/>
            <w:vAlign w:val="center"/>
          </w:tcPr>
          <w:p w14:paraId="081FD033" w14:textId="77777777" w:rsidR="00A83049" w:rsidRPr="00AA699A" w:rsidRDefault="00A83049" w:rsidP="003E4EB1"/>
        </w:tc>
      </w:tr>
      <w:tr w:rsidR="00703701" w:rsidRPr="00AA699A" w14:paraId="35F8EBFD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02EEACD8" w14:textId="77777777" w:rsidR="00A83049" w:rsidRPr="00AA699A" w:rsidRDefault="00A83049" w:rsidP="003E4EB1">
            <w:r w:rsidRPr="00AA699A">
              <w:t>B</w:t>
            </w:r>
            <w:r w:rsidRPr="00AA699A">
              <w:rPr>
                <w:rFonts w:hint="eastAsia"/>
              </w:rPr>
              <w:t>it9</w:t>
            </w:r>
          </w:p>
        </w:tc>
        <w:tc>
          <w:tcPr>
            <w:tcW w:w="2694" w:type="dxa"/>
            <w:vMerge/>
            <w:vAlign w:val="center"/>
          </w:tcPr>
          <w:p w14:paraId="19697F7C" w14:textId="77777777" w:rsidR="00A83049" w:rsidRPr="00AA699A" w:rsidRDefault="00A83049" w:rsidP="003E4EB1"/>
        </w:tc>
        <w:tc>
          <w:tcPr>
            <w:tcW w:w="5103" w:type="dxa"/>
            <w:vMerge/>
            <w:vAlign w:val="center"/>
          </w:tcPr>
          <w:p w14:paraId="7F4C878B" w14:textId="77777777" w:rsidR="00A83049" w:rsidRPr="00AA699A" w:rsidRDefault="00A83049" w:rsidP="003E4EB1"/>
        </w:tc>
      </w:tr>
      <w:tr w:rsidR="00703701" w:rsidRPr="00AA699A" w14:paraId="2CBA3DA1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29821291" w14:textId="77777777" w:rsidR="00A83049" w:rsidRPr="00AA699A" w:rsidRDefault="00A83049" w:rsidP="003E4EB1">
            <w:r w:rsidRPr="00AA699A">
              <w:rPr>
                <w:rFonts w:hint="eastAsia"/>
              </w:rPr>
              <w:t>Bit8</w:t>
            </w:r>
          </w:p>
        </w:tc>
        <w:tc>
          <w:tcPr>
            <w:tcW w:w="2694" w:type="dxa"/>
            <w:vMerge/>
            <w:vAlign w:val="center"/>
          </w:tcPr>
          <w:p w14:paraId="7E0F0D5A" w14:textId="77777777" w:rsidR="00A83049" w:rsidRPr="00AA699A" w:rsidRDefault="00A83049" w:rsidP="003E4EB1"/>
        </w:tc>
        <w:tc>
          <w:tcPr>
            <w:tcW w:w="5103" w:type="dxa"/>
            <w:vMerge/>
            <w:vAlign w:val="center"/>
          </w:tcPr>
          <w:p w14:paraId="22803D3E" w14:textId="77777777" w:rsidR="00A83049" w:rsidRPr="00AA699A" w:rsidRDefault="00A83049" w:rsidP="003E4EB1"/>
        </w:tc>
      </w:tr>
      <w:tr w:rsidR="000D6BEA" w:rsidRPr="00AA699A" w14:paraId="29BDE72C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0F315A3C" w14:textId="5AFBE48D" w:rsidR="000D6BEA" w:rsidRPr="00764E6C" w:rsidRDefault="000D6BEA" w:rsidP="003E4EB1">
            <w:r w:rsidRPr="00764E6C">
              <w:t>Bit7</w:t>
            </w:r>
          </w:p>
        </w:tc>
        <w:tc>
          <w:tcPr>
            <w:tcW w:w="2694" w:type="dxa"/>
            <w:vAlign w:val="center"/>
          </w:tcPr>
          <w:p w14:paraId="735F61C5" w14:textId="1020803F" w:rsidR="000D6BEA" w:rsidRPr="00764E6C" w:rsidRDefault="00A02977" w:rsidP="00C27698">
            <w:r>
              <w:rPr>
                <w:rFonts w:hint="eastAsia"/>
              </w:rPr>
              <w:t>保留</w:t>
            </w:r>
          </w:p>
        </w:tc>
        <w:tc>
          <w:tcPr>
            <w:tcW w:w="5103" w:type="dxa"/>
            <w:vAlign w:val="center"/>
          </w:tcPr>
          <w:p w14:paraId="2D36C8B1" w14:textId="482553D4" w:rsidR="000D6BEA" w:rsidRPr="00764E6C" w:rsidRDefault="000D6BEA" w:rsidP="003E4EB1"/>
        </w:tc>
      </w:tr>
      <w:tr w:rsidR="00703701" w:rsidRPr="00AA699A" w14:paraId="3502A547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533F67A4" w14:textId="77777777" w:rsidR="007D6CD0" w:rsidRPr="00764E6C" w:rsidRDefault="007D6CD0" w:rsidP="003E4EB1">
            <w:r w:rsidRPr="00764E6C">
              <w:t>Bit6</w:t>
            </w:r>
          </w:p>
        </w:tc>
        <w:tc>
          <w:tcPr>
            <w:tcW w:w="2694" w:type="dxa"/>
            <w:vAlign w:val="center"/>
          </w:tcPr>
          <w:p w14:paraId="4277D618" w14:textId="3D07163A" w:rsidR="007D6CD0" w:rsidRPr="00764E6C" w:rsidRDefault="00A02977" w:rsidP="003E4EB1">
            <w:r>
              <w:rPr>
                <w:rFonts w:hint="eastAsia"/>
              </w:rPr>
              <w:t>地址分配</w:t>
            </w:r>
            <w:r>
              <w:rPr>
                <w:rFonts w:hint="eastAsia"/>
              </w:rPr>
              <w:t xml:space="preserve"> Host</w:t>
            </w:r>
            <w:r>
              <w:t xml:space="preserve"> IO</w:t>
            </w:r>
          </w:p>
        </w:tc>
        <w:tc>
          <w:tcPr>
            <w:tcW w:w="5103" w:type="dxa"/>
            <w:vAlign w:val="center"/>
          </w:tcPr>
          <w:p w14:paraId="0A5D368E" w14:textId="33D12119" w:rsidR="007D6CD0" w:rsidRPr="00764E6C" w:rsidRDefault="007D6CD0" w:rsidP="003E4EB1">
            <w:r w:rsidRPr="00764E6C">
              <w:t>0-</w:t>
            </w:r>
            <w:r w:rsidR="00A02977">
              <w:rPr>
                <w:rFonts w:hint="eastAsia"/>
              </w:rPr>
              <w:t>有效</w:t>
            </w:r>
            <w:r w:rsidRPr="00764E6C">
              <w:rPr>
                <w:rFonts w:hint="eastAsia"/>
              </w:rPr>
              <w:t>；</w:t>
            </w:r>
            <w:r w:rsidRPr="00764E6C">
              <w:t>1-</w:t>
            </w:r>
            <w:r w:rsidR="00A02977">
              <w:rPr>
                <w:rFonts w:hint="eastAsia"/>
              </w:rPr>
              <w:t>无效</w:t>
            </w:r>
            <w:r w:rsidRPr="00764E6C">
              <w:rPr>
                <w:rFonts w:hint="eastAsia"/>
              </w:rPr>
              <w:t>（</w:t>
            </w:r>
            <w:r w:rsidR="00A02977">
              <w:rPr>
                <w:rFonts w:hint="eastAsia"/>
              </w:rPr>
              <w:t>未插为</w:t>
            </w:r>
            <w:r w:rsidR="00A02977">
              <w:rPr>
                <w:rFonts w:hint="eastAsia"/>
              </w:rPr>
              <w:t>1</w:t>
            </w:r>
            <w:r w:rsidRPr="00764E6C">
              <w:rPr>
                <w:rFonts w:hint="eastAsia"/>
              </w:rPr>
              <w:t>）</w:t>
            </w:r>
          </w:p>
        </w:tc>
      </w:tr>
      <w:tr w:rsidR="00703701" w:rsidRPr="00AA699A" w14:paraId="5571D5E8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418B5768" w14:textId="77777777" w:rsidR="007D6CD0" w:rsidRPr="00764E6C" w:rsidRDefault="007D6CD0" w:rsidP="003E4EB1">
            <w:r w:rsidRPr="00764E6C">
              <w:t>Bit5</w:t>
            </w:r>
          </w:p>
        </w:tc>
        <w:tc>
          <w:tcPr>
            <w:tcW w:w="2694" w:type="dxa"/>
            <w:vAlign w:val="center"/>
          </w:tcPr>
          <w:p w14:paraId="19A4F69E" w14:textId="1A826E78" w:rsidR="007D6CD0" w:rsidRPr="00764E6C" w:rsidRDefault="00A02977" w:rsidP="003E4EB1">
            <w:r>
              <w:rPr>
                <w:rFonts w:hint="eastAsia"/>
              </w:rPr>
              <w:t>地址分配</w:t>
            </w:r>
            <w:r>
              <w:rPr>
                <w:rFonts w:hint="eastAsia"/>
              </w:rPr>
              <w:t>Slave</w:t>
            </w:r>
            <w:r>
              <w:t xml:space="preserve"> IO</w:t>
            </w:r>
          </w:p>
        </w:tc>
        <w:tc>
          <w:tcPr>
            <w:tcW w:w="5103" w:type="dxa"/>
            <w:vAlign w:val="center"/>
          </w:tcPr>
          <w:p w14:paraId="6895C9F6" w14:textId="6672B0CB" w:rsidR="007D6CD0" w:rsidRPr="00764E6C" w:rsidRDefault="007D6CD0" w:rsidP="003E4EB1">
            <w:r w:rsidRPr="00764E6C">
              <w:t>0-</w:t>
            </w:r>
            <w:r w:rsidR="00A02977">
              <w:rPr>
                <w:rFonts w:hint="eastAsia"/>
              </w:rPr>
              <w:t>有效</w:t>
            </w:r>
            <w:r w:rsidRPr="00764E6C">
              <w:rPr>
                <w:rFonts w:hint="eastAsia"/>
              </w:rPr>
              <w:t>；</w:t>
            </w:r>
            <w:r w:rsidRPr="00764E6C">
              <w:t>1-</w:t>
            </w:r>
            <w:r w:rsidR="00A02977">
              <w:rPr>
                <w:rFonts w:hint="eastAsia"/>
              </w:rPr>
              <w:t>无效</w:t>
            </w:r>
            <w:r w:rsidRPr="00764E6C">
              <w:rPr>
                <w:rFonts w:hint="eastAsia"/>
              </w:rPr>
              <w:t>（</w:t>
            </w:r>
            <w:r w:rsidR="00A02977">
              <w:rPr>
                <w:rFonts w:hint="eastAsia"/>
              </w:rPr>
              <w:t>未插为</w:t>
            </w:r>
            <w:r w:rsidR="00A02977">
              <w:rPr>
                <w:rFonts w:hint="eastAsia"/>
              </w:rPr>
              <w:t>1</w:t>
            </w:r>
            <w:r w:rsidRPr="00764E6C">
              <w:rPr>
                <w:rFonts w:hint="eastAsia"/>
              </w:rPr>
              <w:t>）</w:t>
            </w:r>
          </w:p>
        </w:tc>
      </w:tr>
      <w:tr w:rsidR="00703701" w:rsidRPr="00AA699A" w14:paraId="1F88D889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0B280292" w14:textId="77777777" w:rsidR="007D6CD0" w:rsidRPr="00764E6C" w:rsidRDefault="007D6CD0" w:rsidP="003E4EB1">
            <w:r w:rsidRPr="00764E6C">
              <w:t>Bit4</w:t>
            </w:r>
          </w:p>
        </w:tc>
        <w:tc>
          <w:tcPr>
            <w:tcW w:w="2694" w:type="dxa"/>
            <w:vAlign w:val="center"/>
          </w:tcPr>
          <w:p w14:paraId="18F753FD" w14:textId="557C85FA" w:rsidR="007D6CD0" w:rsidRPr="00764E6C" w:rsidRDefault="00A02977" w:rsidP="003E4EB1">
            <w:r>
              <w:rPr>
                <w:rFonts w:hint="eastAsia"/>
              </w:rPr>
              <w:t>请求地址分配</w:t>
            </w:r>
            <w:r>
              <w:rPr>
                <w:rFonts w:hint="eastAsia"/>
              </w:rPr>
              <w:t>IO</w:t>
            </w:r>
          </w:p>
        </w:tc>
        <w:tc>
          <w:tcPr>
            <w:tcW w:w="5103" w:type="dxa"/>
            <w:vAlign w:val="center"/>
          </w:tcPr>
          <w:p w14:paraId="635DC62F" w14:textId="23CC92B2" w:rsidR="007D6CD0" w:rsidRPr="00764E6C" w:rsidRDefault="007D6CD0">
            <w:r w:rsidRPr="00764E6C">
              <w:t>0-</w:t>
            </w:r>
            <w:r w:rsidR="00A02977">
              <w:rPr>
                <w:rFonts w:hint="eastAsia"/>
              </w:rPr>
              <w:t>有效</w:t>
            </w:r>
            <w:r w:rsidRPr="00764E6C">
              <w:rPr>
                <w:rFonts w:hint="eastAsia"/>
              </w:rPr>
              <w:t>；</w:t>
            </w:r>
            <w:r w:rsidRPr="00764E6C">
              <w:t>1-</w:t>
            </w:r>
            <w:r w:rsidR="00A02977">
              <w:rPr>
                <w:rFonts w:hint="eastAsia"/>
              </w:rPr>
              <w:t>无效</w:t>
            </w:r>
          </w:p>
        </w:tc>
      </w:tr>
      <w:tr w:rsidR="00703701" w:rsidRPr="00AA699A" w14:paraId="1F43BE6A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5FE7C2FB" w14:textId="77777777" w:rsidR="007D6CD0" w:rsidRPr="00AA699A" w:rsidRDefault="007D6CD0" w:rsidP="003E4EB1">
            <w:r w:rsidRPr="00AA699A">
              <w:t>B</w:t>
            </w:r>
            <w:r w:rsidRPr="00AA699A">
              <w:rPr>
                <w:rFonts w:hint="eastAsia"/>
              </w:rPr>
              <w:t>it3</w:t>
            </w:r>
          </w:p>
        </w:tc>
        <w:tc>
          <w:tcPr>
            <w:tcW w:w="2694" w:type="dxa"/>
            <w:vAlign w:val="center"/>
          </w:tcPr>
          <w:p w14:paraId="592FEE66" w14:textId="77777777" w:rsidR="007D6CD0" w:rsidRPr="00AA699A" w:rsidRDefault="007D6CD0" w:rsidP="003E4EB1">
            <w:r w:rsidRPr="00AA699A">
              <w:rPr>
                <w:rFonts w:hint="eastAsia"/>
              </w:rPr>
              <w:t xml:space="preserve">Buzzer  </w:t>
            </w:r>
            <w:r w:rsidRPr="00AA699A">
              <w:rPr>
                <w:rFonts w:hint="eastAsia"/>
              </w:rPr>
              <w:t>蜂鸣器</w:t>
            </w:r>
          </w:p>
        </w:tc>
        <w:tc>
          <w:tcPr>
            <w:tcW w:w="5103" w:type="dxa"/>
            <w:vAlign w:val="center"/>
          </w:tcPr>
          <w:p w14:paraId="1ED9A961" w14:textId="77777777" w:rsidR="007D6CD0" w:rsidRPr="00AA699A" w:rsidRDefault="007D6CD0" w:rsidP="007D6CD0">
            <w:r w:rsidRPr="00AA699A">
              <w:rPr>
                <w:rFonts w:hint="eastAsia"/>
              </w:rPr>
              <w:t>0-OFF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1-ON</w:t>
            </w:r>
          </w:p>
        </w:tc>
      </w:tr>
      <w:tr w:rsidR="00703701" w:rsidRPr="00AA699A" w14:paraId="019E2C6E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04ECA9A0" w14:textId="77777777" w:rsidR="007D6CD0" w:rsidRPr="00764E6C" w:rsidRDefault="007D6CD0" w:rsidP="003E4EB1">
            <w:pPr>
              <w:rPr>
                <w:highlight w:val="yellow"/>
              </w:rPr>
            </w:pPr>
            <w:r w:rsidRPr="00764E6C">
              <w:rPr>
                <w:highlight w:val="yellow"/>
              </w:rPr>
              <w:t>Bit2</w:t>
            </w:r>
          </w:p>
        </w:tc>
        <w:tc>
          <w:tcPr>
            <w:tcW w:w="2694" w:type="dxa"/>
            <w:vAlign w:val="center"/>
          </w:tcPr>
          <w:p w14:paraId="06340CAF" w14:textId="66920480" w:rsidR="007D6CD0" w:rsidRPr="00764E6C" w:rsidRDefault="00A02977" w:rsidP="007D6CD0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保留</w:t>
            </w:r>
          </w:p>
        </w:tc>
        <w:tc>
          <w:tcPr>
            <w:tcW w:w="5103" w:type="dxa"/>
            <w:vAlign w:val="center"/>
          </w:tcPr>
          <w:p w14:paraId="15D759D6" w14:textId="7737691A" w:rsidR="007D6CD0" w:rsidRPr="00764E6C" w:rsidRDefault="007D6CD0" w:rsidP="003E4EB1">
            <w:pPr>
              <w:rPr>
                <w:highlight w:val="yellow"/>
              </w:rPr>
            </w:pPr>
          </w:p>
        </w:tc>
      </w:tr>
      <w:tr w:rsidR="00703701" w:rsidRPr="00AA699A" w14:paraId="7E59E93A" w14:textId="77777777" w:rsidTr="00584EE8">
        <w:trPr>
          <w:trHeight w:val="289"/>
        </w:trPr>
        <w:tc>
          <w:tcPr>
            <w:tcW w:w="1242" w:type="dxa"/>
            <w:vAlign w:val="center"/>
          </w:tcPr>
          <w:p w14:paraId="2C1B2897" w14:textId="77777777" w:rsidR="007D6CD0" w:rsidRPr="00AA699A" w:rsidRDefault="007D6CD0" w:rsidP="003E4EB1">
            <w:r w:rsidRPr="00AA699A">
              <w:rPr>
                <w:rFonts w:hint="eastAsia"/>
              </w:rPr>
              <w:t>Bit1</w:t>
            </w:r>
          </w:p>
        </w:tc>
        <w:tc>
          <w:tcPr>
            <w:tcW w:w="2694" w:type="dxa"/>
            <w:vAlign w:val="center"/>
          </w:tcPr>
          <w:p w14:paraId="28F0FE47" w14:textId="77777777" w:rsidR="007D6CD0" w:rsidRPr="00AA699A" w:rsidRDefault="007D6CD0" w:rsidP="003E4EB1">
            <w:r w:rsidRPr="00AA699A">
              <w:rPr>
                <w:rFonts w:hint="eastAsia"/>
              </w:rPr>
              <w:t xml:space="preserve">Charge Circuit  </w:t>
            </w:r>
            <w:r w:rsidRPr="00AA699A">
              <w:rPr>
                <w:rFonts w:hint="eastAsia"/>
              </w:rPr>
              <w:t>充电回路</w:t>
            </w:r>
          </w:p>
        </w:tc>
        <w:tc>
          <w:tcPr>
            <w:tcW w:w="5103" w:type="dxa"/>
            <w:vAlign w:val="center"/>
          </w:tcPr>
          <w:p w14:paraId="4057AB78" w14:textId="77777777" w:rsidR="007D6CD0" w:rsidRPr="00AA699A" w:rsidRDefault="007D6CD0" w:rsidP="007D6CD0">
            <w:r w:rsidRPr="00AA699A">
              <w:rPr>
                <w:rFonts w:hint="eastAsia"/>
              </w:rPr>
              <w:t>0-OFF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1-ON</w:t>
            </w:r>
          </w:p>
        </w:tc>
      </w:tr>
      <w:tr w:rsidR="00703701" w:rsidRPr="00AA699A" w14:paraId="62766C55" w14:textId="77777777" w:rsidTr="00F23D5D">
        <w:trPr>
          <w:trHeight w:val="318"/>
        </w:trPr>
        <w:tc>
          <w:tcPr>
            <w:tcW w:w="1242" w:type="dxa"/>
            <w:vAlign w:val="center"/>
          </w:tcPr>
          <w:p w14:paraId="5A555B4B" w14:textId="77777777" w:rsidR="007D6CD0" w:rsidRPr="00AA699A" w:rsidRDefault="007D6CD0" w:rsidP="003E4EB1">
            <w:r w:rsidRPr="00AA699A">
              <w:rPr>
                <w:rFonts w:hint="eastAsia"/>
              </w:rPr>
              <w:t>Bit0</w:t>
            </w:r>
          </w:p>
        </w:tc>
        <w:tc>
          <w:tcPr>
            <w:tcW w:w="2694" w:type="dxa"/>
            <w:vAlign w:val="center"/>
          </w:tcPr>
          <w:p w14:paraId="179C2497" w14:textId="77777777" w:rsidR="007D6CD0" w:rsidRPr="00AA699A" w:rsidRDefault="007D6CD0" w:rsidP="003E4EB1">
            <w:r w:rsidRPr="00AA699A">
              <w:rPr>
                <w:rFonts w:hint="eastAsia"/>
              </w:rPr>
              <w:t>Discharge Circuit</w:t>
            </w:r>
            <w:r w:rsidRPr="00AA699A">
              <w:rPr>
                <w:rFonts w:hint="eastAsia"/>
              </w:rPr>
              <w:t>放电回路</w:t>
            </w:r>
          </w:p>
        </w:tc>
        <w:tc>
          <w:tcPr>
            <w:tcW w:w="5103" w:type="dxa"/>
            <w:vAlign w:val="center"/>
          </w:tcPr>
          <w:p w14:paraId="5C346E40" w14:textId="77777777" w:rsidR="007D6CD0" w:rsidRPr="00AA699A" w:rsidRDefault="007D6CD0" w:rsidP="007D6CD0">
            <w:r w:rsidRPr="00AA699A">
              <w:rPr>
                <w:rFonts w:hint="eastAsia"/>
              </w:rPr>
              <w:t>0-OFF</w:t>
            </w:r>
            <w:r w:rsidRPr="00AA699A">
              <w:rPr>
                <w:rFonts w:hint="eastAsia"/>
              </w:rPr>
              <w:t>；</w:t>
            </w:r>
            <w:r w:rsidRPr="00AA699A">
              <w:rPr>
                <w:rFonts w:hint="eastAsia"/>
              </w:rPr>
              <w:t>1-ON</w:t>
            </w:r>
          </w:p>
        </w:tc>
      </w:tr>
    </w:tbl>
    <w:p w14:paraId="7426E5F9" w14:textId="1958D42E" w:rsidR="00FC31C0" w:rsidRPr="00AA699A" w:rsidRDefault="00584EE8" w:rsidP="00584EE8">
      <w:pPr>
        <w:pStyle w:val="2"/>
      </w:pPr>
      <w:bookmarkStart w:id="786" w:name="_Toc204328318"/>
      <w:r w:rsidRPr="00AA699A">
        <w:rPr>
          <w:rFonts w:hint="eastAsia"/>
        </w:rPr>
        <w:t>Appendix</w:t>
      </w:r>
      <w:r w:rsidRPr="00AA699A">
        <w:t xml:space="preserve"> </w:t>
      </w:r>
      <w:r w:rsidRPr="00AA699A">
        <w:rPr>
          <w:rFonts w:hint="eastAsia"/>
        </w:rPr>
        <w:t>III</w:t>
      </w:r>
      <w:bookmarkEnd w:id="786"/>
    </w:p>
    <w:p w14:paraId="7FD096B7" w14:textId="77777777" w:rsidR="00777C8D" w:rsidRPr="00AA699A" w:rsidRDefault="00777C8D" w:rsidP="00DE2D9B"/>
    <w:p w14:paraId="13516D48" w14:textId="77777777" w:rsidR="00B07438" w:rsidRPr="00AA699A" w:rsidRDefault="00B07438" w:rsidP="0033549B">
      <w:r w:rsidRPr="00AA699A">
        <w:t>Content of file/</w:t>
      </w:r>
      <w:r w:rsidR="0033549B" w:rsidRPr="00AA699A">
        <w:rPr>
          <w:rFonts w:hint="eastAsia"/>
        </w:rPr>
        <w:t>文件内容，</w:t>
      </w:r>
    </w:p>
    <w:p w14:paraId="35DA2552" w14:textId="77777777" w:rsidR="00B07438" w:rsidRPr="00AA699A" w:rsidRDefault="00B07438" w:rsidP="0033549B">
      <w:r w:rsidRPr="00AA699A">
        <w:rPr>
          <w:rFonts w:hint="eastAsia"/>
        </w:rPr>
        <w:t>R</w:t>
      </w:r>
      <w:r w:rsidRPr="00AA699A">
        <w:t>eading method: follow</w:t>
      </w:r>
      <w:r w:rsidRPr="00AA699A">
        <w:rPr>
          <w:b/>
        </w:rPr>
        <w:t xml:space="preserve"> function code 14H</w:t>
      </w:r>
    </w:p>
    <w:p w14:paraId="0CD67D2E" w14:textId="77777777" w:rsidR="0033549B" w:rsidRPr="00AA699A" w:rsidRDefault="0033549B" w:rsidP="0033549B">
      <w:r w:rsidRPr="00AA699A">
        <w:rPr>
          <w:rFonts w:hint="eastAsia"/>
        </w:rPr>
        <w:t>需要按照功能码</w:t>
      </w:r>
      <w:r w:rsidRPr="00AA699A">
        <w:rPr>
          <w:rFonts w:hint="eastAsia"/>
        </w:rPr>
        <w:t>14H</w:t>
      </w:r>
      <w:r w:rsidRPr="00AA699A">
        <w:rPr>
          <w:rFonts w:hint="eastAsia"/>
        </w:rPr>
        <w:t>的使用方式来读取</w:t>
      </w:r>
    </w:p>
    <w:p w14:paraId="1B8CFEA4" w14:textId="77777777" w:rsidR="00F301CB" w:rsidRPr="00AA699A" w:rsidRDefault="00F301CB" w:rsidP="0033549B">
      <w:r w:rsidRPr="00AA699A">
        <w:rPr>
          <w:rFonts w:hint="eastAsia"/>
        </w:rPr>
        <w:t>Address</w:t>
      </w:r>
      <w:r w:rsidRPr="00AA699A">
        <w:t xml:space="preserve"> </w:t>
      </w:r>
      <w:r w:rsidRPr="00AA699A">
        <w:rPr>
          <w:rFonts w:hint="eastAsia"/>
        </w:rPr>
        <w:t>list</w:t>
      </w:r>
      <w:r w:rsidRPr="00AA699A">
        <w:t xml:space="preserve"> of file 1 ~ file 32 (</w:t>
      </w:r>
      <w:r w:rsidR="00E31195" w:rsidRPr="00AA699A">
        <w:t xml:space="preserve">this list shows the address of </w:t>
      </w:r>
      <w:r w:rsidRPr="00AA699A">
        <w:t xml:space="preserve">the </w:t>
      </w:r>
      <w:r w:rsidR="00E31195" w:rsidRPr="00AA699A">
        <w:t>Serial Number</w:t>
      </w:r>
      <w:r w:rsidRPr="00AA699A">
        <w:t xml:space="preserve"> of battery module in </w:t>
      </w:r>
      <w:r w:rsidR="00E31195" w:rsidRPr="00AA699A">
        <w:t>one pile</w:t>
      </w:r>
      <w:r w:rsidRPr="00AA699A">
        <w:t>)</w:t>
      </w:r>
    </w:p>
    <w:p w14:paraId="0B11A483" w14:textId="745E326D" w:rsidR="0033549B" w:rsidRPr="00AA699A" w:rsidRDefault="00C31B1E" w:rsidP="00EC3241">
      <w:pPr>
        <w:pStyle w:val="3"/>
        <w:ind w:left="360"/>
      </w:pPr>
      <w:bookmarkStart w:id="787" w:name="_Toc204328319"/>
      <w:r w:rsidRPr="00AA699A">
        <w:rPr>
          <w:rFonts w:hint="eastAsia"/>
        </w:rPr>
        <w:lastRenderedPageBreak/>
        <w:t>1</w:t>
      </w:r>
      <w:r w:rsidRPr="00AA699A">
        <w:rPr>
          <w:rFonts w:hint="eastAsia"/>
        </w:rPr>
        <w:t>、</w:t>
      </w:r>
      <w:r w:rsidR="0033549B" w:rsidRPr="00AA699A">
        <w:rPr>
          <w:rFonts w:hint="eastAsia"/>
        </w:rPr>
        <w:t>文件</w:t>
      </w:r>
      <w:r w:rsidR="0033549B" w:rsidRPr="00AA699A">
        <w:rPr>
          <w:rFonts w:hint="eastAsia"/>
        </w:rPr>
        <w:t>1~32</w:t>
      </w:r>
      <w:r w:rsidR="0033549B" w:rsidRPr="00AA699A">
        <w:rPr>
          <w:rFonts w:hint="eastAsia"/>
        </w:rPr>
        <w:t>的地址表（电池组模块的序列号地址表）</w:t>
      </w:r>
      <w:bookmarkEnd w:id="787"/>
    </w:p>
    <w:p w14:paraId="3EE0DB47" w14:textId="77777777" w:rsidR="0033549B" w:rsidRPr="00AA699A" w:rsidRDefault="0033549B" w:rsidP="0033549B">
      <w:r w:rsidRPr="00AA699A">
        <w:rPr>
          <w:rFonts w:hint="eastAsia"/>
        </w:rPr>
        <w:t>文件</w:t>
      </w:r>
      <w:r w:rsidRPr="00AA699A">
        <w:rPr>
          <w:rFonts w:hint="eastAsia"/>
        </w:rPr>
        <w:t>1</w:t>
      </w:r>
      <w:r w:rsidRPr="00AA699A">
        <w:rPr>
          <w:rFonts w:hint="eastAsia"/>
        </w:rPr>
        <w:t>为电池组</w:t>
      </w:r>
      <w:r w:rsidRPr="00AA699A">
        <w:rPr>
          <w:rFonts w:hint="eastAsia"/>
        </w:rPr>
        <w:t>1</w:t>
      </w:r>
      <w:r w:rsidRPr="00AA699A">
        <w:rPr>
          <w:rFonts w:hint="eastAsia"/>
        </w:rPr>
        <w:t>的电池模块</w:t>
      </w:r>
      <w:r w:rsidRPr="00AA699A">
        <w:rPr>
          <w:rFonts w:hint="eastAsia"/>
        </w:rPr>
        <w:t>SN</w:t>
      </w:r>
      <w:r w:rsidRPr="00AA699A">
        <w:rPr>
          <w:rFonts w:hint="eastAsia"/>
        </w:rPr>
        <w:t>，文件</w:t>
      </w:r>
      <w:r w:rsidRPr="00AA699A">
        <w:rPr>
          <w:rFonts w:hint="eastAsia"/>
        </w:rPr>
        <w:t>2~32</w:t>
      </w:r>
      <w:r w:rsidRPr="00AA699A">
        <w:rPr>
          <w:rFonts w:hint="eastAsia"/>
        </w:rPr>
        <w:t>依次为电池组</w:t>
      </w:r>
      <w:r w:rsidRPr="00AA699A">
        <w:rPr>
          <w:rFonts w:hint="eastAsia"/>
        </w:rPr>
        <w:t>2~32</w:t>
      </w:r>
      <w:r w:rsidRPr="00AA699A">
        <w:rPr>
          <w:rFonts w:hint="eastAsia"/>
        </w:rPr>
        <w:t>的电池模块</w:t>
      </w:r>
      <w:r w:rsidRPr="00AA699A">
        <w:rPr>
          <w:rFonts w:hint="eastAsia"/>
        </w:rPr>
        <w:t>SN</w:t>
      </w:r>
      <w:r w:rsidRPr="00AA699A">
        <w:rPr>
          <w:rFonts w:hint="eastAsia"/>
        </w:rPr>
        <w:t>，每个电池组最多</w:t>
      </w:r>
      <w:r w:rsidRPr="00AA699A">
        <w:rPr>
          <w:rFonts w:hint="eastAsia"/>
        </w:rPr>
        <w:t>75</w:t>
      </w:r>
      <w:r w:rsidRPr="00AA699A">
        <w:rPr>
          <w:rFonts w:hint="eastAsia"/>
        </w:rPr>
        <w:t>个电池模块，每个模块序列号最长为</w:t>
      </w:r>
      <w:r w:rsidRPr="00AA699A">
        <w:rPr>
          <w:rFonts w:hint="eastAsia"/>
        </w:rPr>
        <w:t>32</w:t>
      </w:r>
      <w:r w:rsidRPr="00AA699A">
        <w:rPr>
          <w:rFonts w:hint="eastAsia"/>
        </w:rPr>
        <w:t>位</w:t>
      </w:r>
      <w:r w:rsidRPr="00AA699A">
        <w:rPr>
          <w:rFonts w:hint="eastAsia"/>
        </w:rPr>
        <w:t>ASCII</w:t>
      </w:r>
      <w:r w:rsidRPr="00AA699A">
        <w:rPr>
          <w:rFonts w:hint="eastAsia"/>
        </w:rPr>
        <w:t>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7371"/>
      </w:tblGrid>
      <w:tr w:rsidR="00703701" w:rsidRPr="00AA699A" w14:paraId="72BDA0AE" w14:textId="77777777" w:rsidTr="00B472EB">
        <w:tc>
          <w:tcPr>
            <w:tcW w:w="1951" w:type="dxa"/>
          </w:tcPr>
          <w:p w14:paraId="53491AA5" w14:textId="77777777" w:rsidR="0033549B" w:rsidRPr="00AA699A" w:rsidRDefault="0033549B" w:rsidP="00B472EB">
            <w:r w:rsidRPr="00AA699A">
              <w:rPr>
                <w:rFonts w:hint="eastAsia"/>
              </w:rPr>
              <w:t>0x0000</w:t>
            </w:r>
          </w:p>
        </w:tc>
        <w:tc>
          <w:tcPr>
            <w:tcW w:w="7371" w:type="dxa"/>
          </w:tcPr>
          <w:p w14:paraId="368FFC57" w14:textId="77777777" w:rsidR="00E31195" w:rsidRPr="00AA699A" w:rsidRDefault="00E31195" w:rsidP="00B472EB">
            <w:r w:rsidRPr="00AA699A">
              <w:t>1</w:t>
            </w:r>
            <w:r w:rsidRPr="00AA699A">
              <w:rPr>
                <w:vertAlign w:val="superscript"/>
              </w:rPr>
              <w:t>st</w:t>
            </w:r>
            <w:r w:rsidRPr="00AA699A">
              <w:t xml:space="preserve">  and 2</w:t>
            </w:r>
            <w:r w:rsidRPr="00AA699A">
              <w:rPr>
                <w:vertAlign w:val="superscript"/>
              </w:rPr>
              <w:t>nd</w:t>
            </w:r>
            <w:r w:rsidRPr="00AA699A">
              <w:t xml:space="preserve">  of SN of module 0</w:t>
            </w:r>
          </w:p>
          <w:p w14:paraId="4CD06B9F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</w:t>
            </w:r>
            <w:r w:rsidRPr="00AA699A">
              <w:rPr>
                <w:rFonts w:hint="eastAsia"/>
              </w:rPr>
              <w:t>位</w:t>
            </w:r>
          </w:p>
        </w:tc>
      </w:tr>
      <w:tr w:rsidR="00703701" w:rsidRPr="00AA699A" w14:paraId="2DD738F8" w14:textId="77777777" w:rsidTr="00B472EB">
        <w:tc>
          <w:tcPr>
            <w:tcW w:w="1951" w:type="dxa"/>
          </w:tcPr>
          <w:p w14:paraId="6FCA1EF5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x0001</w:t>
            </w:r>
          </w:p>
        </w:tc>
        <w:tc>
          <w:tcPr>
            <w:tcW w:w="7371" w:type="dxa"/>
          </w:tcPr>
          <w:p w14:paraId="38127EA3" w14:textId="77777777" w:rsidR="00E31195" w:rsidRPr="00AA699A" w:rsidRDefault="00E31195" w:rsidP="00B472EB">
            <w:r w:rsidRPr="00AA699A">
              <w:rPr>
                <w:rFonts w:hint="eastAsia"/>
              </w:rPr>
              <w:t>3</w:t>
            </w:r>
            <w:r w:rsidRPr="00AA699A">
              <w:rPr>
                <w:vertAlign w:val="superscript"/>
              </w:rPr>
              <w:t>rd</w:t>
            </w:r>
            <w:r w:rsidRPr="00AA699A">
              <w:t xml:space="preserve"> and 4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0</w:t>
            </w:r>
          </w:p>
          <w:p w14:paraId="389100C4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3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位</w:t>
            </w:r>
          </w:p>
        </w:tc>
      </w:tr>
      <w:tr w:rsidR="00703701" w:rsidRPr="00AA699A" w14:paraId="4D3C764F" w14:textId="77777777" w:rsidTr="00B472EB">
        <w:tc>
          <w:tcPr>
            <w:tcW w:w="1951" w:type="dxa"/>
          </w:tcPr>
          <w:p w14:paraId="34B14CCC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x0002</w:t>
            </w:r>
          </w:p>
        </w:tc>
        <w:tc>
          <w:tcPr>
            <w:tcW w:w="7371" w:type="dxa"/>
          </w:tcPr>
          <w:p w14:paraId="10DC0BA0" w14:textId="77777777" w:rsidR="0009795B" w:rsidRPr="00AA699A" w:rsidRDefault="0009795B" w:rsidP="00B472EB">
            <w:r w:rsidRPr="00AA699A">
              <w:rPr>
                <w:rFonts w:hint="eastAsia"/>
              </w:rPr>
              <w:t>5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6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0</w:t>
            </w:r>
          </w:p>
          <w:p w14:paraId="64B6A09C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6</w:t>
            </w:r>
            <w:r w:rsidRPr="00AA699A">
              <w:rPr>
                <w:rFonts w:hint="eastAsia"/>
              </w:rPr>
              <w:t>位</w:t>
            </w:r>
          </w:p>
        </w:tc>
      </w:tr>
      <w:tr w:rsidR="00703701" w:rsidRPr="00AA699A" w14:paraId="6BFD069E" w14:textId="77777777" w:rsidTr="00B472EB">
        <w:tc>
          <w:tcPr>
            <w:tcW w:w="1951" w:type="dxa"/>
          </w:tcPr>
          <w:p w14:paraId="23939549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x0003</w:t>
            </w:r>
          </w:p>
        </w:tc>
        <w:tc>
          <w:tcPr>
            <w:tcW w:w="7371" w:type="dxa"/>
          </w:tcPr>
          <w:p w14:paraId="6FD2CA2A" w14:textId="77777777" w:rsidR="0009795B" w:rsidRPr="00AA699A" w:rsidRDefault="0009795B" w:rsidP="00B472EB">
            <w:r w:rsidRPr="00AA699A">
              <w:t>7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8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0</w:t>
            </w:r>
          </w:p>
          <w:p w14:paraId="04A29364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7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8</w:t>
            </w:r>
            <w:r w:rsidRPr="00AA699A">
              <w:rPr>
                <w:rFonts w:hint="eastAsia"/>
              </w:rPr>
              <w:t>位</w:t>
            </w:r>
          </w:p>
        </w:tc>
      </w:tr>
      <w:tr w:rsidR="00703701" w:rsidRPr="00AA699A" w14:paraId="73B7EB1A" w14:textId="77777777" w:rsidTr="00B472EB">
        <w:tc>
          <w:tcPr>
            <w:tcW w:w="1951" w:type="dxa"/>
          </w:tcPr>
          <w:p w14:paraId="64F3CA71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x0004</w:t>
            </w:r>
          </w:p>
        </w:tc>
        <w:tc>
          <w:tcPr>
            <w:tcW w:w="7371" w:type="dxa"/>
          </w:tcPr>
          <w:p w14:paraId="77AA3261" w14:textId="77777777" w:rsidR="0009795B" w:rsidRPr="00AA699A" w:rsidRDefault="0009795B" w:rsidP="00B472EB">
            <w:r w:rsidRPr="00AA699A">
              <w:t>9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10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0</w:t>
            </w:r>
          </w:p>
          <w:p w14:paraId="575BB191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9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10</w:t>
            </w:r>
            <w:r w:rsidRPr="00AA699A">
              <w:rPr>
                <w:rFonts w:hint="eastAsia"/>
              </w:rPr>
              <w:t>位</w:t>
            </w:r>
          </w:p>
        </w:tc>
      </w:tr>
      <w:tr w:rsidR="00703701" w:rsidRPr="00AA699A" w14:paraId="14AAEA6D" w14:textId="77777777" w:rsidTr="00B472EB">
        <w:tc>
          <w:tcPr>
            <w:tcW w:w="1951" w:type="dxa"/>
          </w:tcPr>
          <w:p w14:paraId="71C34612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x0005</w:t>
            </w:r>
          </w:p>
        </w:tc>
        <w:tc>
          <w:tcPr>
            <w:tcW w:w="7371" w:type="dxa"/>
          </w:tcPr>
          <w:p w14:paraId="6B6403AB" w14:textId="77777777" w:rsidR="0009795B" w:rsidRPr="00AA699A" w:rsidRDefault="0009795B" w:rsidP="00B472EB">
            <w:r w:rsidRPr="00AA699A">
              <w:t>11</w:t>
            </w:r>
            <w:r w:rsidRPr="00AA699A">
              <w:rPr>
                <w:vertAlign w:val="superscript"/>
              </w:rPr>
              <w:t>st</w:t>
            </w:r>
            <w:r w:rsidRPr="00AA699A">
              <w:t xml:space="preserve">  and 12</w:t>
            </w:r>
            <w:r w:rsidRPr="00AA699A">
              <w:rPr>
                <w:vertAlign w:val="superscript"/>
              </w:rPr>
              <w:t>nd</w:t>
            </w:r>
            <w:r w:rsidRPr="00AA699A">
              <w:t xml:space="preserve">  of SN of module 0</w:t>
            </w:r>
          </w:p>
          <w:p w14:paraId="76ED9CF2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12</w:t>
            </w:r>
            <w:r w:rsidRPr="00AA699A">
              <w:rPr>
                <w:rFonts w:hint="eastAsia"/>
              </w:rPr>
              <w:t>位</w:t>
            </w:r>
          </w:p>
        </w:tc>
      </w:tr>
      <w:tr w:rsidR="00703701" w:rsidRPr="00AA699A" w14:paraId="34D08917" w14:textId="77777777" w:rsidTr="00B472EB">
        <w:tc>
          <w:tcPr>
            <w:tcW w:w="1951" w:type="dxa"/>
          </w:tcPr>
          <w:p w14:paraId="7BF00A78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x0006</w:t>
            </w:r>
          </w:p>
        </w:tc>
        <w:tc>
          <w:tcPr>
            <w:tcW w:w="7371" w:type="dxa"/>
          </w:tcPr>
          <w:p w14:paraId="42CEAA9C" w14:textId="77777777" w:rsidR="0009795B" w:rsidRPr="00AA699A" w:rsidRDefault="0009795B" w:rsidP="00B472EB">
            <w:r w:rsidRPr="00AA699A">
              <w:t>1</w:t>
            </w:r>
            <w:r w:rsidR="003D07DC" w:rsidRPr="00AA699A">
              <w:rPr>
                <w:rFonts w:hint="eastAsia"/>
              </w:rPr>
              <w:t>3</w:t>
            </w:r>
            <w:r w:rsidR="003D07DC" w:rsidRPr="00AA699A">
              <w:rPr>
                <w:vertAlign w:val="superscript"/>
              </w:rPr>
              <w:t>rd</w:t>
            </w:r>
            <w:r w:rsidRPr="00AA699A">
              <w:t xml:space="preserve"> and 14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0</w:t>
            </w:r>
          </w:p>
          <w:p w14:paraId="0D73F6D2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13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14</w:t>
            </w:r>
            <w:r w:rsidRPr="00AA699A">
              <w:rPr>
                <w:rFonts w:hint="eastAsia"/>
              </w:rPr>
              <w:t>位</w:t>
            </w:r>
          </w:p>
        </w:tc>
      </w:tr>
      <w:tr w:rsidR="00703701" w:rsidRPr="00AA699A" w14:paraId="64DB1164" w14:textId="77777777" w:rsidTr="00B472EB">
        <w:tc>
          <w:tcPr>
            <w:tcW w:w="1951" w:type="dxa"/>
          </w:tcPr>
          <w:p w14:paraId="3F28170A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x0007</w:t>
            </w:r>
          </w:p>
        </w:tc>
        <w:tc>
          <w:tcPr>
            <w:tcW w:w="7371" w:type="dxa"/>
          </w:tcPr>
          <w:p w14:paraId="0008B2C1" w14:textId="77777777" w:rsidR="0009795B" w:rsidRPr="00AA699A" w:rsidRDefault="0009795B" w:rsidP="0009795B">
            <w:r w:rsidRPr="00AA699A">
              <w:rPr>
                <w:rFonts w:hint="eastAsia"/>
              </w:rPr>
              <w:t>15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16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0</w:t>
            </w:r>
          </w:p>
          <w:p w14:paraId="68BE3A9A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15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16</w:t>
            </w:r>
            <w:r w:rsidRPr="00AA699A">
              <w:rPr>
                <w:rFonts w:hint="eastAsia"/>
              </w:rPr>
              <w:t>位</w:t>
            </w:r>
          </w:p>
        </w:tc>
      </w:tr>
      <w:tr w:rsidR="00703701" w:rsidRPr="00AA699A" w14:paraId="378FB96A" w14:textId="77777777" w:rsidTr="00B472EB">
        <w:tc>
          <w:tcPr>
            <w:tcW w:w="1951" w:type="dxa"/>
          </w:tcPr>
          <w:p w14:paraId="433722F0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x0008</w:t>
            </w:r>
          </w:p>
        </w:tc>
        <w:tc>
          <w:tcPr>
            <w:tcW w:w="7371" w:type="dxa"/>
          </w:tcPr>
          <w:p w14:paraId="35442376" w14:textId="77777777" w:rsidR="0009795B" w:rsidRPr="00AA699A" w:rsidRDefault="0009795B" w:rsidP="0009795B">
            <w:r w:rsidRPr="00AA699A">
              <w:t>17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18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0</w:t>
            </w:r>
          </w:p>
          <w:p w14:paraId="12112A48" w14:textId="77777777" w:rsidR="0033549B" w:rsidRPr="00AA699A" w:rsidRDefault="0033549B" w:rsidP="00D81010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17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18</w:t>
            </w:r>
            <w:r w:rsidRPr="00AA699A">
              <w:rPr>
                <w:rFonts w:hint="eastAsia"/>
              </w:rPr>
              <w:t>位（</w:t>
            </w:r>
            <w:r w:rsidR="0009795B" w:rsidRPr="00AA699A">
              <w:rPr>
                <w:rFonts w:hint="eastAsia"/>
              </w:rPr>
              <w:t>i</w:t>
            </w:r>
            <w:r w:rsidR="0009795B" w:rsidRPr="00AA699A">
              <w:t xml:space="preserve">f not has use </w:t>
            </w:r>
            <w:r w:rsidR="00D81010" w:rsidRPr="00AA699A">
              <w:rPr>
                <w:rFonts w:hint="eastAsia"/>
              </w:rPr>
              <w:t>0x00</w:t>
            </w:r>
            <w:r w:rsidR="0009795B" w:rsidRPr="00AA699A">
              <w:t>;</w:t>
            </w:r>
            <w:r w:rsidRPr="00AA699A">
              <w:rPr>
                <w:rFonts w:hint="eastAsia"/>
              </w:rPr>
              <w:t>若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无此位则为</w:t>
            </w:r>
            <w:r w:rsidR="00D81010"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）</w:t>
            </w:r>
          </w:p>
        </w:tc>
      </w:tr>
      <w:tr w:rsidR="00703701" w:rsidRPr="00AA699A" w14:paraId="21E41C68" w14:textId="77777777" w:rsidTr="00B472EB">
        <w:tc>
          <w:tcPr>
            <w:tcW w:w="1951" w:type="dxa"/>
          </w:tcPr>
          <w:p w14:paraId="1FC8E642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x0009</w:t>
            </w:r>
          </w:p>
        </w:tc>
        <w:tc>
          <w:tcPr>
            <w:tcW w:w="7371" w:type="dxa"/>
          </w:tcPr>
          <w:p w14:paraId="79364824" w14:textId="77777777" w:rsidR="0009795B" w:rsidRPr="00AA699A" w:rsidRDefault="0009795B" w:rsidP="0009795B">
            <w:r w:rsidRPr="00AA699A">
              <w:rPr>
                <w:rFonts w:hint="eastAsia"/>
              </w:rPr>
              <w:t>1</w:t>
            </w:r>
            <w:r w:rsidRPr="00AA699A">
              <w:t>9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and20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0</w:t>
            </w:r>
          </w:p>
          <w:p w14:paraId="327A88F0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19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20</w:t>
            </w:r>
            <w:r w:rsidRPr="00AA699A">
              <w:rPr>
                <w:rFonts w:hint="eastAsia"/>
              </w:rPr>
              <w:t>位（</w:t>
            </w:r>
            <w:r w:rsidR="0009795B" w:rsidRPr="00AA699A">
              <w:rPr>
                <w:rFonts w:hint="eastAsia"/>
              </w:rPr>
              <w:t>i</w:t>
            </w:r>
            <w:r w:rsidR="0009795B" w:rsidRPr="00AA699A">
              <w:t xml:space="preserve">f not has use </w:t>
            </w:r>
            <w:r w:rsidR="00D81010" w:rsidRPr="00AA699A">
              <w:rPr>
                <w:rFonts w:hint="eastAsia"/>
              </w:rPr>
              <w:t>0x00</w:t>
            </w:r>
            <w:r w:rsidR="0009795B" w:rsidRPr="00AA699A">
              <w:t>;</w:t>
            </w:r>
            <w:r w:rsidRPr="00AA699A">
              <w:rPr>
                <w:rFonts w:hint="eastAsia"/>
              </w:rPr>
              <w:t>若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无此位则为</w:t>
            </w:r>
            <w:r w:rsidR="00D81010"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）</w:t>
            </w:r>
          </w:p>
        </w:tc>
      </w:tr>
      <w:tr w:rsidR="00703701" w:rsidRPr="00AA699A" w14:paraId="06F74F76" w14:textId="77777777" w:rsidTr="00B472EB">
        <w:tc>
          <w:tcPr>
            <w:tcW w:w="1951" w:type="dxa"/>
          </w:tcPr>
          <w:p w14:paraId="4722849E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x000A</w:t>
            </w:r>
          </w:p>
        </w:tc>
        <w:tc>
          <w:tcPr>
            <w:tcW w:w="7371" w:type="dxa"/>
          </w:tcPr>
          <w:p w14:paraId="12467C24" w14:textId="77777777" w:rsidR="0009795B" w:rsidRPr="00AA699A" w:rsidRDefault="0009795B" w:rsidP="0009795B">
            <w:r w:rsidRPr="00AA699A">
              <w:t>21</w:t>
            </w:r>
            <w:r w:rsidRPr="00AA699A">
              <w:rPr>
                <w:vertAlign w:val="superscript"/>
              </w:rPr>
              <w:t>st</w:t>
            </w:r>
            <w:r w:rsidRPr="00AA699A">
              <w:t xml:space="preserve">  and 22</w:t>
            </w:r>
            <w:r w:rsidRPr="00AA699A">
              <w:rPr>
                <w:vertAlign w:val="superscript"/>
              </w:rPr>
              <w:t>nd</w:t>
            </w:r>
            <w:r w:rsidRPr="00AA699A">
              <w:t xml:space="preserve">  of SN of module 0</w:t>
            </w:r>
          </w:p>
          <w:p w14:paraId="35152348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22</w:t>
            </w:r>
            <w:r w:rsidRPr="00AA699A">
              <w:rPr>
                <w:rFonts w:hint="eastAsia"/>
              </w:rPr>
              <w:t>位（</w:t>
            </w:r>
            <w:r w:rsidR="0009795B" w:rsidRPr="00AA699A">
              <w:rPr>
                <w:rFonts w:hint="eastAsia"/>
              </w:rPr>
              <w:t>i</w:t>
            </w:r>
            <w:r w:rsidR="0009795B" w:rsidRPr="00AA699A">
              <w:t xml:space="preserve">f not has use </w:t>
            </w:r>
            <w:r w:rsidR="00D81010" w:rsidRPr="00AA699A">
              <w:rPr>
                <w:rFonts w:hint="eastAsia"/>
              </w:rPr>
              <w:t>0x00</w:t>
            </w:r>
            <w:r w:rsidR="0009795B" w:rsidRPr="00AA699A">
              <w:t>;</w:t>
            </w:r>
            <w:r w:rsidRPr="00AA699A">
              <w:rPr>
                <w:rFonts w:hint="eastAsia"/>
              </w:rPr>
              <w:t>若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无此位则为</w:t>
            </w:r>
            <w:r w:rsidR="00D81010"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）</w:t>
            </w:r>
          </w:p>
        </w:tc>
      </w:tr>
      <w:tr w:rsidR="00703701" w:rsidRPr="00AA699A" w14:paraId="2080A335" w14:textId="77777777" w:rsidTr="00B472EB">
        <w:tc>
          <w:tcPr>
            <w:tcW w:w="1951" w:type="dxa"/>
          </w:tcPr>
          <w:p w14:paraId="58B00E39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x000B</w:t>
            </w:r>
          </w:p>
        </w:tc>
        <w:tc>
          <w:tcPr>
            <w:tcW w:w="7371" w:type="dxa"/>
          </w:tcPr>
          <w:p w14:paraId="751E8EEC" w14:textId="77777777" w:rsidR="0009795B" w:rsidRPr="00AA699A" w:rsidRDefault="003D07DC" w:rsidP="0009795B">
            <w:r w:rsidRPr="00AA699A">
              <w:t>2</w:t>
            </w:r>
            <w:r w:rsidRPr="00AA699A">
              <w:rPr>
                <w:rFonts w:hint="eastAsia"/>
              </w:rPr>
              <w:t>3</w:t>
            </w:r>
            <w:r w:rsidRPr="00AA699A">
              <w:rPr>
                <w:vertAlign w:val="superscript"/>
              </w:rPr>
              <w:t>rd</w:t>
            </w:r>
            <w:r w:rsidR="0009795B" w:rsidRPr="00AA699A">
              <w:t xml:space="preserve">  and </w:t>
            </w:r>
            <w:r w:rsidRPr="00AA699A">
              <w:t>24</w:t>
            </w:r>
            <w:r w:rsidR="0009795B" w:rsidRPr="00AA699A">
              <w:rPr>
                <w:vertAlign w:val="superscript"/>
              </w:rPr>
              <w:t>th</w:t>
            </w:r>
            <w:r w:rsidR="0009795B" w:rsidRPr="00AA699A">
              <w:t xml:space="preserve">  of SN of module 0</w:t>
            </w:r>
          </w:p>
          <w:p w14:paraId="305DFB5B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23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24</w:t>
            </w:r>
            <w:r w:rsidRPr="00AA699A">
              <w:rPr>
                <w:rFonts w:hint="eastAsia"/>
              </w:rPr>
              <w:t>位（</w:t>
            </w:r>
            <w:r w:rsidR="0009795B" w:rsidRPr="00AA699A">
              <w:rPr>
                <w:rFonts w:hint="eastAsia"/>
              </w:rPr>
              <w:t>i</w:t>
            </w:r>
            <w:r w:rsidR="0009795B" w:rsidRPr="00AA699A">
              <w:t xml:space="preserve">f not has use </w:t>
            </w:r>
            <w:r w:rsidR="00D81010" w:rsidRPr="00AA699A">
              <w:rPr>
                <w:rFonts w:hint="eastAsia"/>
              </w:rPr>
              <w:t>0x00</w:t>
            </w:r>
            <w:r w:rsidR="0009795B" w:rsidRPr="00AA699A">
              <w:t>;</w:t>
            </w:r>
            <w:r w:rsidRPr="00AA699A">
              <w:rPr>
                <w:rFonts w:hint="eastAsia"/>
              </w:rPr>
              <w:t>若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无此位则为</w:t>
            </w:r>
            <w:r w:rsidR="00D81010"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）</w:t>
            </w:r>
          </w:p>
        </w:tc>
      </w:tr>
      <w:tr w:rsidR="00703701" w:rsidRPr="00AA699A" w14:paraId="6D68AFAB" w14:textId="77777777" w:rsidTr="00B472EB">
        <w:tc>
          <w:tcPr>
            <w:tcW w:w="1951" w:type="dxa"/>
          </w:tcPr>
          <w:p w14:paraId="0201F73C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x000C</w:t>
            </w:r>
          </w:p>
        </w:tc>
        <w:tc>
          <w:tcPr>
            <w:tcW w:w="7371" w:type="dxa"/>
          </w:tcPr>
          <w:p w14:paraId="20765725" w14:textId="77777777" w:rsidR="0009795B" w:rsidRPr="00AA699A" w:rsidRDefault="003D07DC" w:rsidP="0009795B">
            <w:r w:rsidRPr="00AA699A">
              <w:t>2</w:t>
            </w:r>
            <w:r w:rsidR="0009795B" w:rsidRPr="00AA699A">
              <w:rPr>
                <w:rFonts w:hint="eastAsia"/>
              </w:rPr>
              <w:t>5</w:t>
            </w:r>
            <w:r w:rsidR="0009795B" w:rsidRPr="00AA699A">
              <w:rPr>
                <w:vertAlign w:val="superscript"/>
              </w:rPr>
              <w:t>th</w:t>
            </w:r>
            <w:r w:rsidR="0009795B" w:rsidRPr="00AA699A">
              <w:t xml:space="preserve">  and </w:t>
            </w:r>
            <w:r w:rsidRPr="00AA699A">
              <w:t>2</w:t>
            </w:r>
            <w:r w:rsidR="0009795B" w:rsidRPr="00AA699A">
              <w:t>6</w:t>
            </w:r>
            <w:r w:rsidR="0009795B" w:rsidRPr="00AA699A">
              <w:rPr>
                <w:vertAlign w:val="superscript"/>
              </w:rPr>
              <w:t>th</w:t>
            </w:r>
            <w:r w:rsidR="0009795B" w:rsidRPr="00AA699A">
              <w:t xml:space="preserve">  of SN of module 0</w:t>
            </w:r>
          </w:p>
          <w:p w14:paraId="76F9EF92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25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26</w:t>
            </w:r>
            <w:r w:rsidRPr="00AA699A">
              <w:rPr>
                <w:rFonts w:hint="eastAsia"/>
              </w:rPr>
              <w:t>位（</w:t>
            </w:r>
            <w:r w:rsidR="0009795B" w:rsidRPr="00AA699A">
              <w:rPr>
                <w:rFonts w:hint="eastAsia"/>
              </w:rPr>
              <w:t>i</w:t>
            </w:r>
            <w:r w:rsidR="0009795B" w:rsidRPr="00AA699A">
              <w:t xml:space="preserve">f not has use </w:t>
            </w:r>
            <w:r w:rsidR="00D81010" w:rsidRPr="00AA699A">
              <w:rPr>
                <w:rFonts w:hint="eastAsia"/>
              </w:rPr>
              <w:t>0x00</w:t>
            </w:r>
            <w:r w:rsidR="0009795B" w:rsidRPr="00AA699A">
              <w:t>;</w:t>
            </w:r>
            <w:r w:rsidRPr="00AA699A">
              <w:rPr>
                <w:rFonts w:hint="eastAsia"/>
              </w:rPr>
              <w:t>若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无此位则为</w:t>
            </w:r>
            <w:r w:rsidR="00D81010"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）</w:t>
            </w:r>
          </w:p>
        </w:tc>
      </w:tr>
      <w:tr w:rsidR="00703701" w:rsidRPr="00AA699A" w14:paraId="6AA02040" w14:textId="77777777" w:rsidTr="00B472EB">
        <w:tc>
          <w:tcPr>
            <w:tcW w:w="1951" w:type="dxa"/>
          </w:tcPr>
          <w:p w14:paraId="6428283B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x000D</w:t>
            </w:r>
          </w:p>
        </w:tc>
        <w:tc>
          <w:tcPr>
            <w:tcW w:w="7371" w:type="dxa"/>
          </w:tcPr>
          <w:p w14:paraId="739C5C09" w14:textId="77777777" w:rsidR="0009795B" w:rsidRPr="00AA699A" w:rsidRDefault="003D07DC" w:rsidP="0009795B">
            <w:r w:rsidRPr="00AA699A">
              <w:t>27</w:t>
            </w:r>
            <w:r w:rsidR="0009795B" w:rsidRPr="00AA699A">
              <w:rPr>
                <w:vertAlign w:val="superscript"/>
              </w:rPr>
              <w:t>th</w:t>
            </w:r>
            <w:r w:rsidR="0009795B" w:rsidRPr="00AA699A">
              <w:t xml:space="preserve">  and </w:t>
            </w:r>
            <w:r w:rsidRPr="00AA699A">
              <w:t>28</w:t>
            </w:r>
            <w:r w:rsidR="0009795B" w:rsidRPr="00AA699A">
              <w:rPr>
                <w:vertAlign w:val="superscript"/>
              </w:rPr>
              <w:t>th</w:t>
            </w:r>
            <w:r w:rsidR="0009795B" w:rsidRPr="00AA699A">
              <w:t xml:space="preserve">  of SN of module 0</w:t>
            </w:r>
          </w:p>
          <w:p w14:paraId="5083C818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27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28</w:t>
            </w:r>
            <w:r w:rsidRPr="00AA699A">
              <w:rPr>
                <w:rFonts w:hint="eastAsia"/>
              </w:rPr>
              <w:t>位（</w:t>
            </w:r>
            <w:r w:rsidR="0009795B" w:rsidRPr="00AA699A">
              <w:rPr>
                <w:rFonts w:hint="eastAsia"/>
              </w:rPr>
              <w:t>i</w:t>
            </w:r>
            <w:r w:rsidR="0009795B" w:rsidRPr="00AA699A">
              <w:t xml:space="preserve">f not has use </w:t>
            </w:r>
            <w:r w:rsidR="00D81010" w:rsidRPr="00AA699A">
              <w:rPr>
                <w:rFonts w:hint="eastAsia"/>
              </w:rPr>
              <w:t>0x00</w:t>
            </w:r>
            <w:r w:rsidR="0009795B" w:rsidRPr="00AA699A">
              <w:t>;</w:t>
            </w:r>
            <w:r w:rsidRPr="00AA699A">
              <w:rPr>
                <w:rFonts w:hint="eastAsia"/>
              </w:rPr>
              <w:t>若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无此位则为</w:t>
            </w:r>
            <w:r w:rsidR="00D81010"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）</w:t>
            </w:r>
          </w:p>
        </w:tc>
      </w:tr>
      <w:tr w:rsidR="00703701" w:rsidRPr="00AA699A" w14:paraId="10D9767E" w14:textId="77777777" w:rsidTr="00B472EB">
        <w:tc>
          <w:tcPr>
            <w:tcW w:w="1951" w:type="dxa"/>
          </w:tcPr>
          <w:p w14:paraId="1C0227CB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x000E</w:t>
            </w:r>
          </w:p>
        </w:tc>
        <w:tc>
          <w:tcPr>
            <w:tcW w:w="7371" w:type="dxa"/>
          </w:tcPr>
          <w:p w14:paraId="19BD69D8" w14:textId="77777777" w:rsidR="0009795B" w:rsidRPr="00AA699A" w:rsidRDefault="00281AA9" w:rsidP="0009795B">
            <w:r w:rsidRPr="00AA699A">
              <w:t>29</w:t>
            </w:r>
            <w:r w:rsidR="0009795B" w:rsidRPr="00AA699A">
              <w:rPr>
                <w:vertAlign w:val="superscript"/>
              </w:rPr>
              <w:t>th</w:t>
            </w:r>
            <w:r w:rsidR="0009795B" w:rsidRPr="00AA699A">
              <w:t xml:space="preserve">  and </w:t>
            </w:r>
            <w:r w:rsidRPr="00AA699A">
              <w:t>30</w:t>
            </w:r>
            <w:r w:rsidR="0009795B" w:rsidRPr="00AA699A">
              <w:rPr>
                <w:vertAlign w:val="superscript"/>
              </w:rPr>
              <w:t>th</w:t>
            </w:r>
            <w:r w:rsidR="0009795B" w:rsidRPr="00AA699A">
              <w:t xml:space="preserve">  of SN of module 0</w:t>
            </w:r>
          </w:p>
          <w:p w14:paraId="129247CE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29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30</w:t>
            </w:r>
            <w:r w:rsidRPr="00AA699A">
              <w:rPr>
                <w:rFonts w:hint="eastAsia"/>
              </w:rPr>
              <w:t>位（</w:t>
            </w:r>
            <w:r w:rsidR="0009795B" w:rsidRPr="00AA699A">
              <w:rPr>
                <w:rFonts w:hint="eastAsia"/>
              </w:rPr>
              <w:t>i</w:t>
            </w:r>
            <w:r w:rsidR="0009795B" w:rsidRPr="00AA699A">
              <w:t xml:space="preserve">f not has use </w:t>
            </w:r>
            <w:r w:rsidR="00D81010" w:rsidRPr="00AA699A">
              <w:rPr>
                <w:rFonts w:hint="eastAsia"/>
              </w:rPr>
              <w:t>0x00</w:t>
            </w:r>
            <w:r w:rsidR="0009795B" w:rsidRPr="00AA699A">
              <w:t>;</w:t>
            </w:r>
            <w:r w:rsidRPr="00AA699A">
              <w:rPr>
                <w:rFonts w:hint="eastAsia"/>
              </w:rPr>
              <w:t>若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无此位则为</w:t>
            </w:r>
            <w:r w:rsidR="00D81010"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）</w:t>
            </w:r>
          </w:p>
        </w:tc>
      </w:tr>
      <w:tr w:rsidR="00703701" w:rsidRPr="00AA699A" w14:paraId="5B6F6488" w14:textId="77777777" w:rsidTr="00B472EB">
        <w:tc>
          <w:tcPr>
            <w:tcW w:w="1951" w:type="dxa"/>
          </w:tcPr>
          <w:p w14:paraId="01A36C49" w14:textId="77777777" w:rsidR="0033549B" w:rsidRPr="00AA699A" w:rsidRDefault="0033549B" w:rsidP="00B472EB">
            <w:r w:rsidRPr="00AA699A">
              <w:rPr>
                <w:rFonts w:hint="eastAsia"/>
              </w:rPr>
              <w:t>0</w:t>
            </w:r>
            <w:r w:rsidRPr="00AA699A">
              <w:t>x000F</w:t>
            </w:r>
          </w:p>
        </w:tc>
        <w:tc>
          <w:tcPr>
            <w:tcW w:w="7371" w:type="dxa"/>
          </w:tcPr>
          <w:p w14:paraId="757DDBF2" w14:textId="007083E7" w:rsidR="001875AC" w:rsidRPr="00AA699A" w:rsidRDefault="00B10D47" w:rsidP="001875AC">
            <w:r w:rsidRPr="00AA699A">
              <w:rPr>
                <w:rFonts w:hint="eastAsia"/>
              </w:rPr>
              <w:t>3</w:t>
            </w:r>
            <w:r w:rsidR="001875AC" w:rsidRPr="00AA699A">
              <w:t xml:space="preserve">1st  and </w:t>
            </w:r>
            <w:r w:rsidRPr="00AA699A">
              <w:rPr>
                <w:rFonts w:hint="eastAsia"/>
              </w:rPr>
              <w:t>3</w:t>
            </w:r>
            <w:r w:rsidR="001875AC" w:rsidRPr="00AA699A">
              <w:t>2nd  of SN of module 0</w:t>
            </w:r>
          </w:p>
          <w:p w14:paraId="786BD24A" w14:textId="77777777" w:rsidR="0033549B" w:rsidRPr="00AA699A" w:rsidRDefault="0033549B" w:rsidP="00B472EB">
            <w:r w:rsidRPr="00AA699A">
              <w:rPr>
                <w:rFonts w:hint="eastAsia"/>
              </w:rPr>
              <w:lastRenderedPageBreak/>
              <w:t>电池模块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31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位（</w:t>
            </w:r>
            <w:r w:rsidR="0009795B" w:rsidRPr="00AA699A">
              <w:rPr>
                <w:rFonts w:hint="eastAsia"/>
              </w:rPr>
              <w:t>i</w:t>
            </w:r>
            <w:r w:rsidR="0009795B" w:rsidRPr="00AA699A">
              <w:t xml:space="preserve">f not has use </w:t>
            </w:r>
            <w:r w:rsidR="00D81010" w:rsidRPr="00AA699A">
              <w:rPr>
                <w:rFonts w:hint="eastAsia"/>
              </w:rPr>
              <w:t>0x00</w:t>
            </w:r>
            <w:r w:rsidR="0009795B" w:rsidRPr="00AA699A">
              <w:t>;</w:t>
            </w:r>
            <w:r w:rsidRPr="00AA699A">
              <w:rPr>
                <w:rFonts w:hint="eastAsia"/>
              </w:rPr>
              <w:t>若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无此位则为</w:t>
            </w:r>
            <w:r w:rsidR="00D81010"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）</w:t>
            </w:r>
          </w:p>
        </w:tc>
      </w:tr>
      <w:tr w:rsidR="00703701" w:rsidRPr="00AA699A" w14:paraId="08456ED7" w14:textId="77777777" w:rsidTr="00B472EB">
        <w:tc>
          <w:tcPr>
            <w:tcW w:w="1951" w:type="dxa"/>
          </w:tcPr>
          <w:p w14:paraId="5B7094CA" w14:textId="77777777" w:rsidR="0033549B" w:rsidRPr="00AA699A" w:rsidRDefault="0033549B" w:rsidP="00B472EB">
            <w:r w:rsidRPr="00AA699A">
              <w:rPr>
                <w:rFonts w:hint="eastAsia"/>
              </w:rPr>
              <w:lastRenderedPageBreak/>
              <w:t>0</w:t>
            </w:r>
            <w:r w:rsidRPr="00AA699A">
              <w:t>x0010~0x001F</w:t>
            </w:r>
          </w:p>
        </w:tc>
        <w:tc>
          <w:tcPr>
            <w:tcW w:w="7371" w:type="dxa"/>
          </w:tcPr>
          <w:p w14:paraId="0908EBFE" w14:textId="77777777" w:rsidR="0091779E" w:rsidRPr="00AA699A" w:rsidRDefault="0091779E" w:rsidP="00B472EB">
            <w:r w:rsidRPr="00AA699A">
              <w:rPr>
                <w:rFonts w:hint="eastAsia"/>
              </w:rPr>
              <w:t>S</w:t>
            </w:r>
            <w:r w:rsidRPr="00AA699A">
              <w:t>N of module 1</w:t>
            </w:r>
          </w:p>
          <w:p w14:paraId="36522440" w14:textId="77777777" w:rsidR="0033549B" w:rsidRPr="00AA699A" w:rsidRDefault="0033549B" w:rsidP="00B472EB"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，最长支持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位</w:t>
            </w:r>
          </w:p>
        </w:tc>
      </w:tr>
      <w:tr w:rsidR="00703701" w:rsidRPr="00AA699A" w14:paraId="41EEC0D4" w14:textId="77777777" w:rsidTr="00B472EB">
        <w:tc>
          <w:tcPr>
            <w:tcW w:w="1951" w:type="dxa"/>
          </w:tcPr>
          <w:p w14:paraId="6AB9DB6F" w14:textId="77777777" w:rsidR="0033549B" w:rsidRPr="00AA699A" w:rsidRDefault="0033549B" w:rsidP="00B472EB">
            <w:r w:rsidRPr="00AA699A">
              <w:t>…</w:t>
            </w:r>
          </w:p>
        </w:tc>
        <w:tc>
          <w:tcPr>
            <w:tcW w:w="7371" w:type="dxa"/>
          </w:tcPr>
          <w:p w14:paraId="77242D67" w14:textId="77777777" w:rsidR="0033549B" w:rsidRPr="00AA699A" w:rsidRDefault="0033549B" w:rsidP="00B472EB">
            <w:r w:rsidRPr="00AA699A">
              <w:t>…</w:t>
            </w:r>
          </w:p>
        </w:tc>
      </w:tr>
      <w:tr w:rsidR="00703701" w:rsidRPr="00AA699A" w14:paraId="7774F115" w14:textId="77777777" w:rsidTr="00B472EB">
        <w:tc>
          <w:tcPr>
            <w:tcW w:w="1951" w:type="dxa"/>
          </w:tcPr>
          <w:p w14:paraId="7F685AF4" w14:textId="77777777" w:rsidR="00D81010" w:rsidRPr="00AA699A" w:rsidRDefault="00D81010" w:rsidP="00B472EB"/>
          <w:p w14:paraId="61764FF4" w14:textId="77777777" w:rsidR="0033549B" w:rsidRPr="00AA699A" w:rsidRDefault="00D81010" w:rsidP="00B472EB">
            <w:r w:rsidRPr="00AA699A">
              <w:rPr>
                <w:rFonts w:hint="eastAsia"/>
              </w:rPr>
              <w:t>0x04A0~0x04AF</w:t>
            </w:r>
          </w:p>
        </w:tc>
        <w:tc>
          <w:tcPr>
            <w:tcW w:w="7371" w:type="dxa"/>
          </w:tcPr>
          <w:p w14:paraId="12E633A9" w14:textId="77777777" w:rsidR="0091779E" w:rsidRPr="00AA699A" w:rsidRDefault="0091779E" w:rsidP="0091779E">
            <w:r w:rsidRPr="00AA699A">
              <w:rPr>
                <w:rFonts w:hint="eastAsia"/>
              </w:rPr>
              <w:t>S</w:t>
            </w:r>
            <w:r w:rsidRPr="00AA699A">
              <w:t xml:space="preserve">N of module </w:t>
            </w:r>
            <w:r w:rsidR="00D81010" w:rsidRPr="00AA699A">
              <w:rPr>
                <w:rFonts w:hint="eastAsia"/>
              </w:rPr>
              <w:t>74</w:t>
            </w:r>
          </w:p>
          <w:p w14:paraId="2458A314" w14:textId="77777777" w:rsidR="0033549B" w:rsidRPr="00AA699A" w:rsidRDefault="0033549B" w:rsidP="00D81010">
            <w:r w:rsidRPr="00AA699A">
              <w:rPr>
                <w:rFonts w:hint="eastAsia"/>
              </w:rPr>
              <w:t>电池模块</w:t>
            </w:r>
            <w:r w:rsidR="00D81010" w:rsidRPr="00AA699A">
              <w:rPr>
                <w:rFonts w:hint="eastAsia"/>
              </w:rPr>
              <w:t>74</w:t>
            </w:r>
            <w:r w:rsidRPr="00AA699A">
              <w:rPr>
                <w:rFonts w:hint="eastAsia"/>
              </w:rPr>
              <w:t>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，最长支持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位</w:t>
            </w:r>
          </w:p>
        </w:tc>
      </w:tr>
      <w:tr w:rsidR="0033549B" w:rsidRPr="00AA699A" w14:paraId="54E2F02E" w14:textId="77777777" w:rsidTr="00B472EB">
        <w:tc>
          <w:tcPr>
            <w:tcW w:w="1951" w:type="dxa"/>
          </w:tcPr>
          <w:p w14:paraId="5C51A305" w14:textId="77777777" w:rsidR="0033549B" w:rsidRPr="00AA699A" w:rsidRDefault="00D81010" w:rsidP="00D81010">
            <w:r w:rsidRPr="00AA699A">
              <w:rPr>
                <w:rFonts w:hint="eastAsia"/>
              </w:rPr>
              <w:t>0x04B0</w:t>
            </w:r>
            <w:r w:rsidR="0033549B" w:rsidRPr="00AA699A">
              <w:rPr>
                <w:rFonts w:hint="eastAsia"/>
              </w:rPr>
              <w:t>~0x270F</w:t>
            </w:r>
          </w:p>
        </w:tc>
        <w:tc>
          <w:tcPr>
            <w:tcW w:w="7371" w:type="dxa"/>
          </w:tcPr>
          <w:p w14:paraId="42E7E257" w14:textId="77777777" w:rsidR="0033549B" w:rsidRPr="00AA699A" w:rsidRDefault="0091779E" w:rsidP="0091779E">
            <w:r w:rsidRPr="00AA699A">
              <w:t xml:space="preserve">Reserve </w:t>
            </w:r>
            <w:r w:rsidR="0033549B" w:rsidRPr="00AA699A">
              <w:rPr>
                <w:rFonts w:hint="eastAsia"/>
              </w:rPr>
              <w:t>保留</w:t>
            </w:r>
          </w:p>
        </w:tc>
      </w:tr>
    </w:tbl>
    <w:p w14:paraId="672C3655" w14:textId="77777777" w:rsidR="001776A5" w:rsidRPr="00AA699A" w:rsidRDefault="001776A5" w:rsidP="001776A5">
      <w:pPr>
        <w:spacing w:after="0" w:line="240" w:lineRule="auto"/>
      </w:pPr>
    </w:p>
    <w:p w14:paraId="262D3851" w14:textId="77777777" w:rsidR="001776A5" w:rsidRPr="00AA699A" w:rsidRDefault="001776A5" w:rsidP="001776A5">
      <w:pPr>
        <w:pStyle w:val="3"/>
        <w:ind w:left="360"/>
      </w:pPr>
      <w:bookmarkStart w:id="788" w:name="_Toc204328320"/>
      <w:r w:rsidRPr="00AA699A">
        <w:rPr>
          <w:rFonts w:hint="eastAsia"/>
        </w:rPr>
        <w:t>2</w:t>
      </w:r>
      <w:r w:rsidRPr="00AA699A">
        <w:rPr>
          <w:rFonts w:hint="eastAsia"/>
        </w:rPr>
        <w:t>、文件</w:t>
      </w:r>
      <w:r w:rsidRPr="00AA699A">
        <w:rPr>
          <w:rFonts w:hint="eastAsia"/>
        </w:rPr>
        <w:t>1</w:t>
      </w:r>
      <w:r w:rsidRPr="00AA699A">
        <w:t>01</w:t>
      </w:r>
      <w:r w:rsidRPr="00AA699A">
        <w:rPr>
          <w:rFonts w:hint="eastAsia"/>
        </w:rPr>
        <w:t xml:space="preserve">~ </w:t>
      </w:r>
      <w:r w:rsidRPr="00AA699A">
        <w:t>132</w:t>
      </w:r>
      <w:r w:rsidRPr="00AA699A">
        <w:rPr>
          <w:rFonts w:hint="eastAsia"/>
        </w:rPr>
        <w:t>欧盟电池法案数据</w:t>
      </w:r>
      <w:bookmarkEnd w:id="788"/>
    </w:p>
    <w:p w14:paraId="2FD6424F" w14:textId="77777777" w:rsidR="001776A5" w:rsidRPr="00AA699A" w:rsidRDefault="001776A5" w:rsidP="001776A5">
      <w:r w:rsidRPr="00AA699A">
        <w:rPr>
          <w:rFonts w:hint="eastAsia"/>
        </w:rPr>
        <w:t>文件</w:t>
      </w:r>
      <w:r w:rsidRPr="00AA699A">
        <w:t>101~132</w:t>
      </w:r>
      <w:r w:rsidRPr="00AA699A">
        <w:rPr>
          <w:rFonts w:hint="eastAsia"/>
        </w:rPr>
        <w:t>为第</w:t>
      </w:r>
      <w:r w:rsidRPr="00AA699A">
        <w:rPr>
          <w:rFonts w:hint="eastAsia"/>
        </w:rPr>
        <w:t>1</w:t>
      </w:r>
      <w:r w:rsidRPr="00AA699A">
        <w:t>~32</w:t>
      </w:r>
      <w:r w:rsidRPr="00AA699A">
        <w:rPr>
          <w:rFonts w:hint="eastAsia"/>
        </w:rPr>
        <w:t>簇欧盟电池法案数据，包含簇级的信息和模块级的信息，详细记录内容如下。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7371"/>
      </w:tblGrid>
      <w:tr w:rsidR="001776A5" w:rsidRPr="00AA699A" w14:paraId="6C9AC2A0" w14:textId="77777777" w:rsidTr="00390F93">
        <w:tc>
          <w:tcPr>
            <w:tcW w:w="1951" w:type="dxa"/>
          </w:tcPr>
          <w:p w14:paraId="49BAA418" w14:textId="77777777" w:rsidR="001776A5" w:rsidRPr="00AA699A" w:rsidRDefault="001776A5" w:rsidP="00390F93">
            <w:r w:rsidRPr="00AA699A">
              <w:rPr>
                <w:rFonts w:hint="eastAsia"/>
              </w:rPr>
              <w:t>0x0000</w:t>
            </w:r>
          </w:p>
        </w:tc>
        <w:tc>
          <w:tcPr>
            <w:tcW w:w="7371" w:type="dxa"/>
          </w:tcPr>
          <w:p w14:paraId="18360CEE" w14:textId="77777777" w:rsidR="001776A5" w:rsidRPr="00AA699A" w:rsidRDefault="001776A5" w:rsidP="00390F93">
            <w:r w:rsidRPr="00AA699A">
              <w:t>1</w:t>
            </w:r>
            <w:r w:rsidRPr="00AA699A">
              <w:rPr>
                <w:vertAlign w:val="superscript"/>
              </w:rPr>
              <w:t>st</w:t>
            </w:r>
            <w:r w:rsidRPr="00AA699A">
              <w:t xml:space="preserve">  and 2</w:t>
            </w:r>
            <w:r w:rsidRPr="00AA699A">
              <w:rPr>
                <w:vertAlign w:val="superscript"/>
              </w:rPr>
              <w:t>nd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55E0748D" w14:textId="77777777" w:rsidTr="00390F93">
        <w:tc>
          <w:tcPr>
            <w:tcW w:w="1951" w:type="dxa"/>
          </w:tcPr>
          <w:p w14:paraId="08296EDC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x0001</w:t>
            </w:r>
          </w:p>
        </w:tc>
        <w:tc>
          <w:tcPr>
            <w:tcW w:w="7371" w:type="dxa"/>
          </w:tcPr>
          <w:p w14:paraId="388EB5C7" w14:textId="77777777" w:rsidR="001776A5" w:rsidRPr="00AA699A" w:rsidRDefault="001776A5" w:rsidP="00390F93">
            <w:r w:rsidRPr="00AA699A">
              <w:rPr>
                <w:rFonts w:hint="eastAsia"/>
              </w:rPr>
              <w:t>3</w:t>
            </w:r>
            <w:r w:rsidRPr="00AA699A">
              <w:rPr>
                <w:vertAlign w:val="superscript"/>
              </w:rPr>
              <w:t>rd</w:t>
            </w:r>
            <w:r w:rsidRPr="00AA699A">
              <w:t xml:space="preserve"> and 4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3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2A5AF157" w14:textId="77777777" w:rsidTr="00390F93">
        <w:tc>
          <w:tcPr>
            <w:tcW w:w="1951" w:type="dxa"/>
          </w:tcPr>
          <w:p w14:paraId="1EE41639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x0002</w:t>
            </w:r>
          </w:p>
        </w:tc>
        <w:tc>
          <w:tcPr>
            <w:tcW w:w="7371" w:type="dxa"/>
          </w:tcPr>
          <w:p w14:paraId="2F3549BF" w14:textId="77777777" w:rsidR="001776A5" w:rsidRPr="00AA699A" w:rsidRDefault="001776A5" w:rsidP="00390F93">
            <w:r w:rsidRPr="00AA699A">
              <w:rPr>
                <w:rFonts w:hint="eastAsia"/>
              </w:rPr>
              <w:t>5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6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6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4B199FEF" w14:textId="77777777" w:rsidTr="00390F93">
        <w:tc>
          <w:tcPr>
            <w:tcW w:w="1951" w:type="dxa"/>
          </w:tcPr>
          <w:p w14:paraId="7DE95EFC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x0003</w:t>
            </w:r>
          </w:p>
        </w:tc>
        <w:tc>
          <w:tcPr>
            <w:tcW w:w="7371" w:type="dxa"/>
          </w:tcPr>
          <w:p w14:paraId="7CEDD537" w14:textId="77777777" w:rsidR="001776A5" w:rsidRPr="00AA699A" w:rsidRDefault="001776A5" w:rsidP="00390F93">
            <w:r w:rsidRPr="00AA699A">
              <w:t>7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8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7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8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49089B70" w14:textId="77777777" w:rsidTr="00390F93">
        <w:tc>
          <w:tcPr>
            <w:tcW w:w="1951" w:type="dxa"/>
          </w:tcPr>
          <w:p w14:paraId="31195E87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x0004</w:t>
            </w:r>
          </w:p>
        </w:tc>
        <w:tc>
          <w:tcPr>
            <w:tcW w:w="7371" w:type="dxa"/>
          </w:tcPr>
          <w:p w14:paraId="354C3E8E" w14:textId="77777777" w:rsidR="001776A5" w:rsidRPr="00AA699A" w:rsidRDefault="001776A5" w:rsidP="00390F93">
            <w:r w:rsidRPr="00AA699A">
              <w:t>9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10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9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10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114A884A" w14:textId="77777777" w:rsidTr="00390F93">
        <w:tc>
          <w:tcPr>
            <w:tcW w:w="1951" w:type="dxa"/>
          </w:tcPr>
          <w:p w14:paraId="6A3FE6F6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x0005</w:t>
            </w:r>
          </w:p>
        </w:tc>
        <w:tc>
          <w:tcPr>
            <w:tcW w:w="7371" w:type="dxa"/>
          </w:tcPr>
          <w:p w14:paraId="308C4BF3" w14:textId="77777777" w:rsidR="001776A5" w:rsidRPr="00AA699A" w:rsidRDefault="001776A5" w:rsidP="00390F93">
            <w:r w:rsidRPr="00AA699A">
              <w:t>11</w:t>
            </w:r>
            <w:r w:rsidRPr="00AA699A">
              <w:rPr>
                <w:vertAlign w:val="superscript"/>
              </w:rPr>
              <w:t>st</w:t>
            </w:r>
            <w:r w:rsidRPr="00AA699A">
              <w:t xml:space="preserve">  and 12</w:t>
            </w:r>
            <w:r w:rsidRPr="00AA699A">
              <w:rPr>
                <w:vertAlign w:val="superscript"/>
              </w:rPr>
              <w:t>nd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12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405CD954" w14:textId="77777777" w:rsidTr="00390F93">
        <w:tc>
          <w:tcPr>
            <w:tcW w:w="1951" w:type="dxa"/>
          </w:tcPr>
          <w:p w14:paraId="735B3EA5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x0006</w:t>
            </w:r>
          </w:p>
        </w:tc>
        <w:tc>
          <w:tcPr>
            <w:tcW w:w="7371" w:type="dxa"/>
          </w:tcPr>
          <w:p w14:paraId="0E7F2FE3" w14:textId="77777777" w:rsidR="001776A5" w:rsidRPr="00AA699A" w:rsidRDefault="001776A5" w:rsidP="00390F93">
            <w:r w:rsidRPr="00AA699A">
              <w:t>1</w:t>
            </w:r>
            <w:r w:rsidRPr="00AA699A">
              <w:rPr>
                <w:rFonts w:hint="eastAsia"/>
              </w:rPr>
              <w:t>3</w:t>
            </w:r>
            <w:r w:rsidRPr="00AA699A">
              <w:rPr>
                <w:vertAlign w:val="superscript"/>
              </w:rPr>
              <w:t>rd</w:t>
            </w:r>
            <w:r w:rsidRPr="00AA699A">
              <w:t xml:space="preserve"> and 14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13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14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2068A13E" w14:textId="77777777" w:rsidTr="00390F93">
        <w:tc>
          <w:tcPr>
            <w:tcW w:w="1951" w:type="dxa"/>
          </w:tcPr>
          <w:p w14:paraId="450A3864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x0007</w:t>
            </w:r>
          </w:p>
        </w:tc>
        <w:tc>
          <w:tcPr>
            <w:tcW w:w="7371" w:type="dxa"/>
          </w:tcPr>
          <w:p w14:paraId="34223C1B" w14:textId="77777777" w:rsidR="001776A5" w:rsidRPr="00AA699A" w:rsidRDefault="001776A5" w:rsidP="00390F93">
            <w:r w:rsidRPr="00AA699A">
              <w:rPr>
                <w:rFonts w:hint="eastAsia"/>
              </w:rPr>
              <w:t>15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16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</w:t>
            </w:r>
            <w:r w:rsidRPr="00AA699A">
              <w:rPr>
                <w:rFonts w:hint="eastAsia"/>
              </w:rPr>
              <w:t xml:space="preserve"> 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15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16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248BC770" w14:textId="77777777" w:rsidTr="00390F93">
        <w:tc>
          <w:tcPr>
            <w:tcW w:w="1951" w:type="dxa"/>
          </w:tcPr>
          <w:p w14:paraId="68FE7B4C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x0008</w:t>
            </w:r>
          </w:p>
        </w:tc>
        <w:tc>
          <w:tcPr>
            <w:tcW w:w="7371" w:type="dxa"/>
          </w:tcPr>
          <w:p w14:paraId="05CD0029" w14:textId="77777777" w:rsidR="001776A5" w:rsidRPr="00AA699A" w:rsidRDefault="001776A5" w:rsidP="00390F93">
            <w:r w:rsidRPr="00AA699A">
              <w:t>17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18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</w:t>
            </w:r>
            <w:r w:rsidRPr="00AA699A">
              <w:rPr>
                <w:rFonts w:hint="eastAsia"/>
              </w:rPr>
              <w:t xml:space="preserve"> 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17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18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2EE0DFA2" w14:textId="77777777" w:rsidTr="00390F93">
        <w:tc>
          <w:tcPr>
            <w:tcW w:w="1951" w:type="dxa"/>
          </w:tcPr>
          <w:p w14:paraId="216EE36A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x0009</w:t>
            </w:r>
          </w:p>
        </w:tc>
        <w:tc>
          <w:tcPr>
            <w:tcW w:w="7371" w:type="dxa"/>
          </w:tcPr>
          <w:p w14:paraId="3617172D" w14:textId="77777777" w:rsidR="001776A5" w:rsidRPr="00AA699A" w:rsidRDefault="001776A5" w:rsidP="00390F93">
            <w:r w:rsidRPr="00AA699A">
              <w:rPr>
                <w:rFonts w:hint="eastAsia"/>
              </w:rPr>
              <w:t>1</w:t>
            </w:r>
            <w:r w:rsidRPr="00AA699A">
              <w:t>9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and20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19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20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5251B69D" w14:textId="77777777" w:rsidTr="00390F93">
        <w:tc>
          <w:tcPr>
            <w:tcW w:w="1951" w:type="dxa"/>
          </w:tcPr>
          <w:p w14:paraId="03F00BDE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x000A</w:t>
            </w:r>
          </w:p>
        </w:tc>
        <w:tc>
          <w:tcPr>
            <w:tcW w:w="7371" w:type="dxa"/>
          </w:tcPr>
          <w:p w14:paraId="2B03F81A" w14:textId="77777777" w:rsidR="001776A5" w:rsidRPr="00AA699A" w:rsidRDefault="001776A5" w:rsidP="00390F93">
            <w:r w:rsidRPr="00AA699A">
              <w:t>21</w:t>
            </w:r>
            <w:r w:rsidRPr="00AA699A">
              <w:rPr>
                <w:vertAlign w:val="superscript"/>
              </w:rPr>
              <w:t>st</w:t>
            </w:r>
            <w:r w:rsidRPr="00AA699A">
              <w:t xml:space="preserve">  and 22</w:t>
            </w:r>
            <w:r w:rsidRPr="00AA699A">
              <w:rPr>
                <w:vertAlign w:val="superscript"/>
              </w:rPr>
              <w:t>nd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22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2129DF9F" w14:textId="77777777" w:rsidTr="00390F93">
        <w:tc>
          <w:tcPr>
            <w:tcW w:w="1951" w:type="dxa"/>
          </w:tcPr>
          <w:p w14:paraId="23D79594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x000B</w:t>
            </w:r>
          </w:p>
        </w:tc>
        <w:tc>
          <w:tcPr>
            <w:tcW w:w="7371" w:type="dxa"/>
          </w:tcPr>
          <w:p w14:paraId="209221DD" w14:textId="77777777" w:rsidR="001776A5" w:rsidRPr="00AA699A" w:rsidRDefault="001776A5" w:rsidP="00390F93">
            <w:r w:rsidRPr="00AA699A">
              <w:t>2</w:t>
            </w:r>
            <w:r w:rsidRPr="00AA699A">
              <w:rPr>
                <w:rFonts w:hint="eastAsia"/>
              </w:rPr>
              <w:t>3</w:t>
            </w:r>
            <w:r w:rsidRPr="00AA699A">
              <w:rPr>
                <w:vertAlign w:val="superscript"/>
              </w:rPr>
              <w:t>rd</w:t>
            </w:r>
            <w:r w:rsidRPr="00AA699A">
              <w:t xml:space="preserve">  and 24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23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24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1A521B09" w14:textId="77777777" w:rsidTr="00390F93">
        <w:tc>
          <w:tcPr>
            <w:tcW w:w="1951" w:type="dxa"/>
          </w:tcPr>
          <w:p w14:paraId="5E74A369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x000C</w:t>
            </w:r>
          </w:p>
        </w:tc>
        <w:tc>
          <w:tcPr>
            <w:tcW w:w="7371" w:type="dxa"/>
          </w:tcPr>
          <w:p w14:paraId="3BADEC61" w14:textId="77777777" w:rsidR="001776A5" w:rsidRPr="00AA699A" w:rsidRDefault="001776A5" w:rsidP="00390F93">
            <w:r w:rsidRPr="00AA699A">
              <w:t>2</w:t>
            </w:r>
            <w:r w:rsidRPr="00AA699A">
              <w:rPr>
                <w:rFonts w:hint="eastAsia"/>
              </w:rPr>
              <w:t>5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26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25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26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5D728C0A" w14:textId="77777777" w:rsidTr="00390F93">
        <w:tc>
          <w:tcPr>
            <w:tcW w:w="1951" w:type="dxa"/>
          </w:tcPr>
          <w:p w14:paraId="5AE3DAEB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x000D</w:t>
            </w:r>
          </w:p>
        </w:tc>
        <w:tc>
          <w:tcPr>
            <w:tcW w:w="7371" w:type="dxa"/>
          </w:tcPr>
          <w:p w14:paraId="7252617A" w14:textId="77777777" w:rsidR="001776A5" w:rsidRPr="00AA699A" w:rsidRDefault="001776A5" w:rsidP="00390F93">
            <w:r w:rsidRPr="00AA699A">
              <w:t>27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28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27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28</w:t>
            </w:r>
            <w:r w:rsidRPr="00AA699A">
              <w:rPr>
                <w:rFonts w:hint="eastAsia"/>
              </w:rPr>
              <w:t>位</w:t>
            </w:r>
            <w:r w:rsidRPr="00AA699A">
              <w:rPr>
                <w:rFonts w:hint="eastAsia"/>
              </w:rPr>
              <w:t xml:space="preserve"> </w:t>
            </w:r>
          </w:p>
        </w:tc>
      </w:tr>
      <w:tr w:rsidR="001776A5" w:rsidRPr="00AA699A" w14:paraId="72A89CA3" w14:textId="77777777" w:rsidTr="00390F93">
        <w:tc>
          <w:tcPr>
            <w:tcW w:w="1951" w:type="dxa"/>
          </w:tcPr>
          <w:p w14:paraId="0E734C41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x000E</w:t>
            </w:r>
          </w:p>
        </w:tc>
        <w:tc>
          <w:tcPr>
            <w:tcW w:w="7371" w:type="dxa"/>
          </w:tcPr>
          <w:p w14:paraId="78410D50" w14:textId="77777777" w:rsidR="001776A5" w:rsidRPr="00AA699A" w:rsidRDefault="001776A5" w:rsidP="00390F93">
            <w:r w:rsidRPr="00AA699A">
              <w:t>29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30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29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30</w:t>
            </w:r>
            <w:r w:rsidRPr="00AA699A">
              <w:rPr>
                <w:rFonts w:hint="eastAsia"/>
              </w:rPr>
              <w:t>位</w:t>
            </w:r>
            <w:r w:rsidRPr="00AA699A">
              <w:rPr>
                <w:rFonts w:hint="eastAsia"/>
              </w:rPr>
              <w:t xml:space="preserve"> </w:t>
            </w:r>
          </w:p>
        </w:tc>
      </w:tr>
      <w:tr w:rsidR="001776A5" w:rsidRPr="00AA699A" w14:paraId="52400F58" w14:textId="77777777" w:rsidTr="00390F93">
        <w:tc>
          <w:tcPr>
            <w:tcW w:w="1951" w:type="dxa"/>
          </w:tcPr>
          <w:p w14:paraId="498E0CAE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x000F</w:t>
            </w:r>
          </w:p>
        </w:tc>
        <w:tc>
          <w:tcPr>
            <w:tcW w:w="7371" w:type="dxa"/>
          </w:tcPr>
          <w:p w14:paraId="6989459A" w14:textId="77777777" w:rsidR="001776A5" w:rsidRPr="00AA699A" w:rsidRDefault="001776A5" w:rsidP="00390F93">
            <w:r w:rsidRPr="00AA699A">
              <w:rPr>
                <w:rFonts w:hint="eastAsia"/>
              </w:rPr>
              <w:t>3</w:t>
            </w:r>
            <w:r w:rsidRPr="00AA699A">
              <w:t>1</w:t>
            </w:r>
            <w:r w:rsidRPr="00AA699A">
              <w:rPr>
                <w:vertAlign w:val="superscript"/>
              </w:rPr>
              <w:t xml:space="preserve"> th</w:t>
            </w:r>
            <w:r w:rsidRPr="00AA699A">
              <w:t xml:space="preserve">  and </w:t>
            </w:r>
            <w:r w:rsidRPr="00AA699A">
              <w:rPr>
                <w:rFonts w:hint="eastAsia"/>
              </w:rPr>
              <w:t>3</w:t>
            </w:r>
            <w:r w:rsidRPr="00AA699A">
              <w:t>2</w:t>
            </w:r>
            <w:r w:rsidRPr="00AA699A">
              <w:rPr>
                <w:vertAlign w:val="superscript"/>
              </w:rPr>
              <w:t xml:space="preserve"> th</w:t>
            </w:r>
            <w:r w:rsidRPr="00AA699A">
              <w:t xml:space="preserve">  of SN of </w:t>
            </w:r>
            <w:r w:rsidRPr="00AA699A">
              <w:rPr>
                <w:rFonts w:hint="eastAsia"/>
              </w:rPr>
              <w:t>rack</w:t>
            </w:r>
            <w:r w:rsidRPr="00AA699A">
              <w:t xml:space="preserve">  </w:t>
            </w:r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31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5495DC15" w14:textId="77777777" w:rsidTr="00390F93">
        <w:tc>
          <w:tcPr>
            <w:tcW w:w="1951" w:type="dxa"/>
          </w:tcPr>
          <w:p w14:paraId="7E997A1B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x0010</w:t>
            </w:r>
            <w:r w:rsidRPr="00AA699A">
              <w:rPr>
                <w:rFonts w:hint="eastAsia"/>
              </w:rPr>
              <w:t>~0x0011</w:t>
            </w:r>
          </w:p>
        </w:tc>
        <w:tc>
          <w:tcPr>
            <w:tcW w:w="7371" w:type="dxa"/>
          </w:tcPr>
          <w:p w14:paraId="60EE6786" w14:textId="77777777" w:rsidR="001776A5" w:rsidRPr="00AA699A" w:rsidRDefault="001776A5" w:rsidP="00390F93">
            <w:r w:rsidRPr="00AA699A">
              <w:rPr>
                <w:rFonts w:hint="eastAsia"/>
              </w:rPr>
              <w:t>簇生产日期</w:t>
            </w:r>
          </w:p>
          <w:p w14:paraId="35067A7D" w14:textId="77777777" w:rsidR="001776A5" w:rsidRPr="00AA699A" w:rsidRDefault="001776A5" w:rsidP="00390F93">
            <w:r w:rsidRPr="00AA699A">
              <w:rPr>
                <w:rFonts w:ascii="等线" w:eastAsia="等线" w:hAnsi="等线" w:hint="eastAsia"/>
              </w:rPr>
              <w:t>0xAABBCCDD，AA-年，BB-月，CC-日，DD-0</w:t>
            </w:r>
          </w:p>
        </w:tc>
      </w:tr>
      <w:tr w:rsidR="001776A5" w:rsidRPr="00AA699A" w14:paraId="2B237FF8" w14:textId="77777777" w:rsidTr="00390F93">
        <w:tc>
          <w:tcPr>
            <w:tcW w:w="1951" w:type="dxa"/>
          </w:tcPr>
          <w:p w14:paraId="14290732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x001</w:t>
            </w:r>
            <w:r w:rsidRPr="00AA699A">
              <w:rPr>
                <w:rFonts w:hint="eastAsia"/>
              </w:rPr>
              <w:t>2~0x0013</w:t>
            </w:r>
          </w:p>
        </w:tc>
        <w:tc>
          <w:tcPr>
            <w:tcW w:w="7371" w:type="dxa"/>
          </w:tcPr>
          <w:p w14:paraId="0505BC6B" w14:textId="77777777" w:rsidR="001776A5" w:rsidRPr="00AA699A" w:rsidRDefault="001776A5" w:rsidP="00390F93">
            <w:r w:rsidRPr="00AA699A">
              <w:rPr>
                <w:rFonts w:hint="eastAsia"/>
              </w:rPr>
              <w:t>簇投入使用日期</w:t>
            </w:r>
          </w:p>
          <w:p w14:paraId="481A11A3" w14:textId="77777777" w:rsidR="001776A5" w:rsidRPr="00AA699A" w:rsidRDefault="001776A5" w:rsidP="00390F93">
            <w:r w:rsidRPr="00AA699A">
              <w:rPr>
                <w:rFonts w:ascii="等线" w:eastAsia="等线" w:hAnsi="等线" w:hint="eastAsia"/>
              </w:rPr>
              <w:t>0xAABBCCDD，AA-年，BB-月，CC-日，DD-0</w:t>
            </w:r>
          </w:p>
        </w:tc>
      </w:tr>
      <w:tr w:rsidR="001776A5" w:rsidRPr="00AA699A" w14:paraId="3C79401D" w14:textId="77777777" w:rsidTr="00390F93">
        <w:tc>
          <w:tcPr>
            <w:tcW w:w="1951" w:type="dxa"/>
          </w:tcPr>
          <w:p w14:paraId="0BF11A33" w14:textId="77777777" w:rsidR="001776A5" w:rsidRPr="00AA699A" w:rsidRDefault="001776A5" w:rsidP="00390F93">
            <w:r w:rsidRPr="00AA699A">
              <w:rPr>
                <w:rFonts w:hint="eastAsia"/>
              </w:rPr>
              <w:t>0x0014</w:t>
            </w:r>
          </w:p>
        </w:tc>
        <w:tc>
          <w:tcPr>
            <w:tcW w:w="7371" w:type="dxa"/>
          </w:tcPr>
          <w:p w14:paraId="3B86C67B" w14:textId="77777777" w:rsidR="001776A5" w:rsidRPr="00AA699A" w:rsidRDefault="001776A5" w:rsidP="00390F93"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 xml:space="preserve">SOC 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0.1%</w:t>
            </w:r>
          </w:p>
        </w:tc>
      </w:tr>
      <w:tr w:rsidR="001776A5" w:rsidRPr="00AA699A" w14:paraId="15BE162D" w14:textId="77777777" w:rsidTr="00390F93">
        <w:tc>
          <w:tcPr>
            <w:tcW w:w="1951" w:type="dxa"/>
          </w:tcPr>
          <w:p w14:paraId="129D73CD" w14:textId="77777777" w:rsidR="001776A5" w:rsidRPr="00AA699A" w:rsidRDefault="001776A5" w:rsidP="00390F93">
            <w:r w:rsidRPr="00AA699A">
              <w:rPr>
                <w:rFonts w:hint="eastAsia"/>
              </w:rPr>
              <w:t>0x0015</w:t>
            </w:r>
          </w:p>
        </w:tc>
        <w:tc>
          <w:tcPr>
            <w:tcW w:w="7371" w:type="dxa"/>
          </w:tcPr>
          <w:p w14:paraId="3D703C17" w14:textId="77777777" w:rsidR="001776A5" w:rsidRPr="00AA699A" w:rsidRDefault="001776A5" w:rsidP="00390F93">
            <w:r w:rsidRPr="00AA699A">
              <w:rPr>
                <w:rFonts w:hint="eastAsia"/>
              </w:rPr>
              <w:t>簇的</w:t>
            </w:r>
            <w:r w:rsidRPr="00AA699A">
              <w:rPr>
                <w:rFonts w:hint="eastAsia"/>
              </w:rPr>
              <w:t xml:space="preserve">SOH 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0.1%</w:t>
            </w:r>
          </w:p>
        </w:tc>
      </w:tr>
      <w:tr w:rsidR="001776A5" w:rsidRPr="00AA699A" w14:paraId="35F44F1A" w14:textId="77777777" w:rsidTr="00390F93">
        <w:tc>
          <w:tcPr>
            <w:tcW w:w="1951" w:type="dxa"/>
          </w:tcPr>
          <w:p w14:paraId="38656B54" w14:textId="77777777" w:rsidR="001776A5" w:rsidRPr="00AA699A" w:rsidRDefault="001776A5" w:rsidP="00390F93">
            <w:r w:rsidRPr="00AA699A">
              <w:rPr>
                <w:rFonts w:hint="eastAsia"/>
              </w:rPr>
              <w:t>0x0016</w:t>
            </w:r>
          </w:p>
        </w:tc>
        <w:tc>
          <w:tcPr>
            <w:tcW w:w="7371" w:type="dxa"/>
          </w:tcPr>
          <w:p w14:paraId="25D34B16" w14:textId="77777777" w:rsidR="001776A5" w:rsidRPr="00AA699A" w:rsidRDefault="001776A5" w:rsidP="00390F93">
            <w:r w:rsidRPr="00AA699A">
              <w:rPr>
                <w:rFonts w:hint="eastAsia"/>
              </w:rPr>
              <w:t>簇温度，单位</w:t>
            </w:r>
            <w:r w:rsidRPr="00AA699A">
              <w:rPr>
                <w:rFonts w:hint="eastAsia"/>
              </w:rPr>
              <w:t xml:space="preserve"> 0.1</w:t>
            </w:r>
            <w:r w:rsidRPr="00AA699A">
              <w:rPr>
                <w:rFonts w:hint="eastAsia"/>
              </w:rPr>
              <w:t>度</w:t>
            </w:r>
          </w:p>
        </w:tc>
      </w:tr>
      <w:tr w:rsidR="001776A5" w:rsidRPr="00AA699A" w14:paraId="2DD5C109" w14:textId="77777777" w:rsidTr="00390F93">
        <w:tc>
          <w:tcPr>
            <w:tcW w:w="1951" w:type="dxa"/>
          </w:tcPr>
          <w:p w14:paraId="788B768D" w14:textId="77777777" w:rsidR="001776A5" w:rsidRPr="00AA699A" w:rsidRDefault="001776A5" w:rsidP="00390F93">
            <w:r w:rsidRPr="00AA699A">
              <w:rPr>
                <w:rFonts w:hint="eastAsia"/>
              </w:rPr>
              <w:t>0x0017~0x0018</w:t>
            </w:r>
          </w:p>
        </w:tc>
        <w:tc>
          <w:tcPr>
            <w:tcW w:w="7371" w:type="dxa"/>
          </w:tcPr>
          <w:p w14:paraId="195004D3" w14:textId="77777777" w:rsidR="001776A5" w:rsidRPr="00AA699A" w:rsidRDefault="001776A5" w:rsidP="00390F93">
            <w:r w:rsidRPr="00AA699A">
              <w:rPr>
                <w:rFonts w:hint="eastAsia"/>
              </w:rPr>
              <w:t>极端温度下度过时间</w:t>
            </w:r>
            <w:r w:rsidRPr="00AA699A">
              <w:rPr>
                <w:rFonts w:hint="eastAsia"/>
              </w:rPr>
              <w:t>,</w:t>
            </w:r>
            <w:r w:rsidRPr="00AA699A">
              <w:rPr>
                <w:rFonts w:hint="eastAsia"/>
              </w:rPr>
              <w:t>单位：秒</w:t>
            </w:r>
          </w:p>
        </w:tc>
      </w:tr>
      <w:tr w:rsidR="001776A5" w:rsidRPr="00AA699A" w14:paraId="37119488" w14:textId="77777777" w:rsidTr="00390F93">
        <w:tc>
          <w:tcPr>
            <w:tcW w:w="1951" w:type="dxa"/>
          </w:tcPr>
          <w:p w14:paraId="7C5B3A73" w14:textId="77777777" w:rsidR="001776A5" w:rsidRPr="00AA699A" w:rsidRDefault="001776A5" w:rsidP="00390F93">
            <w:r w:rsidRPr="00AA699A">
              <w:rPr>
                <w:rFonts w:hint="eastAsia"/>
              </w:rPr>
              <w:t>0x0019~0x001A</w:t>
            </w:r>
          </w:p>
        </w:tc>
        <w:tc>
          <w:tcPr>
            <w:tcW w:w="7371" w:type="dxa"/>
          </w:tcPr>
          <w:p w14:paraId="52DE5938" w14:textId="77777777" w:rsidR="001776A5" w:rsidRPr="00AA699A" w:rsidRDefault="001776A5" w:rsidP="00390F93">
            <w:r w:rsidRPr="00AA699A">
              <w:rPr>
                <w:rFonts w:hint="eastAsia"/>
              </w:rPr>
              <w:t>极端温度下充电时间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，单位：秒</w:t>
            </w:r>
          </w:p>
        </w:tc>
      </w:tr>
      <w:tr w:rsidR="001776A5" w:rsidRPr="00AA699A" w14:paraId="639C772B" w14:textId="77777777" w:rsidTr="00390F93">
        <w:tc>
          <w:tcPr>
            <w:tcW w:w="1951" w:type="dxa"/>
          </w:tcPr>
          <w:p w14:paraId="387C016B" w14:textId="77777777" w:rsidR="001776A5" w:rsidRPr="00AA699A" w:rsidRDefault="001776A5" w:rsidP="00390F93">
            <w:r w:rsidRPr="00AA699A">
              <w:rPr>
                <w:rFonts w:hint="eastAsia"/>
              </w:rPr>
              <w:t>0x001B</w:t>
            </w:r>
          </w:p>
        </w:tc>
        <w:tc>
          <w:tcPr>
            <w:tcW w:w="7371" w:type="dxa"/>
          </w:tcPr>
          <w:p w14:paraId="084F41D0" w14:textId="77777777" w:rsidR="001776A5" w:rsidRPr="00AA699A" w:rsidRDefault="001776A5" w:rsidP="00390F93">
            <w:pPr>
              <w:tabs>
                <w:tab w:val="left" w:pos="1655"/>
              </w:tabs>
            </w:pPr>
            <w:r w:rsidRPr="00AA699A">
              <w:rPr>
                <w:rFonts w:hint="eastAsia"/>
              </w:rPr>
              <w:t>累计容量吞吐量</w:t>
            </w:r>
            <w:r w:rsidRPr="00AA699A">
              <w:tab/>
            </w:r>
            <w:r w:rsidRPr="00AA699A">
              <w:rPr>
                <w:rFonts w:hint="eastAsia"/>
              </w:rPr>
              <w:t>，单位：</w:t>
            </w:r>
            <w:r w:rsidRPr="00AA699A">
              <w:rPr>
                <w:rFonts w:hint="eastAsia"/>
              </w:rPr>
              <w:t>0.1AH</w:t>
            </w:r>
          </w:p>
        </w:tc>
      </w:tr>
      <w:tr w:rsidR="001776A5" w:rsidRPr="00AA699A" w14:paraId="67011A9D" w14:textId="77777777" w:rsidTr="00390F93">
        <w:tc>
          <w:tcPr>
            <w:tcW w:w="1951" w:type="dxa"/>
          </w:tcPr>
          <w:p w14:paraId="049485B7" w14:textId="77777777" w:rsidR="001776A5" w:rsidRPr="00AA699A" w:rsidRDefault="001776A5" w:rsidP="00390F93">
            <w:r w:rsidRPr="00AA699A">
              <w:rPr>
                <w:rFonts w:hint="eastAsia"/>
              </w:rPr>
              <w:t>0x001C</w:t>
            </w:r>
          </w:p>
        </w:tc>
        <w:tc>
          <w:tcPr>
            <w:tcW w:w="7371" w:type="dxa"/>
          </w:tcPr>
          <w:p w14:paraId="50DA6FD5" w14:textId="77777777" w:rsidR="001776A5" w:rsidRPr="00AA699A" w:rsidRDefault="001776A5" w:rsidP="00390F93">
            <w:r w:rsidRPr="00AA699A">
              <w:rPr>
                <w:rFonts w:hint="eastAsia"/>
              </w:rPr>
              <w:t>累计能量吞吐量</w:t>
            </w:r>
            <w:r w:rsidRPr="00AA699A">
              <w:rPr>
                <w:rFonts w:hint="eastAsia"/>
              </w:rPr>
              <w:t xml:space="preserve">  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单位：</w:t>
            </w:r>
            <w:r w:rsidRPr="00AA699A">
              <w:rPr>
                <w:rFonts w:hint="eastAsia"/>
              </w:rPr>
              <w:t>0.1KWH</w:t>
            </w:r>
          </w:p>
        </w:tc>
      </w:tr>
      <w:tr w:rsidR="001776A5" w:rsidRPr="00AA699A" w14:paraId="33D07B2F" w14:textId="77777777" w:rsidTr="00390F93">
        <w:tc>
          <w:tcPr>
            <w:tcW w:w="1951" w:type="dxa"/>
          </w:tcPr>
          <w:p w14:paraId="3066E9E1" w14:textId="77777777" w:rsidR="001776A5" w:rsidRPr="00AA699A" w:rsidRDefault="001776A5" w:rsidP="00390F93">
            <w:r w:rsidRPr="00AA699A">
              <w:rPr>
                <w:rFonts w:hint="eastAsia"/>
              </w:rPr>
              <w:lastRenderedPageBreak/>
              <w:t>0x001D</w:t>
            </w:r>
          </w:p>
        </w:tc>
        <w:tc>
          <w:tcPr>
            <w:tcW w:w="7371" w:type="dxa"/>
          </w:tcPr>
          <w:p w14:paraId="77272557" w14:textId="77777777" w:rsidR="001776A5" w:rsidRPr="00AA699A" w:rsidRDefault="001776A5" w:rsidP="00390F93">
            <w:r w:rsidRPr="00AA699A">
              <w:rPr>
                <w:rFonts w:hint="eastAsia"/>
              </w:rPr>
              <w:t>剩余容量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，单位</w:t>
            </w:r>
            <w:r w:rsidRPr="00AA699A">
              <w:rPr>
                <w:rFonts w:hint="eastAsia"/>
              </w:rPr>
              <w:t>0.1AH</w:t>
            </w:r>
          </w:p>
        </w:tc>
      </w:tr>
      <w:tr w:rsidR="001776A5" w:rsidRPr="00AA699A" w14:paraId="364BEAA8" w14:textId="77777777" w:rsidTr="00390F93">
        <w:tc>
          <w:tcPr>
            <w:tcW w:w="1951" w:type="dxa"/>
          </w:tcPr>
          <w:p w14:paraId="60128839" w14:textId="77777777" w:rsidR="001776A5" w:rsidRPr="00AA699A" w:rsidRDefault="001776A5" w:rsidP="00390F93">
            <w:r w:rsidRPr="00AA699A">
              <w:rPr>
                <w:rFonts w:hint="eastAsia"/>
              </w:rPr>
              <w:t>0x001E</w:t>
            </w:r>
          </w:p>
        </w:tc>
        <w:tc>
          <w:tcPr>
            <w:tcW w:w="7371" w:type="dxa"/>
          </w:tcPr>
          <w:p w14:paraId="4200DDDB" w14:textId="77777777" w:rsidR="001776A5" w:rsidRPr="00AA699A" w:rsidRDefault="001776A5" w:rsidP="00390F93">
            <w:r w:rsidRPr="00AA699A">
              <w:rPr>
                <w:rFonts w:hint="eastAsia"/>
              </w:rPr>
              <w:t>剩余功率容量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，单位</w:t>
            </w:r>
            <w:r w:rsidRPr="00AA699A">
              <w:rPr>
                <w:rFonts w:hint="eastAsia"/>
              </w:rPr>
              <w:t>0.1KW</w:t>
            </w:r>
          </w:p>
        </w:tc>
      </w:tr>
      <w:tr w:rsidR="001776A5" w:rsidRPr="00AA699A" w14:paraId="47E9F73C" w14:textId="77777777" w:rsidTr="00390F93">
        <w:tc>
          <w:tcPr>
            <w:tcW w:w="1951" w:type="dxa"/>
          </w:tcPr>
          <w:p w14:paraId="19760F8B" w14:textId="77777777" w:rsidR="001776A5" w:rsidRPr="00AA699A" w:rsidRDefault="001776A5" w:rsidP="00390F93">
            <w:r w:rsidRPr="00AA699A">
              <w:rPr>
                <w:rFonts w:hint="eastAsia"/>
              </w:rPr>
              <w:t>0x001F</w:t>
            </w:r>
          </w:p>
        </w:tc>
        <w:tc>
          <w:tcPr>
            <w:tcW w:w="7371" w:type="dxa"/>
          </w:tcPr>
          <w:p w14:paraId="613EF92C" w14:textId="77777777" w:rsidR="001776A5" w:rsidRPr="00AA699A" w:rsidRDefault="001776A5" w:rsidP="00390F93">
            <w:r w:rsidRPr="00AA699A">
              <w:rPr>
                <w:rFonts w:hint="eastAsia"/>
              </w:rPr>
              <w:t>剩余循环效率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，单位</w:t>
            </w:r>
            <w:r w:rsidRPr="00AA699A">
              <w:rPr>
                <w:rFonts w:hint="eastAsia"/>
              </w:rPr>
              <w:t>0.1%</w:t>
            </w:r>
          </w:p>
        </w:tc>
      </w:tr>
      <w:tr w:rsidR="001776A5" w:rsidRPr="00AA699A" w14:paraId="70453220" w14:textId="77777777" w:rsidTr="00390F93">
        <w:tc>
          <w:tcPr>
            <w:tcW w:w="1951" w:type="dxa"/>
          </w:tcPr>
          <w:p w14:paraId="75BE8200" w14:textId="77777777" w:rsidR="001776A5" w:rsidRPr="00AA699A" w:rsidRDefault="001776A5" w:rsidP="00390F93">
            <w:r w:rsidRPr="00AA699A">
              <w:rPr>
                <w:rFonts w:hint="eastAsia"/>
              </w:rPr>
              <w:t>0x0020</w:t>
            </w:r>
          </w:p>
        </w:tc>
        <w:tc>
          <w:tcPr>
            <w:tcW w:w="7371" w:type="dxa"/>
          </w:tcPr>
          <w:p w14:paraId="288E2599" w14:textId="77777777" w:rsidR="001776A5" w:rsidRPr="00AA699A" w:rsidRDefault="001776A5" w:rsidP="00390F93">
            <w:r w:rsidRPr="00AA699A">
              <w:rPr>
                <w:rFonts w:hint="eastAsia"/>
              </w:rPr>
              <w:t>自放电率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0.1%/month</w:t>
            </w:r>
          </w:p>
        </w:tc>
      </w:tr>
      <w:tr w:rsidR="001776A5" w:rsidRPr="00AA699A" w14:paraId="179B246C" w14:textId="77777777" w:rsidTr="00390F93">
        <w:tc>
          <w:tcPr>
            <w:tcW w:w="1951" w:type="dxa"/>
          </w:tcPr>
          <w:p w14:paraId="29A0E3C5" w14:textId="77777777" w:rsidR="001776A5" w:rsidRPr="00AA699A" w:rsidRDefault="001776A5" w:rsidP="00390F93">
            <w:r w:rsidRPr="00AA699A">
              <w:rPr>
                <w:rFonts w:hint="eastAsia"/>
              </w:rPr>
              <w:t>0x0021</w:t>
            </w:r>
          </w:p>
        </w:tc>
        <w:tc>
          <w:tcPr>
            <w:tcW w:w="7371" w:type="dxa"/>
          </w:tcPr>
          <w:p w14:paraId="1C4ED702" w14:textId="77777777" w:rsidR="001776A5" w:rsidRPr="00AA699A" w:rsidRDefault="001776A5" w:rsidP="00390F93">
            <w:r w:rsidRPr="00AA699A">
              <w:rPr>
                <w:rFonts w:hint="eastAsia"/>
              </w:rPr>
              <w:t>电池内阻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0.001</w:t>
            </w:r>
            <w:r w:rsidRPr="00AA699A">
              <w:rPr>
                <w:rFonts w:hint="eastAsia"/>
              </w:rPr>
              <w:t>欧姆</w:t>
            </w:r>
          </w:p>
        </w:tc>
      </w:tr>
      <w:tr w:rsidR="001776A5" w:rsidRPr="00AA699A" w14:paraId="6AFBEC8E" w14:textId="77777777" w:rsidTr="00390F93">
        <w:tc>
          <w:tcPr>
            <w:tcW w:w="1951" w:type="dxa"/>
          </w:tcPr>
          <w:p w14:paraId="35D0FBA8" w14:textId="77777777" w:rsidR="001776A5" w:rsidRPr="00AA699A" w:rsidRDefault="001776A5" w:rsidP="00390F93">
            <w:r w:rsidRPr="00AA699A">
              <w:rPr>
                <w:rFonts w:hint="eastAsia"/>
              </w:rPr>
              <w:t>0x0022</w:t>
            </w:r>
          </w:p>
        </w:tc>
        <w:tc>
          <w:tcPr>
            <w:tcW w:w="7371" w:type="dxa"/>
          </w:tcPr>
          <w:p w14:paraId="2D532D41" w14:textId="77777777" w:rsidR="001776A5" w:rsidRPr="00AA699A" w:rsidRDefault="001776A5" w:rsidP="00390F93">
            <w:r w:rsidRPr="00AA699A">
              <w:rPr>
                <w:rFonts w:hint="eastAsia"/>
              </w:rPr>
              <w:t>深度放电事件次数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次</w:t>
            </w:r>
          </w:p>
        </w:tc>
      </w:tr>
      <w:tr w:rsidR="001776A5" w:rsidRPr="00AA699A" w14:paraId="35150310" w14:textId="77777777" w:rsidTr="00390F93">
        <w:tc>
          <w:tcPr>
            <w:tcW w:w="1951" w:type="dxa"/>
          </w:tcPr>
          <w:p w14:paraId="5DAEEA89" w14:textId="77777777" w:rsidR="001776A5" w:rsidRPr="00AA699A" w:rsidRDefault="001776A5" w:rsidP="00390F93">
            <w:r w:rsidRPr="00AA699A">
              <w:rPr>
                <w:rFonts w:hint="eastAsia"/>
              </w:rPr>
              <w:t>0x0023</w:t>
            </w:r>
          </w:p>
        </w:tc>
        <w:tc>
          <w:tcPr>
            <w:tcW w:w="7371" w:type="dxa"/>
          </w:tcPr>
          <w:p w14:paraId="1A6879CA" w14:textId="77777777" w:rsidR="001776A5" w:rsidRPr="00AA699A" w:rsidRDefault="001776A5" w:rsidP="00390F93">
            <w:r w:rsidRPr="00AA699A">
              <w:rPr>
                <w:rFonts w:hint="eastAsia"/>
              </w:rPr>
              <w:t>满等效充放电循环数</w:t>
            </w:r>
            <w:r w:rsidRPr="00AA699A">
              <w:rPr>
                <w:rFonts w:hint="eastAsia"/>
              </w:rPr>
              <w:t xml:space="preserve">1 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次</w:t>
            </w:r>
          </w:p>
        </w:tc>
      </w:tr>
      <w:tr w:rsidR="001776A5" w:rsidRPr="00AA699A" w14:paraId="3B1A6A48" w14:textId="77777777" w:rsidTr="00390F93">
        <w:tc>
          <w:tcPr>
            <w:tcW w:w="1951" w:type="dxa"/>
          </w:tcPr>
          <w:p w14:paraId="02235E00" w14:textId="77777777" w:rsidR="001776A5" w:rsidRPr="00AA699A" w:rsidRDefault="001776A5" w:rsidP="00390F93">
            <w:r w:rsidRPr="00AA699A">
              <w:rPr>
                <w:rFonts w:hint="eastAsia"/>
              </w:rPr>
              <w:t>0x0024</w:t>
            </w:r>
          </w:p>
        </w:tc>
        <w:tc>
          <w:tcPr>
            <w:tcW w:w="7371" w:type="dxa"/>
          </w:tcPr>
          <w:p w14:paraId="21D9C9AB" w14:textId="77777777" w:rsidR="001776A5" w:rsidRPr="00AA699A" w:rsidRDefault="001776A5" w:rsidP="00390F93">
            <w:r w:rsidRPr="00AA699A">
              <w:rPr>
                <w:rFonts w:hint="eastAsia"/>
              </w:rPr>
              <w:t>满等效充放电循环数</w:t>
            </w:r>
            <w:r w:rsidRPr="00AA699A">
              <w:rPr>
                <w:rFonts w:hint="eastAsia"/>
              </w:rPr>
              <w:t xml:space="preserve">2 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次</w:t>
            </w:r>
          </w:p>
        </w:tc>
      </w:tr>
      <w:tr w:rsidR="001776A5" w:rsidRPr="00AA699A" w14:paraId="0DCE6AE1" w14:textId="77777777" w:rsidTr="00390F93">
        <w:tc>
          <w:tcPr>
            <w:tcW w:w="1951" w:type="dxa"/>
          </w:tcPr>
          <w:p w14:paraId="7F6C2FBB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0025~0</w:t>
            </w:r>
            <w:r w:rsidRPr="00AA699A">
              <w:rPr>
                <w:rFonts w:hint="eastAsia"/>
              </w:rPr>
              <w:t>x</w:t>
            </w:r>
            <w:r w:rsidRPr="00AA699A">
              <w:t>002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7371" w:type="dxa"/>
          </w:tcPr>
          <w:p w14:paraId="7470287E" w14:textId="77777777" w:rsidR="001776A5" w:rsidRPr="00AA699A" w:rsidRDefault="001776A5" w:rsidP="00390F93">
            <w:r w:rsidRPr="00AA699A">
              <w:rPr>
                <w:rFonts w:hint="eastAsia"/>
              </w:rPr>
              <w:t>预留</w:t>
            </w:r>
          </w:p>
        </w:tc>
      </w:tr>
      <w:tr w:rsidR="001776A5" w:rsidRPr="00AA699A" w14:paraId="04E8C9D0" w14:textId="77777777" w:rsidTr="00390F93">
        <w:tc>
          <w:tcPr>
            <w:tcW w:w="1951" w:type="dxa"/>
          </w:tcPr>
          <w:p w14:paraId="42E6EC04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0030~0</w:t>
            </w:r>
            <w:r w:rsidRPr="00AA699A">
              <w:rPr>
                <w:rFonts w:hint="eastAsia"/>
              </w:rPr>
              <w:t>x</w:t>
            </w:r>
            <w:r w:rsidRPr="00AA699A">
              <w:t>005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7371" w:type="dxa"/>
          </w:tcPr>
          <w:p w14:paraId="2FF92AB9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  <w:tr w:rsidR="001776A5" w:rsidRPr="00AA699A" w14:paraId="0F57C67F" w14:textId="77777777" w:rsidTr="00390F93">
        <w:tc>
          <w:tcPr>
            <w:tcW w:w="1951" w:type="dxa"/>
          </w:tcPr>
          <w:p w14:paraId="7192D26D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0060~0</w:t>
            </w:r>
            <w:r w:rsidRPr="00AA699A">
              <w:rPr>
                <w:rFonts w:hint="eastAsia"/>
              </w:rPr>
              <w:t>x</w:t>
            </w:r>
            <w:r w:rsidRPr="00AA699A">
              <w:t>008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7371" w:type="dxa"/>
          </w:tcPr>
          <w:p w14:paraId="289FA3B3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t>2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  <w:tr w:rsidR="001776A5" w:rsidRPr="00AA699A" w14:paraId="78094F73" w14:textId="77777777" w:rsidTr="00390F93">
        <w:tc>
          <w:tcPr>
            <w:tcW w:w="1951" w:type="dxa"/>
          </w:tcPr>
          <w:p w14:paraId="3566C004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0090~0</w:t>
            </w:r>
            <w:r w:rsidRPr="00AA699A">
              <w:rPr>
                <w:rFonts w:hint="eastAsia"/>
              </w:rPr>
              <w:t>x</w:t>
            </w:r>
            <w:r w:rsidRPr="00AA699A">
              <w:t>00</w:t>
            </w:r>
            <w:r w:rsidRPr="00AA699A">
              <w:rPr>
                <w:rFonts w:hint="eastAsia"/>
              </w:rPr>
              <w:t>BF</w:t>
            </w:r>
          </w:p>
        </w:tc>
        <w:tc>
          <w:tcPr>
            <w:tcW w:w="7371" w:type="dxa"/>
          </w:tcPr>
          <w:p w14:paraId="41E1370A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t>3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  <w:tr w:rsidR="001776A5" w:rsidRPr="00AA699A" w14:paraId="671F4C3F" w14:textId="77777777" w:rsidTr="00390F93">
        <w:tc>
          <w:tcPr>
            <w:tcW w:w="1951" w:type="dxa"/>
          </w:tcPr>
          <w:p w14:paraId="1839E04C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00</w:t>
            </w:r>
            <w:r w:rsidRPr="00AA699A">
              <w:rPr>
                <w:rFonts w:hint="eastAsia"/>
              </w:rPr>
              <w:t>C</w:t>
            </w:r>
            <w:r w:rsidRPr="00AA699A">
              <w:t>0~0</w:t>
            </w:r>
            <w:r w:rsidRPr="00AA699A">
              <w:rPr>
                <w:rFonts w:hint="eastAsia"/>
              </w:rPr>
              <w:t>x</w:t>
            </w:r>
            <w:r w:rsidRPr="00AA699A">
              <w:t>00</w:t>
            </w:r>
            <w:r w:rsidRPr="00AA699A">
              <w:rPr>
                <w:rFonts w:hint="eastAsia"/>
              </w:rPr>
              <w:t>EF</w:t>
            </w:r>
          </w:p>
        </w:tc>
        <w:tc>
          <w:tcPr>
            <w:tcW w:w="7371" w:type="dxa"/>
          </w:tcPr>
          <w:p w14:paraId="7F5E7E46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  <w:tr w:rsidR="001776A5" w:rsidRPr="00AA699A" w14:paraId="74FAF8DC" w14:textId="77777777" w:rsidTr="00390F93">
        <w:tc>
          <w:tcPr>
            <w:tcW w:w="1951" w:type="dxa"/>
          </w:tcPr>
          <w:p w14:paraId="36BD00CD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00</w:t>
            </w:r>
            <w:r w:rsidRPr="00AA699A">
              <w:rPr>
                <w:rFonts w:hint="eastAsia"/>
              </w:rPr>
              <w:t>F</w:t>
            </w:r>
            <w:r w:rsidRPr="00AA699A">
              <w:t>0</w:t>
            </w:r>
            <w:r w:rsidRPr="00AA699A">
              <w:rPr>
                <w:rFonts w:hint="eastAsia"/>
              </w:rPr>
              <w:t>~</w:t>
            </w:r>
            <w:r w:rsidRPr="00AA699A">
              <w:t>0</w:t>
            </w:r>
            <w:r w:rsidRPr="00AA699A">
              <w:rPr>
                <w:rFonts w:hint="eastAsia"/>
              </w:rPr>
              <w:t>x</w:t>
            </w:r>
            <w:r w:rsidRPr="00AA699A">
              <w:t>011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7371" w:type="dxa"/>
          </w:tcPr>
          <w:p w14:paraId="0BD4923E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t>5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  <w:tr w:rsidR="001776A5" w:rsidRPr="00AA699A" w14:paraId="3B1D1AA4" w14:textId="77777777" w:rsidTr="00390F93">
        <w:tc>
          <w:tcPr>
            <w:tcW w:w="1951" w:type="dxa"/>
          </w:tcPr>
          <w:p w14:paraId="5B2A13CB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0120~0</w:t>
            </w:r>
            <w:r w:rsidRPr="00AA699A">
              <w:rPr>
                <w:rFonts w:hint="eastAsia"/>
              </w:rPr>
              <w:t>x</w:t>
            </w:r>
            <w:r w:rsidRPr="00AA699A">
              <w:t>014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7371" w:type="dxa"/>
          </w:tcPr>
          <w:p w14:paraId="784646F5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t>6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  <w:tr w:rsidR="001776A5" w:rsidRPr="00AA699A" w14:paraId="750404D3" w14:textId="77777777" w:rsidTr="00390F93">
        <w:tc>
          <w:tcPr>
            <w:tcW w:w="1951" w:type="dxa"/>
          </w:tcPr>
          <w:p w14:paraId="6693E64F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0150~0</w:t>
            </w:r>
            <w:r w:rsidRPr="00AA699A">
              <w:rPr>
                <w:rFonts w:hint="eastAsia"/>
              </w:rPr>
              <w:t>x</w:t>
            </w:r>
            <w:r w:rsidRPr="00AA699A">
              <w:t>017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7371" w:type="dxa"/>
          </w:tcPr>
          <w:p w14:paraId="52F751A5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t>7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  <w:tr w:rsidR="001776A5" w:rsidRPr="00AA699A" w14:paraId="76CE6A74" w14:textId="77777777" w:rsidTr="00390F93">
        <w:tc>
          <w:tcPr>
            <w:tcW w:w="1951" w:type="dxa"/>
          </w:tcPr>
          <w:p w14:paraId="363A0358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0180~0</w:t>
            </w:r>
            <w:r w:rsidRPr="00AA699A">
              <w:rPr>
                <w:rFonts w:hint="eastAsia"/>
              </w:rPr>
              <w:t>x</w:t>
            </w:r>
            <w:r w:rsidRPr="00AA699A">
              <w:t>01</w:t>
            </w:r>
            <w:r w:rsidRPr="00AA699A">
              <w:rPr>
                <w:rFonts w:hint="eastAsia"/>
              </w:rPr>
              <w:t>AF</w:t>
            </w:r>
          </w:p>
        </w:tc>
        <w:tc>
          <w:tcPr>
            <w:tcW w:w="7371" w:type="dxa"/>
          </w:tcPr>
          <w:p w14:paraId="6A9F2800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t>8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  <w:tr w:rsidR="001776A5" w:rsidRPr="00AA699A" w14:paraId="182503FE" w14:textId="77777777" w:rsidTr="00390F93">
        <w:tc>
          <w:tcPr>
            <w:tcW w:w="1951" w:type="dxa"/>
          </w:tcPr>
          <w:p w14:paraId="67D6D7E7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01</w:t>
            </w:r>
            <w:r w:rsidRPr="00AA699A">
              <w:rPr>
                <w:rFonts w:hint="eastAsia"/>
              </w:rPr>
              <w:t>B</w:t>
            </w:r>
            <w:r w:rsidRPr="00AA699A">
              <w:t>0~0</w:t>
            </w:r>
            <w:r w:rsidRPr="00AA699A">
              <w:rPr>
                <w:rFonts w:hint="eastAsia"/>
              </w:rPr>
              <w:t>x</w:t>
            </w:r>
            <w:r w:rsidRPr="00AA699A">
              <w:t>01D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7371" w:type="dxa"/>
          </w:tcPr>
          <w:p w14:paraId="3825AB2F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t>9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  <w:tr w:rsidR="001776A5" w:rsidRPr="00AA699A" w14:paraId="6F1F6F5F" w14:textId="77777777" w:rsidTr="00390F93">
        <w:tc>
          <w:tcPr>
            <w:tcW w:w="1951" w:type="dxa"/>
          </w:tcPr>
          <w:p w14:paraId="5F16D98C" w14:textId="77777777" w:rsidR="001776A5" w:rsidRPr="00AA699A" w:rsidRDefault="001776A5" w:rsidP="00390F93">
            <w:r w:rsidRPr="00AA699A">
              <w:rPr>
                <w:rFonts w:hint="eastAsia"/>
              </w:rPr>
              <w:t>0x</w:t>
            </w:r>
            <w:r w:rsidRPr="00AA699A">
              <w:t>01</w:t>
            </w:r>
            <w:r w:rsidRPr="00AA699A">
              <w:rPr>
                <w:rFonts w:hint="eastAsia"/>
              </w:rPr>
              <w:t>E</w:t>
            </w:r>
            <w:r w:rsidRPr="00AA699A">
              <w:t>0~0</w:t>
            </w:r>
            <w:r w:rsidRPr="00AA699A">
              <w:rPr>
                <w:rFonts w:hint="eastAsia"/>
              </w:rPr>
              <w:t>x</w:t>
            </w:r>
            <w:r w:rsidRPr="00AA699A">
              <w:t>020</w:t>
            </w:r>
            <w:r w:rsidRPr="00AA699A">
              <w:rPr>
                <w:rFonts w:hint="eastAsia"/>
              </w:rPr>
              <w:t>F</w:t>
            </w:r>
          </w:p>
        </w:tc>
        <w:tc>
          <w:tcPr>
            <w:tcW w:w="7371" w:type="dxa"/>
          </w:tcPr>
          <w:p w14:paraId="0AA4CB7F" w14:textId="77777777" w:rsidR="001776A5" w:rsidRPr="00AA699A" w:rsidRDefault="001776A5" w:rsidP="00390F93">
            <w:r w:rsidRPr="00AA699A">
              <w:rPr>
                <w:rFonts w:hint="eastAsia"/>
              </w:rPr>
              <w:t>模块</w:t>
            </w:r>
            <w:r w:rsidRPr="00AA699A">
              <w:t>10</w:t>
            </w:r>
            <w:r w:rsidRPr="00AA699A">
              <w:rPr>
                <w:rFonts w:hint="eastAsia"/>
              </w:rPr>
              <w:t>欧盟电池数据，具体见下表（模块欧盟电池数据表）</w:t>
            </w:r>
          </w:p>
        </w:tc>
      </w:tr>
    </w:tbl>
    <w:p w14:paraId="24007E1C" w14:textId="77777777" w:rsidR="001776A5" w:rsidRPr="00AA699A" w:rsidRDefault="001776A5" w:rsidP="001776A5">
      <w:pPr>
        <w:spacing w:after="0" w:line="240" w:lineRule="auto"/>
      </w:pPr>
    </w:p>
    <w:p w14:paraId="41F2AF8B" w14:textId="77777777" w:rsidR="001776A5" w:rsidRPr="00AA699A" w:rsidRDefault="001776A5" w:rsidP="001776A5">
      <w:pPr>
        <w:spacing w:after="0" w:line="240" w:lineRule="auto"/>
      </w:pPr>
      <w:r w:rsidRPr="00AA699A">
        <w:rPr>
          <w:rFonts w:hint="eastAsia"/>
        </w:rPr>
        <w:t>模块欧盟电池数据表：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7371"/>
      </w:tblGrid>
      <w:tr w:rsidR="001776A5" w:rsidRPr="00AA699A" w14:paraId="23569063" w14:textId="77777777" w:rsidTr="00390F93">
        <w:tc>
          <w:tcPr>
            <w:tcW w:w="1951" w:type="dxa"/>
          </w:tcPr>
          <w:p w14:paraId="16454A41" w14:textId="77777777" w:rsidR="001776A5" w:rsidRPr="00AA699A" w:rsidRDefault="001776A5" w:rsidP="00390F93">
            <w:r w:rsidRPr="00AA699A">
              <w:rPr>
                <w:rFonts w:hint="eastAsia"/>
              </w:rPr>
              <w:t>0x0000</w:t>
            </w:r>
            <w:r w:rsidRPr="00AA699A">
              <w:t>(offset)</w:t>
            </w:r>
          </w:p>
        </w:tc>
        <w:tc>
          <w:tcPr>
            <w:tcW w:w="7371" w:type="dxa"/>
          </w:tcPr>
          <w:p w14:paraId="7B3E6285" w14:textId="77777777" w:rsidR="001776A5" w:rsidRPr="00AA699A" w:rsidRDefault="001776A5" w:rsidP="00390F93">
            <w:r w:rsidRPr="00AA699A">
              <w:t>1</w:t>
            </w:r>
            <w:r w:rsidRPr="00AA699A">
              <w:rPr>
                <w:vertAlign w:val="superscript"/>
              </w:rPr>
              <w:t>st</w:t>
            </w:r>
            <w:r w:rsidRPr="00AA699A">
              <w:t xml:space="preserve">  and 2</w:t>
            </w:r>
            <w:r w:rsidRPr="00AA699A">
              <w:rPr>
                <w:vertAlign w:val="superscript"/>
              </w:rPr>
              <w:t>nd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3D71B37D" w14:textId="77777777" w:rsidTr="00390F93">
        <w:tc>
          <w:tcPr>
            <w:tcW w:w="1951" w:type="dxa"/>
          </w:tcPr>
          <w:p w14:paraId="4AEDFA69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x0001</w:t>
            </w:r>
          </w:p>
        </w:tc>
        <w:tc>
          <w:tcPr>
            <w:tcW w:w="7371" w:type="dxa"/>
          </w:tcPr>
          <w:p w14:paraId="26AC5CD2" w14:textId="77777777" w:rsidR="001776A5" w:rsidRPr="00AA699A" w:rsidRDefault="001776A5" w:rsidP="00390F93">
            <w:r w:rsidRPr="00AA699A">
              <w:rPr>
                <w:rFonts w:hint="eastAsia"/>
              </w:rPr>
              <w:t>3</w:t>
            </w:r>
            <w:r w:rsidRPr="00AA699A">
              <w:rPr>
                <w:vertAlign w:val="superscript"/>
              </w:rPr>
              <w:t>rd</w:t>
            </w:r>
            <w:r w:rsidRPr="00AA699A">
              <w:t xml:space="preserve"> and 4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3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52CE3D73" w14:textId="77777777" w:rsidTr="00390F93">
        <w:tc>
          <w:tcPr>
            <w:tcW w:w="1951" w:type="dxa"/>
          </w:tcPr>
          <w:p w14:paraId="4DFF9C06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x0002</w:t>
            </w:r>
          </w:p>
        </w:tc>
        <w:tc>
          <w:tcPr>
            <w:tcW w:w="7371" w:type="dxa"/>
          </w:tcPr>
          <w:p w14:paraId="6211754F" w14:textId="77777777" w:rsidR="001776A5" w:rsidRPr="00AA699A" w:rsidRDefault="001776A5" w:rsidP="00390F93">
            <w:r w:rsidRPr="00AA699A">
              <w:rPr>
                <w:rFonts w:hint="eastAsia"/>
              </w:rPr>
              <w:t>5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6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6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640BD389" w14:textId="77777777" w:rsidTr="00390F93">
        <w:tc>
          <w:tcPr>
            <w:tcW w:w="1951" w:type="dxa"/>
          </w:tcPr>
          <w:p w14:paraId="4D18583E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x0003</w:t>
            </w:r>
          </w:p>
        </w:tc>
        <w:tc>
          <w:tcPr>
            <w:tcW w:w="7371" w:type="dxa"/>
          </w:tcPr>
          <w:p w14:paraId="39FE18D7" w14:textId="77777777" w:rsidR="001776A5" w:rsidRPr="00AA699A" w:rsidRDefault="001776A5" w:rsidP="00390F93">
            <w:r w:rsidRPr="00AA699A">
              <w:t>7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8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7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8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70CB5747" w14:textId="77777777" w:rsidTr="00390F93">
        <w:tc>
          <w:tcPr>
            <w:tcW w:w="1951" w:type="dxa"/>
          </w:tcPr>
          <w:p w14:paraId="34BF0A09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x0004</w:t>
            </w:r>
          </w:p>
        </w:tc>
        <w:tc>
          <w:tcPr>
            <w:tcW w:w="7371" w:type="dxa"/>
          </w:tcPr>
          <w:p w14:paraId="1FF0B7E4" w14:textId="77777777" w:rsidR="001776A5" w:rsidRPr="00AA699A" w:rsidRDefault="001776A5" w:rsidP="00390F93">
            <w:r w:rsidRPr="00AA699A">
              <w:t>9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10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9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10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522B5485" w14:textId="77777777" w:rsidTr="00390F93">
        <w:tc>
          <w:tcPr>
            <w:tcW w:w="1951" w:type="dxa"/>
          </w:tcPr>
          <w:p w14:paraId="43E03A80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x0005</w:t>
            </w:r>
          </w:p>
        </w:tc>
        <w:tc>
          <w:tcPr>
            <w:tcW w:w="7371" w:type="dxa"/>
          </w:tcPr>
          <w:p w14:paraId="0C311626" w14:textId="77777777" w:rsidR="001776A5" w:rsidRPr="00AA699A" w:rsidRDefault="001776A5" w:rsidP="00390F93">
            <w:r w:rsidRPr="00AA699A">
              <w:t>11</w:t>
            </w:r>
            <w:r w:rsidRPr="00AA699A">
              <w:rPr>
                <w:vertAlign w:val="superscript"/>
              </w:rPr>
              <w:t>st</w:t>
            </w:r>
            <w:r w:rsidRPr="00AA699A">
              <w:t xml:space="preserve">  and 12</w:t>
            </w:r>
            <w:r w:rsidRPr="00AA699A">
              <w:rPr>
                <w:vertAlign w:val="superscript"/>
              </w:rPr>
              <w:t>nd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12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0134B411" w14:textId="77777777" w:rsidTr="00390F93">
        <w:tc>
          <w:tcPr>
            <w:tcW w:w="1951" w:type="dxa"/>
          </w:tcPr>
          <w:p w14:paraId="63564C4E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x0006</w:t>
            </w:r>
          </w:p>
        </w:tc>
        <w:tc>
          <w:tcPr>
            <w:tcW w:w="7371" w:type="dxa"/>
          </w:tcPr>
          <w:p w14:paraId="00BA2BF3" w14:textId="77777777" w:rsidR="001776A5" w:rsidRPr="00AA699A" w:rsidRDefault="001776A5" w:rsidP="00390F93">
            <w:r w:rsidRPr="00AA699A">
              <w:t>1</w:t>
            </w:r>
            <w:r w:rsidRPr="00AA699A">
              <w:rPr>
                <w:rFonts w:hint="eastAsia"/>
              </w:rPr>
              <w:t>3</w:t>
            </w:r>
            <w:r w:rsidRPr="00AA699A">
              <w:rPr>
                <w:vertAlign w:val="superscript"/>
              </w:rPr>
              <w:t>rd</w:t>
            </w:r>
            <w:r w:rsidRPr="00AA699A">
              <w:t xml:space="preserve"> and 14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13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14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31E38108" w14:textId="77777777" w:rsidTr="00390F93">
        <w:tc>
          <w:tcPr>
            <w:tcW w:w="1951" w:type="dxa"/>
          </w:tcPr>
          <w:p w14:paraId="5DEC98C9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x0007</w:t>
            </w:r>
          </w:p>
        </w:tc>
        <w:tc>
          <w:tcPr>
            <w:tcW w:w="7371" w:type="dxa"/>
          </w:tcPr>
          <w:p w14:paraId="58AE4D97" w14:textId="77777777" w:rsidR="001776A5" w:rsidRPr="00AA699A" w:rsidRDefault="001776A5" w:rsidP="00390F93">
            <w:r w:rsidRPr="00AA699A">
              <w:rPr>
                <w:rFonts w:hint="eastAsia"/>
              </w:rPr>
              <w:t>15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16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15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16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00C75240" w14:textId="77777777" w:rsidTr="00390F93">
        <w:tc>
          <w:tcPr>
            <w:tcW w:w="1951" w:type="dxa"/>
          </w:tcPr>
          <w:p w14:paraId="7FD9EE50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x0008</w:t>
            </w:r>
          </w:p>
        </w:tc>
        <w:tc>
          <w:tcPr>
            <w:tcW w:w="7371" w:type="dxa"/>
          </w:tcPr>
          <w:p w14:paraId="66986E2B" w14:textId="77777777" w:rsidR="001776A5" w:rsidRPr="00AA699A" w:rsidRDefault="001776A5" w:rsidP="00390F93">
            <w:r w:rsidRPr="00AA699A">
              <w:t>17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18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17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18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643DEBF0" w14:textId="77777777" w:rsidTr="00390F93">
        <w:tc>
          <w:tcPr>
            <w:tcW w:w="1951" w:type="dxa"/>
          </w:tcPr>
          <w:p w14:paraId="79AB0091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x0009</w:t>
            </w:r>
          </w:p>
        </w:tc>
        <w:tc>
          <w:tcPr>
            <w:tcW w:w="7371" w:type="dxa"/>
          </w:tcPr>
          <w:p w14:paraId="3041B809" w14:textId="77777777" w:rsidR="001776A5" w:rsidRPr="00AA699A" w:rsidRDefault="001776A5" w:rsidP="00390F93">
            <w:r w:rsidRPr="00AA699A">
              <w:rPr>
                <w:rFonts w:hint="eastAsia"/>
              </w:rPr>
              <w:t>1</w:t>
            </w:r>
            <w:r w:rsidRPr="00AA699A">
              <w:t>9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and20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19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20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6022FECB" w14:textId="77777777" w:rsidTr="00390F93">
        <w:tc>
          <w:tcPr>
            <w:tcW w:w="1951" w:type="dxa"/>
          </w:tcPr>
          <w:p w14:paraId="369138A5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x000A</w:t>
            </w:r>
          </w:p>
        </w:tc>
        <w:tc>
          <w:tcPr>
            <w:tcW w:w="7371" w:type="dxa"/>
          </w:tcPr>
          <w:p w14:paraId="7C36DF57" w14:textId="77777777" w:rsidR="001776A5" w:rsidRPr="00AA699A" w:rsidRDefault="001776A5" w:rsidP="00390F93">
            <w:r w:rsidRPr="00AA699A">
              <w:t>21</w:t>
            </w:r>
            <w:r w:rsidRPr="00AA699A">
              <w:rPr>
                <w:vertAlign w:val="superscript"/>
              </w:rPr>
              <w:t>st</w:t>
            </w:r>
            <w:r w:rsidRPr="00AA699A">
              <w:t xml:space="preserve">  and 22</w:t>
            </w:r>
            <w:r w:rsidRPr="00AA699A">
              <w:rPr>
                <w:vertAlign w:val="superscript"/>
              </w:rPr>
              <w:t>nd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22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72BC9DB9" w14:textId="77777777" w:rsidTr="00390F93">
        <w:tc>
          <w:tcPr>
            <w:tcW w:w="1951" w:type="dxa"/>
          </w:tcPr>
          <w:p w14:paraId="3995AB0E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x000B</w:t>
            </w:r>
          </w:p>
        </w:tc>
        <w:tc>
          <w:tcPr>
            <w:tcW w:w="7371" w:type="dxa"/>
          </w:tcPr>
          <w:p w14:paraId="3DD014D9" w14:textId="77777777" w:rsidR="001776A5" w:rsidRPr="00AA699A" w:rsidRDefault="001776A5" w:rsidP="00390F93">
            <w:r w:rsidRPr="00AA699A">
              <w:t>2</w:t>
            </w:r>
            <w:r w:rsidRPr="00AA699A">
              <w:rPr>
                <w:rFonts w:hint="eastAsia"/>
              </w:rPr>
              <w:t>3</w:t>
            </w:r>
            <w:r w:rsidRPr="00AA699A">
              <w:rPr>
                <w:vertAlign w:val="superscript"/>
              </w:rPr>
              <w:t>rd</w:t>
            </w:r>
            <w:r w:rsidRPr="00AA699A">
              <w:t xml:space="preserve">  and 24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23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24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3D0A1B94" w14:textId="77777777" w:rsidTr="00390F93">
        <w:tc>
          <w:tcPr>
            <w:tcW w:w="1951" w:type="dxa"/>
          </w:tcPr>
          <w:p w14:paraId="48FBBAB1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x000C</w:t>
            </w:r>
          </w:p>
        </w:tc>
        <w:tc>
          <w:tcPr>
            <w:tcW w:w="7371" w:type="dxa"/>
          </w:tcPr>
          <w:p w14:paraId="7C35F522" w14:textId="77777777" w:rsidR="001776A5" w:rsidRPr="00AA699A" w:rsidRDefault="001776A5" w:rsidP="00390F93">
            <w:r w:rsidRPr="00AA699A">
              <w:t>2</w:t>
            </w:r>
            <w:r w:rsidRPr="00AA699A">
              <w:rPr>
                <w:rFonts w:hint="eastAsia"/>
              </w:rPr>
              <w:t>5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26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25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26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58F9F4A1" w14:textId="77777777" w:rsidTr="00390F93">
        <w:tc>
          <w:tcPr>
            <w:tcW w:w="1951" w:type="dxa"/>
          </w:tcPr>
          <w:p w14:paraId="47D0CAEA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x000D</w:t>
            </w:r>
          </w:p>
        </w:tc>
        <w:tc>
          <w:tcPr>
            <w:tcW w:w="7371" w:type="dxa"/>
          </w:tcPr>
          <w:p w14:paraId="30055E28" w14:textId="77777777" w:rsidR="001776A5" w:rsidRPr="00AA699A" w:rsidRDefault="001776A5" w:rsidP="00390F93">
            <w:r w:rsidRPr="00AA699A">
              <w:t>27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28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27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28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5155B118" w14:textId="77777777" w:rsidTr="00390F93">
        <w:tc>
          <w:tcPr>
            <w:tcW w:w="1951" w:type="dxa"/>
          </w:tcPr>
          <w:p w14:paraId="082AA500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x000E</w:t>
            </w:r>
          </w:p>
        </w:tc>
        <w:tc>
          <w:tcPr>
            <w:tcW w:w="7371" w:type="dxa"/>
          </w:tcPr>
          <w:p w14:paraId="6708A2AD" w14:textId="77777777" w:rsidR="001776A5" w:rsidRPr="00AA699A" w:rsidRDefault="001776A5" w:rsidP="00390F93">
            <w:r w:rsidRPr="00AA699A">
              <w:t>29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and 30</w:t>
            </w:r>
            <w:r w:rsidRPr="00AA699A">
              <w:rPr>
                <w:vertAlign w:val="superscript"/>
              </w:rPr>
              <w:t>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29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30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55BB7B71" w14:textId="77777777" w:rsidTr="00390F93">
        <w:tc>
          <w:tcPr>
            <w:tcW w:w="1951" w:type="dxa"/>
          </w:tcPr>
          <w:p w14:paraId="5F77D549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x000F</w:t>
            </w:r>
          </w:p>
        </w:tc>
        <w:tc>
          <w:tcPr>
            <w:tcW w:w="7371" w:type="dxa"/>
          </w:tcPr>
          <w:p w14:paraId="133E3D1F" w14:textId="77777777" w:rsidR="001776A5" w:rsidRPr="00AA699A" w:rsidRDefault="001776A5" w:rsidP="00390F93">
            <w:r w:rsidRPr="00AA699A">
              <w:rPr>
                <w:rFonts w:hint="eastAsia"/>
              </w:rPr>
              <w:t>3</w:t>
            </w:r>
            <w:r w:rsidRPr="00AA699A">
              <w:t>1</w:t>
            </w:r>
            <w:r w:rsidRPr="00AA699A">
              <w:rPr>
                <w:vertAlign w:val="superscript"/>
              </w:rPr>
              <w:t xml:space="preserve"> th</w:t>
            </w:r>
            <w:r w:rsidRPr="00AA699A">
              <w:t xml:space="preserve">  and </w:t>
            </w:r>
            <w:r w:rsidRPr="00AA699A">
              <w:rPr>
                <w:rFonts w:hint="eastAsia"/>
              </w:rPr>
              <w:t>3</w:t>
            </w:r>
            <w:r w:rsidRPr="00AA699A">
              <w:t>2</w:t>
            </w:r>
            <w:r w:rsidRPr="00AA699A">
              <w:rPr>
                <w:vertAlign w:val="superscript"/>
              </w:rPr>
              <w:t xml:space="preserve"> th</w:t>
            </w:r>
            <w:r w:rsidRPr="00AA699A">
              <w:t xml:space="preserve">  of SN of module  </w:t>
            </w:r>
            <w:r w:rsidRPr="00AA699A">
              <w:rPr>
                <w:rFonts w:hint="eastAsia"/>
              </w:rPr>
              <w:t>电池模块</w:t>
            </w:r>
            <w:r w:rsidRPr="00AA699A">
              <w:rPr>
                <w:rFonts w:hint="eastAsia"/>
              </w:rPr>
              <w:t>SN</w:t>
            </w:r>
            <w:r w:rsidRPr="00AA699A">
              <w:rPr>
                <w:rFonts w:hint="eastAsia"/>
              </w:rPr>
              <w:t>的第</w:t>
            </w:r>
            <w:r w:rsidRPr="00AA699A">
              <w:rPr>
                <w:rFonts w:hint="eastAsia"/>
              </w:rPr>
              <w:t>31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位</w:t>
            </w:r>
          </w:p>
        </w:tc>
      </w:tr>
      <w:tr w:rsidR="001776A5" w:rsidRPr="00AA699A" w14:paraId="30F59A01" w14:textId="77777777" w:rsidTr="00390F93">
        <w:tc>
          <w:tcPr>
            <w:tcW w:w="1951" w:type="dxa"/>
          </w:tcPr>
          <w:p w14:paraId="147B8C33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x0010</w:t>
            </w:r>
            <w:r w:rsidRPr="00AA699A">
              <w:rPr>
                <w:rFonts w:hint="eastAsia"/>
              </w:rPr>
              <w:t>~0x0011</w:t>
            </w:r>
          </w:p>
        </w:tc>
        <w:tc>
          <w:tcPr>
            <w:tcW w:w="7371" w:type="dxa"/>
          </w:tcPr>
          <w:p w14:paraId="62BE3473" w14:textId="77777777" w:rsidR="001776A5" w:rsidRPr="00AA699A" w:rsidRDefault="001776A5" w:rsidP="00390F93">
            <w:r w:rsidRPr="00AA699A">
              <w:rPr>
                <w:rFonts w:hint="eastAsia"/>
              </w:rPr>
              <w:t>模块生产日期</w:t>
            </w:r>
          </w:p>
          <w:p w14:paraId="35EF1B43" w14:textId="77777777" w:rsidR="001776A5" w:rsidRPr="00AA699A" w:rsidRDefault="001776A5" w:rsidP="00390F93">
            <w:r w:rsidRPr="00AA699A">
              <w:rPr>
                <w:rFonts w:ascii="等线" w:eastAsia="等线" w:hAnsi="等线" w:hint="eastAsia"/>
              </w:rPr>
              <w:t>0xAABBCCDD，AA-年，BB-月，CC-日，DD-0</w:t>
            </w:r>
          </w:p>
        </w:tc>
      </w:tr>
      <w:tr w:rsidR="001776A5" w:rsidRPr="00AA699A" w14:paraId="0DA86D46" w14:textId="77777777" w:rsidTr="00390F93">
        <w:tc>
          <w:tcPr>
            <w:tcW w:w="1951" w:type="dxa"/>
          </w:tcPr>
          <w:p w14:paraId="5921E8D6" w14:textId="77777777" w:rsidR="001776A5" w:rsidRPr="00AA699A" w:rsidRDefault="001776A5" w:rsidP="00390F93">
            <w:r w:rsidRPr="00AA699A">
              <w:rPr>
                <w:rFonts w:hint="eastAsia"/>
              </w:rPr>
              <w:t>0</w:t>
            </w:r>
            <w:r w:rsidRPr="00AA699A">
              <w:t>x001</w:t>
            </w:r>
            <w:r w:rsidRPr="00AA699A">
              <w:rPr>
                <w:rFonts w:hint="eastAsia"/>
              </w:rPr>
              <w:t>2~0x0013</w:t>
            </w:r>
          </w:p>
        </w:tc>
        <w:tc>
          <w:tcPr>
            <w:tcW w:w="7371" w:type="dxa"/>
          </w:tcPr>
          <w:p w14:paraId="04EE36BB" w14:textId="77777777" w:rsidR="001776A5" w:rsidRPr="00AA699A" w:rsidRDefault="001776A5" w:rsidP="00390F93">
            <w:r w:rsidRPr="00AA699A">
              <w:rPr>
                <w:rFonts w:hint="eastAsia"/>
              </w:rPr>
              <w:t>模块投入使用日期</w:t>
            </w:r>
          </w:p>
          <w:p w14:paraId="41B6675F" w14:textId="77777777" w:rsidR="001776A5" w:rsidRPr="00AA699A" w:rsidRDefault="001776A5" w:rsidP="00390F93">
            <w:r w:rsidRPr="00AA699A">
              <w:rPr>
                <w:rFonts w:ascii="等线" w:eastAsia="等线" w:hAnsi="等线" w:hint="eastAsia"/>
              </w:rPr>
              <w:t>0xAABBCCDD，AA-年，BB-月，CC-日，DD-0</w:t>
            </w:r>
          </w:p>
        </w:tc>
      </w:tr>
      <w:tr w:rsidR="001776A5" w:rsidRPr="00AA699A" w14:paraId="20D01C05" w14:textId="77777777" w:rsidTr="00390F93">
        <w:tc>
          <w:tcPr>
            <w:tcW w:w="1951" w:type="dxa"/>
          </w:tcPr>
          <w:p w14:paraId="1174CE08" w14:textId="77777777" w:rsidR="001776A5" w:rsidRPr="00AA699A" w:rsidRDefault="001776A5" w:rsidP="00390F93">
            <w:r w:rsidRPr="00AA699A">
              <w:rPr>
                <w:rFonts w:hint="eastAsia"/>
              </w:rPr>
              <w:t>0x0014</w:t>
            </w:r>
          </w:p>
        </w:tc>
        <w:tc>
          <w:tcPr>
            <w:tcW w:w="7371" w:type="dxa"/>
          </w:tcPr>
          <w:p w14:paraId="4910B3D7" w14:textId="77777777" w:rsidR="001776A5" w:rsidRPr="00AA699A" w:rsidRDefault="001776A5" w:rsidP="00390F93">
            <w:r w:rsidRPr="00AA699A">
              <w:rPr>
                <w:rFonts w:hint="eastAsia"/>
              </w:rPr>
              <w:t>模块的</w:t>
            </w:r>
            <w:r w:rsidRPr="00AA699A">
              <w:rPr>
                <w:rFonts w:hint="eastAsia"/>
              </w:rPr>
              <w:t xml:space="preserve">SOC 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0.1%</w:t>
            </w:r>
          </w:p>
        </w:tc>
      </w:tr>
      <w:tr w:rsidR="001776A5" w:rsidRPr="00AA699A" w14:paraId="7C69A0C9" w14:textId="77777777" w:rsidTr="00390F93">
        <w:tc>
          <w:tcPr>
            <w:tcW w:w="1951" w:type="dxa"/>
          </w:tcPr>
          <w:p w14:paraId="6ACFA848" w14:textId="77777777" w:rsidR="001776A5" w:rsidRPr="00AA699A" w:rsidRDefault="001776A5" w:rsidP="00390F93">
            <w:r w:rsidRPr="00AA699A">
              <w:rPr>
                <w:rFonts w:hint="eastAsia"/>
              </w:rPr>
              <w:t>0x0015</w:t>
            </w:r>
          </w:p>
        </w:tc>
        <w:tc>
          <w:tcPr>
            <w:tcW w:w="7371" w:type="dxa"/>
          </w:tcPr>
          <w:p w14:paraId="3B77C266" w14:textId="77777777" w:rsidR="001776A5" w:rsidRPr="00AA699A" w:rsidRDefault="001776A5" w:rsidP="00390F93">
            <w:r w:rsidRPr="00AA699A">
              <w:rPr>
                <w:rFonts w:hint="eastAsia"/>
              </w:rPr>
              <w:t>模块的</w:t>
            </w:r>
            <w:r w:rsidRPr="00AA699A">
              <w:rPr>
                <w:rFonts w:hint="eastAsia"/>
              </w:rPr>
              <w:t xml:space="preserve">SOH 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0.1%</w:t>
            </w:r>
          </w:p>
        </w:tc>
      </w:tr>
      <w:tr w:rsidR="001776A5" w:rsidRPr="00AA699A" w14:paraId="7F153E6E" w14:textId="77777777" w:rsidTr="00390F93">
        <w:tc>
          <w:tcPr>
            <w:tcW w:w="1951" w:type="dxa"/>
          </w:tcPr>
          <w:p w14:paraId="7B4A4823" w14:textId="77777777" w:rsidR="001776A5" w:rsidRPr="00AA699A" w:rsidRDefault="001776A5" w:rsidP="00390F93">
            <w:r w:rsidRPr="00AA699A">
              <w:rPr>
                <w:rFonts w:hint="eastAsia"/>
              </w:rPr>
              <w:lastRenderedPageBreak/>
              <w:t>0x0016</w:t>
            </w:r>
          </w:p>
        </w:tc>
        <w:tc>
          <w:tcPr>
            <w:tcW w:w="7371" w:type="dxa"/>
          </w:tcPr>
          <w:p w14:paraId="6BBE5023" w14:textId="77777777" w:rsidR="001776A5" w:rsidRPr="00AA699A" w:rsidRDefault="001776A5" w:rsidP="00390F93">
            <w:r w:rsidRPr="00AA699A">
              <w:rPr>
                <w:rFonts w:hint="eastAsia"/>
              </w:rPr>
              <w:t>模块温度，单位</w:t>
            </w:r>
            <w:r w:rsidRPr="00AA699A">
              <w:rPr>
                <w:rFonts w:hint="eastAsia"/>
              </w:rPr>
              <w:t xml:space="preserve"> 0.1</w:t>
            </w:r>
            <w:r w:rsidRPr="00AA699A">
              <w:rPr>
                <w:rFonts w:hint="eastAsia"/>
              </w:rPr>
              <w:t>度</w:t>
            </w:r>
          </w:p>
        </w:tc>
      </w:tr>
      <w:tr w:rsidR="001776A5" w:rsidRPr="00AA699A" w14:paraId="1FA4BB6C" w14:textId="77777777" w:rsidTr="00390F93">
        <w:tc>
          <w:tcPr>
            <w:tcW w:w="1951" w:type="dxa"/>
          </w:tcPr>
          <w:p w14:paraId="6D08FB91" w14:textId="77777777" w:rsidR="001776A5" w:rsidRPr="00AA699A" w:rsidRDefault="001776A5" w:rsidP="00390F93">
            <w:r w:rsidRPr="00AA699A">
              <w:rPr>
                <w:rFonts w:hint="eastAsia"/>
              </w:rPr>
              <w:t>0x0017~0x0018</w:t>
            </w:r>
          </w:p>
        </w:tc>
        <w:tc>
          <w:tcPr>
            <w:tcW w:w="7371" w:type="dxa"/>
          </w:tcPr>
          <w:p w14:paraId="0CA7E264" w14:textId="77777777" w:rsidR="001776A5" w:rsidRPr="00AA699A" w:rsidRDefault="001776A5" w:rsidP="00390F93">
            <w:r w:rsidRPr="00AA699A">
              <w:rPr>
                <w:rFonts w:hint="eastAsia"/>
              </w:rPr>
              <w:t>模块极端温度下度过时间</w:t>
            </w:r>
            <w:r w:rsidRPr="00AA699A">
              <w:rPr>
                <w:rFonts w:hint="eastAsia"/>
              </w:rPr>
              <w:t>,</w:t>
            </w:r>
            <w:r w:rsidRPr="00AA699A">
              <w:rPr>
                <w:rFonts w:hint="eastAsia"/>
              </w:rPr>
              <w:t>单位：秒</w:t>
            </w:r>
          </w:p>
        </w:tc>
      </w:tr>
      <w:tr w:rsidR="001776A5" w:rsidRPr="00AA699A" w14:paraId="359BF5B2" w14:textId="77777777" w:rsidTr="00390F93">
        <w:tc>
          <w:tcPr>
            <w:tcW w:w="1951" w:type="dxa"/>
          </w:tcPr>
          <w:p w14:paraId="0DB6CE57" w14:textId="77777777" w:rsidR="001776A5" w:rsidRPr="00AA699A" w:rsidRDefault="001776A5" w:rsidP="00390F93">
            <w:r w:rsidRPr="00AA699A">
              <w:rPr>
                <w:rFonts w:hint="eastAsia"/>
              </w:rPr>
              <w:t>0x0019~0x001A</w:t>
            </w:r>
          </w:p>
        </w:tc>
        <w:tc>
          <w:tcPr>
            <w:tcW w:w="7371" w:type="dxa"/>
          </w:tcPr>
          <w:p w14:paraId="3916AA9C" w14:textId="77777777" w:rsidR="001776A5" w:rsidRPr="00AA699A" w:rsidRDefault="001776A5" w:rsidP="00390F93">
            <w:r w:rsidRPr="00AA699A">
              <w:rPr>
                <w:rFonts w:hint="eastAsia"/>
              </w:rPr>
              <w:t>模块极端温度下充电时间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，单位：秒</w:t>
            </w:r>
          </w:p>
        </w:tc>
      </w:tr>
      <w:tr w:rsidR="001776A5" w:rsidRPr="00AA699A" w14:paraId="5757FFB5" w14:textId="77777777" w:rsidTr="00390F93">
        <w:tc>
          <w:tcPr>
            <w:tcW w:w="1951" w:type="dxa"/>
          </w:tcPr>
          <w:p w14:paraId="3B2D6B08" w14:textId="77777777" w:rsidR="001776A5" w:rsidRPr="00AA699A" w:rsidRDefault="001776A5" w:rsidP="00390F93">
            <w:r w:rsidRPr="00AA699A">
              <w:rPr>
                <w:rFonts w:hint="eastAsia"/>
              </w:rPr>
              <w:t>0x001B</w:t>
            </w:r>
          </w:p>
        </w:tc>
        <w:tc>
          <w:tcPr>
            <w:tcW w:w="7371" w:type="dxa"/>
          </w:tcPr>
          <w:p w14:paraId="586FE2AE" w14:textId="77777777" w:rsidR="001776A5" w:rsidRPr="00AA699A" w:rsidRDefault="001776A5" w:rsidP="00390F93">
            <w:pPr>
              <w:tabs>
                <w:tab w:val="left" w:pos="1655"/>
              </w:tabs>
            </w:pPr>
            <w:r w:rsidRPr="00AA699A">
              <w:rPr>
                <w:rFonts w:hint="eastAsia"/>
              </w:rPr>
              <w:t>模块累计容量吞吐量</w:t>
            </w:r>
            <w:r w:rsidRPr="00AA699A">
              <w:tab/>
            </w:r>
            <w:r w:rsidRPr="00AA699A">
              <w:rPr>
                <w:rFonts w:hint="eastAsia"/>
              </w:rPr>
              <w:t>，单位：</w:t>
            </w:r>
            <w:r w:rsidRPr="00AA699A">
              <w:rPr>
                <w:rFonts w:hint="eastAsia"/>
              </w:rPr>
              <w:t>0.1AH</w:t>
            </w:r>
          </w:p>
        </w:tc>
      </w:tr>
      <w:tr w:rsidR="001776A5" w:rsidRPr="00AA699A" w14:paraId="78E7D2FB" w14:textId="77777777" w:rsidTr="00390F93">
        <w:tc>
          <w:tcPr>
            <w:tcW w:w="1951" w:type="dxa"/>
          </w:tcPr>
          <w:p w14:paraId="65F99C11" w14:textId="77777777" w:rsidR="001776A5" w:rsidRPr="00AA699A" w:rsidRDefault="001776A5" w:rsidP="00390F93">
            <w:r w:rsidRPr="00AA699A">
              <w:rPr>
                <w:rFonts w:hint="eastAsia"/>
              </w:rPr>
              <w:t>0x001C</w:t>
            </w:r>
          </w:p>
        </w:tc>
        <w:tc>
          <w:tcPr>
            <w:tcW w:w="7371" w:type="dxa"/>
          </w:tcPr>
          <w:p w14:paraId="33E525CC" w14:textId="77777777" w:rsidR="001776A5" w:rsidRPr="00AA699A" w:rsidRDefault="001776A5" w:rsidP="00390F93">
            <w:r w:rsidRPr="00AA699A">
              <w:rPr>
                <w:rFonts w:hint="eastAsia"/>
              </w:rPr>
              <w:t>模块累计能量吞吐量</w:t>
            </w:r>
            <w:r w:rsidRPr="00AA699A">
              <w:rPr>
                <w:rFonts w:hint="eastAsia"/>
              </w:rPr>
              <w:t xml:space="preserve">  </w:t>
            </w:r>
            <w:r w:rsidRPr="00AA699A">
              <w:rPr>
                <w:rFonts w:hint="eastAsia"/>
              </w:rPr>
              <w:t>，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单位：</w:t>
            </w:r>
            <w:r w:rsidRPr="00AA699A">
              <w:rPr>
                <w:rFonts w:hint="eastAsia"/>
              </w:rPr>
              <w:t>0.1KWH</w:t>
            </w:r>
          </w:p>
        </w:tc>
      </w:tr>
      <w:tr w:rsidR="001776A5" w:rsidRPr="00AA699A" w14:paraId="20F89953" w14:textId="77777777" w:rsidTr="00390F93">
        <w:tc>
          <w:tcPr>
            <w:tcW w:w="1951" w:type="dxa"/>
          </w:tcPr>
          <w:p w14:paraId="7095D926" w14:textId="77777777" w:rsidR="001776A5" w:rsidRPr="00AA699A" w:rsidRDefault="001776A5" w:rsidP="00390F93">
            <w:r w:rsidRPr="00AA699A">
              <w:rPr>
                <w:rFonts w:hint="eastAsia"/>
              </w:rPr>
              <w:t>0x001D</w:t>
            </w:r>
          </w:p>
        </w:tc>
        <w:tc>
          <w:tcPr>
            <w:tcW w:w="7371" w:type="dxa"/>
          </w:tcPr>
          <w:p w14:paraId="3FB86B49" w14:textId="77777777" w:rsidR="001776A5" w:rsidRPr="00AA699A" w:rsidRDefault="001776A5" w:rsidP="00390F93">
            <w:r w:rsidRPr="00AA699A">
              <w:rPr>
                <w:rFonts w:hint="eastAsia"/>
              </w:rPr>
              <w:t>模块剩余容量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，单位</w:t>
            </w:r>
            <w:r w:rsidRPr="00AA699A">
              <w:rPr>
                <w:rFonts w:hint="eastAsia"/>
              </w:rPr>
              <w:t>0.1AH</w:t>
            </w:r>
          </w:p>
        </w:tc>
      </w:tr>
      <w:tr w:rsidR="001776A5" w:rsidRPr="00AA699A" w14:paraId="64615F14" w14:textId="77777777" w:rsidTr="00390F93">
        <w:tc>
          <w:tcPr>
            <w:tcW w:w="1951" w:type="dxa"/>
          </w:tcPr>
          <w:p w14:paraId="7C1EDBC4" w14:textId="77777777" w:rsidR="001776A5" w:rsidRPr="00AA699A" w:rsidRDefault="001776A5" w:rsidP="00390F93">
            <w:r w:rsidRPr="00AA699A">
              <w:rPr>
                <w:rFonts w:hint="eastAsia"/>
              </w:rPr>
              <w:t>0x001E</w:t>
            </w:r>
          </w:p>
        </w:tc>
        <w:tc>
          <w:tcPr>
            <w:tcW w:w="7371" w:type="dxa"/>
          </w:tcPr>
          <w:p w14:paraId="46E1ED82" w14:textId="77777777" w:rsidR="001776A5" w:rsidRPr="00AA699A" w:rsidRDefault="001776A5" w:rsidP="00390F93">
            <w:r w:rsidRPr="00AA699A">
              <w:rPr>
                <w:rFonts w:hint="eastAsia"/>
              </w:rPr>
              <w:t>模块剩余功率容量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，单位</w:t>
            </w:r>
            <w:r w:rsidRPr="00AA699A">
              <w:rPr>
                <w:rFonts w:hint="eastAsia"/>
              </w:rPr>
              <w:t>0.1KW</w:t>
            </w:r>
          </w:p>
        </w:tc>
      </w:tr>
      <w:tr w:rsidR="001776A5" w:rsidRPr="00AA699A" w14:paraId="5A760161" w14:textId="77777777" w:rsidTr="00390F93">
        <w:tc>
          <w:tcPr>
            <w:tcW w:w="1951" w:type="dxa"/>
          </w:tcPr>
          <w:p w14:paraId="06896DB7" w14:textId="77777777" w:rsidR="001776A5" w:rsidRPr="00AA699A" w:rsidRDefault="001776A5" w:rsidP="00390F93">
            <w:r w:rsidRPr="00AA699A">
              <w:rPr>
                <w:rFonts w:hint="eastAsia"/>
              </w:rPr>
              <w:t>0x001F</w:t>
            </w:r>
          </w:p>
        </w:tc>
        <w:tc>
          <w:tcPr>
            <w:tcW w:w="7371" w:type="dxa"/>
          </w:tcPr>
          <w:p w14:paraId="6142CB16" w14:textId="77777777" w:rsidR="001776A5" w:rsidRPr="00AA699A" w:rsidRDefault="001776A5" w:rsidP="00390F93">
            <w:r w:rsidRPr="00AA699A">
              <w:rPr>
                <w:rFonts w:hint="eastAsia"/>
              </w:rPr>
              <w:t>模块剩余循环效率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，单位</w:t>
            </w:r>
            <w:r w:rsidRPr="00AA699A">
              <w:rPr>
                <w:rFonts w:hint="eastAsia"/>
              </w:rPr>
              <w:t>0.1%</w:t>
            </w:r>
          </w:p>
        </w:tc>
      </w:tr>
      <w:tr w:rsidR="001776A5" w:rsidRPr="00AA699A" w14:paraId="3563792A" w14:textId="77777777" w:rsidTr="00390F93">
        <w:tc>
          <w:tcPr>
            <w:tcW w:w="1951" w:type="dxa"/>
          </w:tcPr>
          <w:p w14:paraId="7C1FBFC6" w14:textId="77777777" w:rsidR="001776A5" w:rsidRPr="00AA699A" w:rsidRDefault="001776A5" w:rsidP="00390F93">
            <w:r w:rsidRPr="00AA699A">
              <w:rPr>
                <w:rFonts w:hint="eastAsia"/>
              </w:rPr>
              <w:t>0x0020</w:t>
            </w:r>
          </w:p>
        </w:tc>
        <w:tc>
          <w:tcPr>
            <w:tcW w:w="7371" w:type="dxa"/>
          </w:tcPr>
          <w:p w14:paraId="690D1174" w14:textId="77777777" w:rsidR="001776A5" w:rsidRPr="00AA699A" w:rsidRDefault="001776A5" w:rsidP="00390F93">
            <w:r w:rsidRPr="00AA699A">
              <w:rPr>
                <w:rFonts w:hint="eastAsia"/>
              </w:rPr>
              <w:t>模块自放电率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0.1%/month</w:t>
            </w:r>
          </w:p>
        </w:tc>
      </w:tr>
      <w:tr w:rsidR="001776A5" w:rsidRPr="00AA699A" w14:paraId="1E670C4D" w14:textId="77777777" w:rsidTr="00390F93">
        <w:tc>
          <w:tcPr>
            <w:tcW w:w="1951" w:type="dxa"/>
          </w:tcPr>
          <w:p w14:paraId="442C1AEC" w14:textId="77777777" w:rsidR="001776A5" w:rsidRPr="00AA699A" w:rsidRDefault="001776A5" w:rsidP="00390F93">
            <w:r w:rsidRPr="00AA699A">
              <w:rPr>
                <w:rFonts w:hint="eastAsia"/>
              </w:rPr>
              <w:t>0x0021</w:t>
            </w:r>
          </w:p>
        </w:tc>
        <w:tc>
          <w:tcPr>
            <w:tcW w:w="7371" w:type="dxa"/>
          </w:tcPr>
          <w:p w14:paraId="6B11A154" w14:textId="77777777" w:rsidR="001776A5" w:rsidRPr="00AA699A" w:rsidRDefault="001776A5" w:rsidP="00390F93">
            <w:r w:rsidRPr="00AA699A">
              <w:rPr>
                <w:rFonts w:hint="eastAsia"/>
              </w:rPr>
              <w:t>模块电池内阻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0.001</w:t>
            </w:r>
            <w:r w:rsidRPr="00AA699A">
              <w:rPr>
                <w:rFonts w:hint="eastAsia"/>
              </w:rPr>
              <w:t>欧姆</w:t>
            </w:r>
          </w:p>
        </w:tc>
      </w:tr>
      <w:tr w:rsidR="001776A5" w:rsidRPr="00AA699A" w14:paraId="0FBD5A46" w14:textId="77777777" w:rsidTr="00390F93">
        <w:tc>
          <w:tcPr>
            <w:tcW w:w="1951" w:type="dxa"/>
          </w:tcPr>
          <w:p w14:paraId="724FB851" w14:textId="77777777" w:rsidR="001776A5" w:rsidRPr="00AA699A" w:rsidRDefault="001776A5" w:rsidP="00390F93">
            <w:r w:rsidRPr="00AA699A">
              <w:rPr>
                <w:rFonts w:hint="eastAsia"/>
              </w:rPr>
              <w:t>0x0022</w:t>
            </w:r>
          </w:p>
        </w:tc>
        <w:tc>
          <w:tcPr>
            <w:tcW w:w="7371" w:type="dxa"/>
          </w:tcPr>
          <w:p w14:paraId="775EED2A" w14:textId="77777777" w:rsidR="001776A5" w:rsidRPr="00AA699A" w:rsidRDefault="001776A5" w:rsidP="00390F93">
            <w:r w:rsidRPr="00AA699A">
              <w:rPr>
                <w:rFonts w:hint="eastAsia"/>
              </w:rPr>
              <w:t>模块深度放电事件次数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次</w:t>
            </w:r>
          </w:p>
        </w:tc>
      </w:tr>
      <w:tr w:rsidR="001776A5" w:rsidRPr="00AA699A" w14:paraId="1E5A305F" w14:textId="77777777" w:rsidTr="00390F93">
        <w:tc>
          <w:tcPr>
            <w:tcW w:w="1951" w:type="dxa"/>
          </w:tcPr>
          <w:p w14:paraId="6E3CE633" w14:textId="77777777" w:rsidR="001776A5" w:rsidRPr="00AA699A" w:rsidRDefault="001776A5" w:rsidP="00390F93">
            <w:r w:rsidRPr="00AA699A">
              <w:rPr>
                <w:rFonts w:hint="eastAsia"/>
              </w:rPr>
              <w:t>0x0023</w:t>
            </w:r>
          </w:p>
        </w:tc>
        <w:tc>
          <w:tcPr>
            <w:tcW w:w="7371" w:type="dxa"/>
          </w:tcPr>
          <w:p w14:paraId="31582A44" w14:textId="77777777" w:rsidR="001776A5" w:rsidRPr="00AA699A" w:rsidRDefault="001776A5" w:rsidP="00390F93">
            <w:r w:rsidRPr="00AA699A">
              <w:rPr>
                <w:rFonts w:hint="eastAsia"/>
              </w:rPr>
              <w:t>模块满等效充放电循环数</w:t>
            </w:r>
            <w:r w:rsidRPr="00AA699A">
              <w:rPr>
                <w:rFonts w:hint="eastAsia"/>
              </w:rPr>
              <w:t xml:space="preserve">1 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次</w:t>
            </w:r>
          </w:p>
        </w:tc>
      </w:tr>
      <w:tr w:rsidR="001776A5" w:rsidRPr="00AA699A" w14:paraId="3C388613" w14:textId="77777777" w:rsidTr="00390F93">
        <w:tc>
          <w:tcPr>
            <w:tcW w:w="1951" w:type="dxa"/>
          </w:tcPr>
          <w:p w14:paraId="04FE72CC" w14:textId="77777777" w:rsidR="001776A5" w:rsidRPr="00AA699A" w:rsidRDefault="001776A5" w:rsidP="00390F93">
            <w:r w:rsidRPr="00AA699A">
              <w:rPr>
                <w:rFonts w:hint="eastAsia"/>
              </w:rPr>
              <w:t>0x0024</w:t>
            </w:r>
          </w:p>
        </w:tc>
        <w:tc>
          <w:tcPr>
            <w:tcW w:w="7371" w:type="dxa"/>
          </w:tcPr>
          <w:p w14:paraId="3086BE1F" w14:textId="77777777" w:rsidR="001776A5" w:rsidRPr="00AA699A" w:rsidRDefault="001776A5" w:rsidP="00390F93">
            <w:r w:rsidRPr="00AA699A">
              <w:rPr>
                <w:rFonts w:hint="eastAsia"/>
              </w:rPr>
              <w:t>模块满等效充放电循环数</w:t>
            </w:r>
            <w:r w:rsidRPr="00AA699A">
              <w:rPr>
                <w:rFonts w:hint="eastAsia"/>
              </w:rPr>
              <w:t xml:space="preserve">2  </w:t>
            </w:r>
            <w:r w:rsidRPr="00AA699A">
              <w:rPr>
                <w:rFonts w:hint="eastAsia"/>
              </w:rPr>
              <w:t>单位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次</w:t>
            </w:r>
          </w:p>
        </w:tc>
      </w:tr>
    </w:tbl>
    <w:p w14:paraId="5F7C666F" w14:textId="77777777" w:rsidR="001776A5" w:rsidRPr="00AA699A" w:rsidRDefault="001776A5" w:rsidP="001776A5"/>
    <w:p w14:paraId="0A82DA9D" w14:textId="77777777" w:rsidR="0061202C" w:rsidRPr="00AA699A" w:rsidRDefault="0061202C" w:rsidP="0033549B"/>
    <w:p w14:paraId="4C680D1A" w14:textId="77777777" w:rsidR="0077302A" w:rsidRPr="00AA699A" w:rsidRDefault="0077302A" w:rsidP="0077302A">
      <w:pPr>
        <w:pStyle w:val="2"/>
      </w:pPr>
      <w:bookmarkStart w:id="789" w:name="_Toc204328321"/>
      <w:r w:rsidRPr="00AA699A">
        <w:rPr>
          <w:rFonts w:hint="eastAsia"/>
        </w:rPr>
        <w:t>Appendix</w:t>
      </w:r>
      <w:r w:rsidRPr="00AA699A">
        <w:t xml:space="preserve"> </w:t>
      </w:r>
      <w:r w:rsidRPr="00AA699A">
        <w:rPr>
          <w:rFonts w:hint="eastAsia"/>
        </w:rPr>
        <w:t>I</w:t>
      </w:r>
      <w:r w:rsidRPr="00AA699A">
        <w:t>V</w:t>
      </w:r>
      <w:r w:rsidRPr="00AA699A">
        <w:rPr>
          <w:rFonts w:hint="eastAsia"/>
        </w:rPr>
        <w:t xml:space="preserve"> :</w:t>
      </w:r>
      <w:bookmarkEnd w:id="789"/>
      <w:r w:rsidRPr="00AA699A">
        <w:rPr>
          <w:rFonts w:hint="eastAsia"/>
        </w:rPr>
        <w:t xml:space="preserve">   </w:t>
      </w:r>
    </w:p>
    <w:p w14:paraId="4ECB8D0A" w14:textId="77777777" w:rsidR="0077302A" w:rsidRPr="00AA699A" w:rsidRDefault="0077302A" w:rsidP="00E31C7D">
      <w:pPr>
        <w:spacing w:after="0" w:line="240" w:lineRule="auto"/>
      </w:pPr>
      <w:r w:rsidRPr="00AA699A">
        <w:rPr>
          <w:rFonts w:hint="eastAsia"/>
        </w:rPr>
        <w:t xml:space="preserve">Error Code1   </w:t>
      </w:r>
      <w:r w:rsidRPr="00AA699A">
        <w:rPr>
          <w:rFonts w:hint="eastAsia"/>
        </w:rPr>
        <w:t>错误代码</w:t>
      </w:r>
      <w:r w:rsidRPr="00AA699A">
        <w:rPr>
          <w:rFonts w:hint="eastAsia"/>
        </w:rPr>
        <w:t>1</w:t>
      </w:r>
      <w:r w:rsidRPr="00AA699A">
        <w:rPr>
          <w:rFonts w:hint="eastAsia"/>
        </w:rPr>
        <w:t>内容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27"/>
        <w:gridCol w:w="3752"/>
        <w:gridCol w:w="3871"/>
      </w:tblGrid>
      <w:tr w:rsidR="00703701" w:rsidRPr="00AA699A" w14:paraId="0385AA41" w14:textId="77777777" w:rsidTr="00CB6582">
        <w:trPr>
          <w:trHeight w:val="263"/>
        </w:trPr>
        <w:tc>
          <w:tcPr>
            <w:tcW w:w="1727" w:type="dxa"/>
            <w:shd w:val="clear" w:color="auto" w:fill="BFBFBF" w:themeFill="background1" w:themeFillShade="BF"/>
            <w:vAlign w:val="center"/>
          </w:tcPr>
          <w:p w14:paraId="71EE965E" w14:textId="77777777" w:rsidR="0077302A" w:rsidRPr="00AA699A" w:rsidRDefault="0077302A" w:rsidP="00350F96">
            <w:r w:rsidRPr="00AA699A">
              <w:rPr>
                <w:rFonts w:hint="eastAsia"/>
              </w:rPr>
              <w:t xml:space="preserve">BIT </w:t>
            </w:r>
            <w:r w:rsidRPr="00AA699A">
              <w:rPr>
                <w:rFonts w:hint="eastAsia"/>
              </w:rPr>
              <w:t>位</w:t>
            </w:r>
          </w:p>
        </w:tc>
        <w:tc>
          <w:tcPr>
            <w:tcW w:w="3752" w:type="dxa"/>
            <w:shd w:val="clear" w:color="auto" w:fill="BFBFBF" w:themeFill="background1" w:themeFillShade="BF"/>
            <w:vAlign w:val="center"/>
          </w:tcPr>
          <w:p w14:paraId="690B76E7" w14:textId="77777777" w:rsidR="0077302A" w:rsidRPr="00AA699A" w:rsidRDefault="0077302A" w:rsidP="00350F96">
            <w:r w:rsidRPr="00AA699A">
              <w:rPr>
                <w:rFonts w:hint="eastAsia"/>
              </w:rPr>
              <w:t xml:space="preserve">Content  </w:t>
            </w:r>
            <w:r w:rsidRPr="00AA699A">
              <w:rPr>
                <w:rFonts w:hint="eastAsia"/>
              </w:rPr>
              <w:t>内容</w:t>
            </w:r>
          </w:p>
        </w:tc>
        <w:tc>
          <w:tcPr>
            <w:tcW w:w="3871" w:type="dxa"/>
            <w:shd w:val="clear" w:color="auto" w:fill="BFBFBF" w:themeFill="background1" w:themeFillShade="BF"/>
            <w:vAlign w:val="center"/>
          </w:tcPr>
          <w:p w14:paraId="77DD6557" w14:textId="77777777" w:rsidR="0077302A" w:rsidRPr="00AA699A" w:rsidRDefault="0077302A" w:rsidP="00350F96">
            <w:r w:rsidRPr="00AA699A">
              <w:rPr>
                <w:rFonts w:hint="eastAsia"/>
              </w:rPr>
              <w:t xml:space="preserve">Remark  </w:t>
            </w:r>
            <w:r w:rsidRPr="00AA699A">
              <w:rPr>
                <w:rFonts w:hint="eastAsia"/>
              </w:rPr>
              <w:t>备注</w:t>
            </w:r>
          </w:p>
        </w:tc>
      </w:tr>
      <w:tr w:rsidR="00703701" w:rsidRPr="00AA699A" w14:paraId="45C9CE8D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39E1259A" w14:textId="22CFDBC1" w:rsidR="0077302A" w:rsidRPr="00AA699A" w:rsidRDefault="008A2690" w:rsidP="008131F2">
            <w:r w:rsidRPr="00AA699A">
              <w:rPr>
                <w:rFonts w:hint="eastAsia"/>
              </w:rPr>
              <w:t>Bit</w:t>
            </w:r>
            <w:r w:rsidRPr="00AA699A">
              <w:t>2</w:t>
            </w:r>
            <w:r w:rsidR="00A81D29" w:rsidRPr="00AA699A">
              <w:rPr>
                <w:rFonts w:hint="eastAsia"/>
              </w:rPr>
              <w:t>9</w:t>
            </w:r>
            <w:r w:rsidR="0077302A" w:rsidRPr="00AA699A">
              <w:rPr>
                <w:rFonts w:hint="eastAsia"/>
              </w:rPr>
              <w:t>~Bit31</w:t>
            </w:r>
          </w:p>
        </w:tc>
        <w:tc>
          <w:tcPr>
            <w:tcW w:w="3752" w:type="dxa"/>
            <w:vAlign w:val="center"/>
          </w:tcPr>
          <w:p w14:paraId="0D6C624F" w14:textId="77777777" w:rsidR="0077302A" w:rsidRPr="00AA699A" w:rsidRDefault="0077302A" w:rsidP="00350F96">
            <w:r w:rsidRPr="00AA699A">
              <w:rPr>
                <w:rFonts w:hint="eastAsia"/>
              </w:rPr>
              <w:t xml:space="preserve">Reserved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3871" w:type="dxa"/>
            <w:vAlign w:val="center"/>
          </w:tcPr>
          <w:p w14:paraId="1204309E" w14:textId="77777777" w:rsidR="0077302A" w:rsidRPr="00AA699A" w:rsidRDefault="0077302A" w:rsidP="00350F96"/>
        </w:tc>
      </w:tr>
      <w:tr w:rsidR="00A81D29" w:rsidRPr="00AA699A" w14:paraId="5D0C691C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5E353BA9" w14:textId="7B2F9A5A" w:rsidR="00A81D29" w:rsidRPr="00AA699A" w:rsidRDefault="00A81D29" w:rsidP="00A81D29">
            <w:r w:rsidRPr="00AA699A">
              <w:rPr>
                <w:rFonts w:hint="eastAsia"/>
              </w:rPr>
              <w:t>Bit</w:t>
            </w:r>
            <w:r w:rsidRPr="00AA699A">
              <w:t>2</w:t>
            </w:r>
            <w:r w:rsidRPr="00AA699A">
              <w:rPr>
                <w:rFonts w:hint="eastAsia"/>
              </w:rPr>
              <w:t>8</w:t>
            </w:r>
          </w:p>
        </w:tc>
        <w:tc>
          <w:tcPr>
            <w:tcW w:w="3752" w:type="dxa"/>
            <w:vAlign w:val="center"/>
          </w:tcPr>
          <w:p w14:paraId="3B3EBDBA" w14:textId="67113098" w:rsidR="00A81D29" w:rsidRPr="00AA699A" w:rsidRDefault="00A81D29" w:rsidP="00A81D29">
            <w:r w:rsidRPr="00AA699A">
              <w:rPr>
                <w:rFonts w:hint="eastAsia"/>
              </w:rPr>
              <w:t xml:space="preserve">PCS </w:t>
            </w:r>
            <w:r w:rsidRPr="00AA699A">
              <w:rPr>
                <w:rFonts w:hint="eastAsia"/>
              </w:rPr>
              <w:t>与</w:t>
            </w:r>
            <w:r w:rsidRPr="00AA699A">
              <w:rPr>
                <w:rFonts w:hint="eastAsia"/>
              </w:rPr>
              <w:t xml:space="preserve"> BMS RS485</w:t>
            </w:r>
            <w:r w:rsidRPr="00AA699A">
              <w:rPr>
                <w:rFonts w:hint="eastAsia"/>
              </w:rPr>
              <w:t>通讯故障</w:t>
            </w:r>
          </w:p>
        </w:tc>
        <w:tc>
          <w:tcPr>
            <w:tcW w:w="3871" w:type="dxa"/>
            <w:vAlign w:val="center"/>
          </w:tcPr>
          <w:p w14:paraId="710161A8" w14:textId="5BC4F246" w:rsidR="00A81D29" w:rsidRPr="00AA699A" w:rsidRDefault="00A81D29" w:rsidP="00A81D29">
            <w:r w:rsidRPr="00AA699A"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16E4F4F3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742E1A35" w14:textId="1FE8C767" w:rsidR="00A81D29" w:rsidRPr="00AA699A" w:rsidRDefault="00A81D29" w:rsidP="00A81D29">
            <w:r w:rsidRPr="00AA699A">
              <w:t>B</w:t>
            </w:r>
            <w:r w:rsidRPr="00AA699A">
              <w:rPr>
                <w:rFonts w:hint="eastAsia"/>
              </w:rPr>
              <w:t>it27</w:t>
            </w:r>
          </w:p>
        </w:tc>
        <w:tc>
          <w:tcPr>
            <w:tcW w:w="3752" w:type="dxa"/>
            <w:vAlign w:val="center"/>
          </w:tcPr>
          <w:p w14:paraId="27B05585" w14:textId="08C4E26F" w:rsidR="00A81D29" w:rsidRPr="00AA699A" w:rsidRDefault="00A81D29" w:rsidP="00A81D29">
            <w:r w:rsidRPr="00AA699A">
              <w:rPr>
                <w:rFonts w:hint="eastAsia"/>
              </w:rPr>
              <w:t xml:space="preserve">PCS </w:t>
            </w:r>
            <w:r w:rsidRPr="00AA699A">
              <w:rPr>
                <w:rFonts w:hint="eastAsia"/>
              </w:rPr>
              <w:t>与</w:t>
            </w:r>
            <w:r w:rsidRPr="00AA699A">
              <w:rPr>
                <w:rFonts w:hint="eastAsia"/>
              </w:rPr>
              <w:t xml:space="preserve"> BMS CAN</w:t>
            </w:r>
            <w:r w:rsidRPr="00AA699A">
              <w:rPr>
                <w:rFonts w:hint="eastAsia"/>
              </w:rPr>
              <w:t>通讯故障</w:t>
            </w:r>
          </w:p>
        </w:tc>
        <w:tc>
          <w:tcPr>
            <w:tcW w:w="3871" w:type="dxa"/>
            <w:vAlign w:val="center"/>
          </w:tcPr>
          <w:p w14:paraId="32CDA94E" w14:textId="78034E6B" w:rsidR="00A81D29" w:rsidRPr="00AA699A" w:rsidRDefault="00A81D29" w:rsidP="00A81D29">
            <w:r w:rsidRPr="00AA699A"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3E55CA7E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760D1346" w14:textId="4978D1C9" w:rsidR="00A81D29" w:rsidRPr="00AA699A" w:rsidRDefault="00A81D29" w:rsidP="00A81D29">
            <w:r w:rsidRPr="00AA699A">
              <w:t>B</w:t>
            </w:r>
            <w:r w:rsidRPr="00AA699A">
              <w:rPr>
                <w:rFonts w:hint="eastAsia"/>
              </w:rPr>
              <w:t>it26</w:t>
            </w:r>
          </w:p>
        </w:tc>
        <w:tc>
          <w:tcPr>
            <w:tcW w:w="3752" w:type="dxa"/>
            <w:vAlign w:val="center"/>
          </w:tcPr>
          <w:p w14:paraId="6C1E7120" w14:textId="77777777" w:rsidR="00A81D29" w:rsidRPr="00AA699A" w:rsidRDefault="00A81D29" w:rsidP="00A81D29"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与</w:t>
            </w:r>
            <w:r w:rsidRPr="00AA699A">
              <w:rPr>
                <w:rFonts w:hint="eastAsia"/>
              </w:rPr>
              <w:t>PCS</w:t>
            </w:r>
            <w:r w:rsidRPr="00AA699A">
              <w:rPr>
                <w:rFonts w:hint="eastAsia"/>
              </w:rPr>
              <w:t>电流差值过大故障</w:t>
            </w:r>
          </w:p>
          <w:p w14:paraId="66E6CCD6" w14:textId="77777777" w:rsidR="0061288A" w:rsidRPr="00AA699A" w:rsidRDefault="0061288A" w:rsidP="0061288A">
            <w:r w:rsidRPr="00AA699A">
              <w:t>BMS and PCS current sampling difference too large fault</w:t>
            </w:r>
          </w:p>
          <w:p w14:paraId="6EA95D5D" w14:textId="11D72480" w:rsidR="0061288A" w:rsidRPr="00AA699A" w:rsidRDefault="0061288A" w:rsidP="00A81D29"/>
        </w:tc>
        <w:tc>
          <w:tcPr>
            <w:tcW w:w="3871" w:type="dxa"/>
            <w:vAlign w:val="center"/>
          </w:tcPr>
          <w:p w14:paraId="726F9937" w14:textId="38402498" w:rsidR="00A81D29" w:rsidRPr="00AA699A" w:rsidRDefault="00A81D29" w:rsidP="00A81D29">
            <w:r w:rsidRPr="00AA699A">
              <w:t xml:space="preserve">0-Normal </w:t>
            </w:r>
            <w:r w:rsidRPr="00AA699A">
              <w:rPr>
                <w:rFonts w:hint="eastAsia"/>
              </w:rPr>
              <w:t>无故障，</w:t>
            </w:r>
            <w:r w:rsidRPr="00AA699A">
              <w:t xml:space="preserve">1-Error 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0C790649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1D746A3B" w14:textId="1D422A0A" w:rsidR="00A81D29" w:rsidRPr="00AA699A" w:rsidRDefault="00A81D29" w:rsidP="00A81D29">
            <w:r w:rsidRPr="00AA699A">
              <w:t>B</w:t>
            </w:r>
            <w:r w:rsidRPr="00AA699A">
              <w:rPr>
                <w:rFonts w:hint="eastAsia"/>
              </w:rPr>
              <w:t>it25</w:t>
            </w:r>
          </w:p>
        </w:tc>
        <w:tc>
          <w:tcPr>
            <w:tcW w:w="3752" w:type="dxa"/>
            <w:vAlign w:val="center"/>
          </w:tcPr>
          <w:p w14:paraId="5EC76CB3" w14:textId="77777777" w:rsidR="00A81D29" w:rsidRPr="00AA699A" w:rsidRDefault="00A81D29" w:rsidP="00A81D29">
            <w:r w:rsidRPr="00AA699A">
              <w:rPr>
                <w:rFonts w:hint="eastAsia"/>
              </w:rPr>
              <w:t>断线故障</w:t>
            </w:r>
          </w:p>
          <w:p w14:paraId="23A1FCB9" w14:textId="77777777" w:rsidR="0061288A" w:rsidRPr="00AA699A" w:rsidRDefault="0061288A" w:rsidP="0061288A">
            <w:r w:rsidRPr="00AA699A">
              <w:t>Battery voltage acquisition line disconnection fault</w:t>
            </w:r>
          </w:p>
          <w:p w14:paraId="161C092A" w14:textId="4894CBCB" w:rsidR="0061288A" w:rsidRPr="00AA699A" w:rsidRDefault="0061288A" w:rsidP="00A81D29"/>
        </w:tc>
        <w:tc>
          <w:tcPr>
            <w:tcW w:w="3871" w:type="dxa"/>
            <w:vAlign w:val="center"/>
          </w:tcPr>
          <w:p w14:paraId="4C985EC8" w14:textId="4ECD6247" w:rsidR="00A81D29" w:rsidRPr="00AA699A" w:rsidRDefault="00A81D29" w:rsidP="00A81D29">
            <w:r w:rsidRPr="00AA699A">
              <w:t xml:space="preserve">0-Normal </w:t>
            </w:r>
            <w:r w:rsidRPr="00AA699A">
              <w:rPr>
                <w:rFonts w:hint="eastAsia"/>
              </w:rPr>
              <w:t>无故障，</w:t>
            </w:r>
            <w:r w:rsidRPr="00AA699A">
              <w:t xml:space="preserve">1-Error 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04F36882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365FFB6E" w14:textId="0FE9E9D1" w:rsidR="00A81D29" w:rsidRPr="00AA699A" w:rsidRDefault="00A81D29" w:rsidP="00A81D29">
            <w:r w:rsidRPr="00AA699A">
              <w:t>Bit24</w:t>
            </w:r>
          </w:p>
        </w:tc>
        <w:tc>
          <w:tcPr>
            <w:tcW w:w="3752" w:type="dxa"/>
            <w:vAlign w:val="center"/>
          </w:tcPr>
          <w:p w14:paraId="1DB3BFEF" w14:textId="77777777" w:rsidR="00A81D29" w:rsidRPr="00AA699A" w:rsidRDefault="00A81D29" w:rsidP="00A81D29">
            <w:r w:rsidRPr="00AA699A">
              <w:rPr>
                <w:rFonts w:hint="eastAsia"/>
              </w:rPr>
              <w:t>电池锁死</w:t>
            </w:r>
          </w:p>
          <w:p w14:paraId="1B3D8507" w14:textId="13D6F6D0" w:rsidR="0061288A" w:rsidRPr="00AA699A" w:rsidRDefault="0061288A" w:rsidP="00A81D29">
            <w:r w:rsidRPr="00AA699A">
              <w:rPr>
                <w:rFonts w:cstheme="minorHAnsi"/>
              </w:rPr>
              <w:t>Battery locked</w:t>
            </w:r>
          </w:p>
        </w:tc>
        <w:tc>
          <w:tcPr>
            <w:tcW w:w="3871" w:type="dxa"/>
            <w:vAlign w:val="center"/>
          </w:tcPr>
          <w:p w14:paraId="22251DC2" w14:textId="20E05504" w:rsidR="00A81D29" w:rsidRPr="00AA699A" w:rsidRDefault="00A81D29" w:rsidP="00A81D29">
            <w:r w:rsidRPr="00AA699A">
              <w:t xml:space="preserve">0-Normal </w:t>
            </w:r>
            <w:r w:rsidRPr="00AA699A">
              <w:rPr>
                <w:rFonts w:hint="eastAsia"/>
              </w:rPr>
              <w:t>无故障，</w:t>
            </w:r>
            <w:r w:rsidRPr="00AA699A">
              <w:t xml:space="preserve">1-Error 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56CDBB8E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65D17703" w14:textId="18F539BE" w:rsidR="00A81D29" w:rsidRPr="00AA699A" w:rsidRDefault="00A81D29" w:rsidP="00A81D29">
            <w:r w:rsidRPr="00AA699A">
              <w:t>Bit23</w:t>
            </w:r>
          </w:p>
        </w:tc>
        <w:tc>
          <w:tcPr>
            <w:tcW w:w="3752" w:type="dxa"/>
            <w:vAlign w:val="center"/>
          </w:tcPr>
          <w:p w14:paraId="49B02EBA" w14:textId="77777777" w:rsidR="00A81D29" w:rsidRPr="00AA699A" w:rsidRDefault="00A81D29" w:rsidP="00A81D29">
            <w:r w:rsidRPr="00AA699A">
              <w:rPr>
                <w:rFonts w:hint="eastAsia"/>
              </w:rPr>
              <w:t>BMS</w:t>
            </w:r>
            <w:r w:rsidRPr="00AA699A">
              <w:rPr>
                <w:rFonts w:hint="eastAsia"/>
              </w:rPr>
              <w:t>与模组（</w:t>
            </w:r>
            <w:r w:rsidRPr="00AA699A">
              <w:rPr>
                <w:rFonts w:hint="eastAsia"/>
              </w:rPr>
              <w:t>WIFI/4G</w:t>
            </w:r>
            <w:r w:rsidRPr="00AA699A">
              <w:rPr>
                <w:rFonts w:hint="eastAsia"/>
              </w:rPr>
              <w:t>）</w:t>
            </w:r>
            <w:r w:rsidRPr="00AA699A">
              <w:rPr>
                <w:rFonts w:hint="eastAsia"/>
              </w:rPr>
              <w:t xml:space="preserve"> </w:t>
            </w:r>
            <w:r w:rsidRPr="00AA699A">
              <w:rPr>
                <w:rFonts w:hint="eastAsia"/>
              </w:rPr>
              <w:t>通讯故障</w:t>
            </w:r>
          </w:p>
          <w:p w14:paraId="2FCF8E39" w14:textId="42AAEC32" w:rsidR="0028468F" w:rsidRPr="00AA699A" w:rsidRDefault="0028468F" w:rsidP="00A81D29">
            <w:r w:rsidRPr="00AA699A">
              <w:t>Communication failure between BMS and module (WIFI/4G)</w:t>
            </w:r>
          </w:p>
        </w:tc>
        <w:tc>
          <w:tcPr>
            <w:tcW w:w="3871" w:type="dxa"/>
            <w:vAlign w:val="center"/>
          </w:tcPr>
          <w:p w14:paraId="488FFC45" w14:textId="592DE736" w:rsidR="00A81D29" w:rsidRPr="00AA699A" w:rsidRDefault="00A81D29" w:rsidP="00A81D29">
            <w:r w:rsidRPr="00AA699A"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305E091D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3A4BDD81" w14:textId="2765F263" w:rsidR="00A81D29" w:rsidRPr="00AA699A" w:rsidRDefault="00A81D29" w:rsidP="00A81D29">
            <w:r w:rsidRPr="00AA699A">
              <w:rPr>
                <w:rFonts w:hint="eastAsia"/>
              </w:rPr>
              <w:t>Bit</w:t>
            </w:r>
            <w:r w:rsidRPr="00AA699A">
              <w:t>22</w:t>
            </w:r>
          </w:p>
        </w:tc>
        <w:tc>
          <w:tcPr>
            <w:tcW w:w="3752" w:type="dxa"/>
            <w:vAlign w:val="center"/>
          </w:tcPr>
          <w:p w14:paraId="0CF72FF7" w14:textId="77777777" w:rsidR="00A81D29" w:rsidRPr="00AA699A" w:rsidRDefault="00A81D29" w:rsidP="00A81D29">
            <w:r w:rsidRPr="00AA699A">
              <w:rPr>
                <w:rFonts w:hint="eastAsia"/>
              </w:rPr>
              <w:t>检流芯片故障</w:t>
            </w:r>
          </w:p>
          <w:p w14:paraId="0B7D7D40" w14:textId="23891D9B" w:rsidR="00A81D29" w:rsidRPr="00AA699A" w:rsidRDefault="00A81D29" w:rsidP="00A81D29">
            <w:r w:rsidRPr="00AA699A">
              <w:t>Current IC Error</w:t>
            </w:r>
          </w:p>
        </w:tc>
        <w:tc>
          <w:tcPr>
            <w:tcW w:w="3871" w:type="dxa"/>
            <w:vAlign w:val="center"/>
          </w:tcPr>
          <w:p w14:paraId="683ABC7D" w14:textId="4E2BE510" w:rsidR="00A81D29" w:rsidRPr="00AA699A" w:rsidRDefault="00A81D29" w:rsidP="00A81D29">
            <w:r w:rsidRPr="00AA699A"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6791821A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32B691FE" w14:textId="5082A93F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</w:t>
            </w:r>
            <w:r w:rsidRPr="00AA699A">
              <w:rPr>
                <w:strike/>
              </w:rPr>
              <w:t>it21</w:t>
            </w:r>
          </w:p>
        </w:tc>
        <w:tc>
          <w:tcPr>
            <w:tcW w:w="3752" w:type="dxa"/>
            <w:vAlign w:val="center"/>
          </w:tcPr>
          <w:p w14:paraId="6AC103F1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漏电流异常故障</w:t>
            </w:r>
          </w:p>
          <w:p w14:paraId="210B84FB" w14:textId="27D2092E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C</w:t>
            </w:r>
            <w:r w:rsidRPr="00AA699A">
              <w:rPr>
                <w:strike/>
              </w:rPr>
              <w:t>urrent Leakage Error</w:t>
            </w:r>
          </w:p>
        </w:tc>
        <w:tc>
          <w:tcPr>
            <w:tcW w:w="3871" w:type="dxa"/>
            <w:vAlign w:val="center"/>
          </w:tcPr>
          <w:p w14:paraId="51F96481" w14:textId="55EA3450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2B597EA2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7300DC0F" w14:textId="3550E569" w:rsidR="00A81D29" w:rsidRPr="00AA699A" w:rsidDel="005F7929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</w:t>
            </w:r>
            <w:r w:rsidRPr="00AA699A">
              <w:rPr>
                <w:strike/>
              </w:rPr>
              <w:t>20</w:t>
            </w:r>
          </w:p>
        </w:tc>
        <w:tc>
          <w:tcPr>
            <w:tcW w:w="3752" w:type="dxa"/>
            <w:vAlign w:val="center"/>
          </w:tcPr>
          <w:p w14:paraId="68CE43E3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全部二级不在位故障</w:t>
            </w:r>
          </w:p>
          <w:p w14:paraId="03071C25" w14:textId="699C3B49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A</w:t>
            </w:r>
            <w:r w:rsidRPr="00AA699A">
              <w:rPr>
                <w:strike/>
              </w:rPr>
              <w:t>ll BMS Offline error</w:t>
            </w:r>
          </w:p>
        </w:tc>
        <w:tc>
          <w:tcPr>
            <w:tcW w:w="3871" w:type="dxa"/>
            <w:vAlign w:val="center"/>
          </w:tcPr>
          <w:p w14:paraId="42CF721C" w14:textId="104B761E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3DA6DEBA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30899881" w14:textId="4CC51977" w:rsidR="00A81D29" w:rsidRPr="00AA699A" w:rsidDel="005F7929" w:rsidRDefault="00A81D29" w:rsidP="00A81D29">
            <w:r w:rsidRPr="00AA699A">
              <w:rPr>
                <w:rFonts w:hint="eastAsia"/>
              </w:rPr>
              <w:lastRenderedPageBreak/>
              <w:t>Bit</w:t>
            </w:r>
            <w:r w:rsidRPr="00AA699A">
              <w:t>19</w:t>
            </w:r>
          </w:p>
        </w:tc>
        <w:tc>
          <w:tcPr>
            <w:tcW w:w="3752" w:type="dxa"/>
            <w:vAlign w:val="center"/>
          </w:tcPr>
          <w:p w14:paraId="46838719" w14:textId="77777777" w:rsidR="00A81D29" w:rsidRPr="00AA699A" w:rsidRDefault="00A81D29" w:rsidP="00A81D29">
            <w:r w:rsidRPr="00AA699A">
              <w:rPr>
                <w:rFonts w:hint="eastAsia"/>
              </w:rPr>
              <w:t>保留</w:t>
            </w:r>
          </w:p>
          <w:p w14:paraId="29AC5745" w14:textId="51140532" w:rsidR="00A81D29" w:rsidRPr="00AA699A" w:rsidRDefault="00A81D29" w:rsidP="00A81D29">
            <w:r w:rsidRPr="00AA699A">
              <w:rPr>
                <w:rFonts w:hint="eastAsia"/>
              </w:rPr>
              <w:t>R</w:t>
            </w:r>
            <w:r w:rsidRPr="00AA699A">
              <w:t>eserve</w:t>
            </w:r>
          </w:p>
        </w:tc>
        <w:tc>
          <w:tcPr>
            <w:tcW w:w="3871" w:type="dxa"/>
            <w:vAlign w:val="center"/>
          </w:tcPr>
          <w:p w14:paraId="539CB3B4" w14:textId="2F6C35D6" w:rsidR="00A81D29" w:rsidRPr="00AA699A" w:rsidRDefault="00A81D29" w:rsidP="00A81D29">
            <w:r w:rsidRPr="00AA699A">
              <w:rPr>
                <w:rFonts w:hint="eastAsia"/>
              </w:rPr>
              <w:t>保留用</w:t>
            </w:r>
          </w:p>
        </w:tc>
      </w:tr>
      <w:tr w:rsidR="00A81D29" w:rsidRPr="00AA699A" w14:paraId="3AE4735D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2F2574FE" w14:textId="4B47E5EE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</w:t>
            </w:r>
            <w:r w:rsidRPr="00AA699A">
              <w:rPr>
                <w:strike/>
              </w:rPr>
              <w:t>18</w:t>
            </w:r>
          </w:p>
        </w:tc>
        <w:tc>
          <w:tcPr>
            <w:tcW w:w="3752" w:type="dxa"/>
            <w:vAlign w:val="center"/>
          </w:tcPr>
          <w:p w14:paraId="38E84AA5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模块内部总线异常</w:t>
            </w:r>
          </w:p>
          <w:p w14:paraId="4B06105C" w14:textId="0B640218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BMU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Internal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bus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error</w:t>
            </w:r>
          </w:p>
        </w:tc>
        <w:tc>
          <w:tcPr>
            <w:tcW w:w="3871" w:type="dxa"/>
            <w:vAlign w:val="center"/>
          </w:tcPr>
          <w:p w14:paraId="42AE7C54" w14:textId="10641C99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3B2989B4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0CB6FB58" w14:textId="5354D51B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</w:t>
            </w:r>
            <w:r w:rsidRPr="00AA699A">
              <w:rPr>
                <w:strike/>
              </w:rPr>
              <w:t>17</w:t>
            </w:r>
          </w:p>
        </w:tc>
        <w:tc>
          <w:tcPr>
            <w:tcW w:w="3752" w:type="dxa"/>
            <w:vAlign w:val="center"/>
          </w:tcPr>
          <w:p w14:paraId="3FDF3673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三级与二级通讯故障</w:t>
            </w:r>
          </w:p>
          <w:p w14:paraId="62D503D5" w14:textId="62CB3D1D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MBMS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communication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with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BMS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error</w:t>
            </w:r>
          </w:p>
        </w:tc>
        <w:tc>
          <w:tcPr>
            <w:tcW w:w="3871" w:type="dxa"/>
            <w:vAlign w:val="center"/>
          </w:tcPr>
          <w:p w14:paraId="2100EA4F" w14:textId="6BA9C2A4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6FA4B287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435B97F6" w14:textId="149FFB36" w:rsidR="00A81D29" w:rsidRPr="00AA699A" w:rsidRDefault="00A81D29" w:rsidP="00A81D29">
            <w:r w:rsidRPr="00AA699A">
              <w:rPr>
                <w:rFonts w:hint="eastAsia"/>
              </w:rPr>
              <w:t>B</w:t>
            </w:r>
            <w:r w:rsidRPr="00AA699A">
              <w:t>it16</w:t>
            </w:r>
          </w:p>
        </w:tc>
        <w:tc>
          <w:tcPr>
            <w:tcW w:w="3752" w:type="dxa"/>
            <w:vAlign w:val="center"/>
          </w:tcPr>
          <w:p w14:paraId="3B031B88" w14:textId="77777777" w:rsidR="00A81D29" w:rsidRPr="00AA699A" w:rsidRDefault="00A81D29" w:rsidP="00A81D29">
            <w:r w:rsidRPr="00AA699A">
              <w:rPr>
                <w:rFonts w:hint="eastAsia"/>
              </w:rPr>
              <w:t>开机自检模块初始化异常</w:t>
            </w:r>
          </w:p>
          <w:p w14:paraId="2BE18AA4" w14:textId="3EE9DD73" w:rsidR="00A81D29" w:rsidRPr="00AA699A" w:rsidRDefault="00A81D29" w:rsidP="00A81D29">
            <w:r w:rsidRPr="00AA699A">
              <w:rPr>
                <w:rFonts w:hint="eastAsia"/>
              </w:rPr>
              <w:t>Self-test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module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Initial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error</w:t>
            </w:r>
          </w:p>
        </w:tc>
        <w:tc>
          <w:tcPr>
            <w:tcW w:w="3871" w:type="dxa"/>
            <w:vAlign w:val="center"/>
          </w:tcPr>
          <w:p w14:paraId="069079FE" w14:textId="6897E20A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706067D9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4C44F9DC" w14:textId="70B4525C" w:rsidR="00A81D29" w:rsidRPr="00AA699A" w:rsidRDefault="00A81D29" w:rsidP="00A81D29">
            <w:r w:rsidRPr="00AA699A">
              <w:rPr>
                <w:rFonts w:hint="eastAsia"/>
              </w:rPr>
              <w:t>B</w:t>
            </w:r>
            <w:r w:rsidRPr="00AA699A">
              <w:t>it15</w:t>
            </w:r>
          </w:p>
        </w:tc>
        <w:tc>
          <w:tcPr>
            <w:tcW w:w="3752" w:type="dxa"/>
            <w:vAlign w:val="center"/>
          </w:tcPr>
          <w:p w14:paraId="4A25966C" w14:textId="77777777" w:rsidR="00A81D29" w:rsidRPr="00AA699A" w:rsidRDefault="00A81D29" w:rsidP="00A81D29">
            <w:r w:rsidRPr="00AA699A">
              <w:rPr>
                <w:rFonts w:hint="eastAsia"/>
              </w:rPr>
              <w:t>开机自检模块容量错误</w:t>
            </w:r>
          </w:p>
          <w:p w14:paraId="0D325D78" w14:textId="7A80327F" w:rsidR="00A81D29" w:rsidRPr="00AA699A" w:rsidRDefault="00A81D29" w:rsidP="00A81D29">
            <w:r w:rsidRPr="00AA699A">
              <w:rPr>
                <w:rFonts w:hint="eastAsia"/>
              </w:rPr>
              <w:t>Self-test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module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coulomb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error</w:t>
            </w:r>
          </w:p>
        </w:tc>
        <w:tc>
          <w:tcPr>
            <w:tcW w:w="3871" w:type="dxa"/>
            <w:vAlign w:val="center"/>
          </w:tcPr>
          <w:p w14:paraId="60387153" w14:textId="25C7895A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41759141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125F3A22" w14:textId="2231B382" w:rsidR="00A81D29" w:rsidRPr="00AA699A" w:rsidRDefault="00A81D29" w:rsidP="00A81D29">
            <w:r w:rsidRPr="00AA699A">
              <w:rPr>
                <w:rFonts w:hint="eastAsia"/>
              </w:rPr>
              <w:t>Bit</w:t>
            </w:r>
            <w:r w:rsidRPr="00AA699A">
              <w:t>14</w:t>
            </w:r>
          </w:p>
        </w:tc>
        <w:tc>
          <w:tcPr>
            <w:tcW w:w="3752" w:type="dxa"/>
            <w:vAlign w:val="center"/>
          </w:tcPr>
          <w:p w14:paraId="7D116A21" w14:textId="77777777" w:rsidR="00A81D29" w:rsidRPr="00AA699A" w:rsidRDefault="00A81D29" w:rsidP="00A81D29">
            <w:r w:rsidRPr="00AA699A">
              <w:rPr>
                <w:rFonts w:hint="eastAsia"/>
              </w:rPr>
              <w:t>开机自检模块串数错误</w:t>
            </w:r>
          </w:p>
          <w:p w14:paraId="6A45E40B" w14:textId="3ED35C1D" w:rsidR="00A81D29" w:rsidRPr="00AA699A" w:rsidRDefault="00A81D29" w:rsidP="00A81D29">
            <w:r w:rsidRPr="00AA699A">
              <w:rPr>
                <w:rFonts w:hint="eastAsia"/>
              </w:rPr>
              <w:t>Self-test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modu</w:t>
            </w:r>
          </w:p>
        </w:tc>
        <w:tc>
          <w:tcPr>
            <w:tcW w:w="3871" w:type="dxa"/>
            <w:vAlign w:val="center"/>
          </w:tcPr>
          <w:p w14:paraId="164A74F5" w14:textId="72ED14DD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70505817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61193E08" w14:textId="16FE9622" w:rsidR="00A81D29" w:rsidRPr="00AA699A" w:rsidDel="00701D60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</w:t>
            </w:r>
            <w:r w:rsidRPr="00AA699A">
              <w:rPr>
                <w:strike/>
              </w:rPr>
              <w:t>it13</w:t>
            </w:r>
          </w:p>
        </w:tc>
        <w:tc>
          <w:tcPr>
            <w:tcW w:w="3752" w:type="dxa"/>
            <w:vAlign w:val="center"/>
          </w:tcPr>
          <w:p w14:paraId="00460DD8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紧急停机故障</w:t>
            </w:r>
            <w:r w:rsidRPr="00AA699A">
              <w:rPr>
                <w:rFonts w:hint="eastAsia"/>
                <w:strike/>
              </w:rPr>
              <w:t xml:space="preserve"> </w:t>
            </w:r>
            <w:r w:rsidRPr="00AA699A">
              <w:rPr>
                <w:strike/>
              </w:rPr>
              <w:t xml:space="preserve"> </w:t>
            </w:r>
          </w:p>
          <w:p w14:paraId="206D9D8A" w14:textId="37B6F0F1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>Emergency stop</w:t>
            </w:r>
          </w:p>
        </w:tc>
        <w:tc>
          <w:tcPr>
            <w:tcW w:w="3871" w:type="dxa"/>
            <w:vAlign w:val="center"/>
          </w:tcPr>
          <w:p w14:paraId="28416870" w14:textId="0E9AFF30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19073B8B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4AD9B395" w14:textId="217268A7" w:rsidR="00A81D29" w:rsidRPr="00AA699A" w:rsidDel="00701D60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</w:t>
            </w:r>
            <w:r w:rsidRPr="00AA699A">
              <w:rPr>
                <w:strike/>
              </w:rPr>
              <w:t>it12</w:t>
            </w:r>
          </w:p>
        </w:tc>
        <w:tc>
          <w:tcPr>
            <w:tcW w:w="3752" w:type="dxa"/>
            <w:vAlign w:val="center"/>
          </w:tcPr>
          <w:p w14:paraId="20AD094A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绝缘故障</w:t>
            </w:r>
            <w:r w:rsidRPr="00AA699A">
              <w:rPr>
                <w:rFonts w:hint="eastAsia"/>
                <w:strike/>
              </w:rPr>
              <w:t xml:space="preserve"> </w:t>
            </w:r>
            <w:r w:rsidRPr="00AA699A">
              <w:rPr>
                <w:strike/>
              </w:rPr>
              <w:t xml:space="preserve"> </w:t>
            </w:r>
          </w:p>
          <w:p w14:paraId="1CCB4574" w14:textId="45E5EC74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>Insulation fault</w:t>
            </w:r>
          </w:p>
        </w:tc>
        <w:tc>
          <w:tcPr>
            <w:tcW w:w="3871" w:type="dxa"/>
            <w:vAlign w:val="center"/>
          </w:tcPr>
          <w:p w14:paraId="3D344350" w14:textId="499155F1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0BA7E136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6A05D70E" w14:textId="77777777" w:rsidR="00A81D29" w:rsidRPr="00AA699A" w:rsidRDefault="00A81D29" w:rsidP="00A81D29">
            <w:r w:rsidRPr="00AA699A">
              <w:rPr>
                <w:rFonts w:hint="eastAsia"/>
              </w:rPr>
              <w:t>Bit11</w:t>
            </w:r>
          </w:p>
        </w:tc>
        <w:tc>
          <w:tcPr>
            <w:tcW w:w="3752" w:type="dxa"/>
            <w:vAlign w:val="center"/>
          </w:tcPr>
          <w:p w14:paraId="620FC560" w14:textId="77777777" w:rsidR="00A81D29" w:rsidRPr="00AA699A" w:rsidRDefault="00A81D29" w:rsidP="00A81D29">
            <w:r w:rsidRPr="00AA699A">
              <w:rPr>
                <w:rFonts w:hint="eastAsia"/>
              </w:rPr>
              <w:t>安全功能异常</w:t>
            </w:r>
            <w:r w:rsidRPr="00AA699A">
              <w:rPr>
                <w:rFonts w:hint="eastAsia"/>
              </w:rPr>
              <w:t xml:space="preserve"> </w:t>
            </w:r>
          </w:p>
          <w:p w14:paraId="7D181A23" w14:textId="3EF542C8" w:rsidR="00A81D29" w:rsidRPr="00AA699A" w:rsidRDefault="00A81D29" w:rsidP="00A81D29">
            <w:r w:rsidRPr="00AA699A">
              <w:t>Safety check failure</w:t>
            </w:r>
          </w:p>
        </w:tc>
        <w:tc>
          <w:tcPr>
            <w:tcW w:w="3871" w:type="dxa"/>
            <w:vAlign w:val="center"/>
          </w:tcPr>
          <w:p w14:paraId="20AF99B1" w14:textId="77777777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6B7524EF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42779A27" w14:textId="77777777" w:rsidR="00A81D29" w:rsidRPr="00AA699A" w:rsidRDefault="00A81D29" w:rsidP="00A81D29">
            <w:r w:rsidRPr="00AA699A">
              <w:t>B</w:t>
            </w:r>
            <w:r w:rsidRPr="00AA699A">
              <w:rPr>
                <w:rFonts w:hint="eastAsia"/>
              </w:rPr>
              <w:t>it10</w:t>
            </w:r>
          </w:p>
        </w:tc>
        <w:tc>
          <w:tcPr>
            <w:tcW w:w="3752" w:type="dxa"/>
            <w:vAlign w:val="center"/>
          </w:tcPr>
          <w:p w14:paraId="0843FAB7" w14:textId="2A6B69DB" w:rsidR="00A81D29" w:rsidRPr="00AA699A" w:rsidRDefault="002333EA" w:rsidP="00A81D29">
            <w:r w:rsidRPr="00AA699A">
              <w:rPr>
                <w:rFonts w:hint="eastAsia"/>
              </w:rPr>
              <w:t>断路器未闭合</w:t>
            </w:r>
            <w:r w:rsidR="00A81D29" w:rsidRPr="00AA699A">
              <w:rPr>
                <w:rFonts w:hint="eastAsia"/>
              </w:rPr>
              <w:t xml:space="preserve"> </w:t>
            </w:r>
            <w:r w:rsidR="00A81D29" w:rsidRPr="00AA699A">
              <w:t xml:space="preserve"> </w:t>
            </w:r>
          </w:p>
          <w:p w14:paraId="0161933A" w14:textId="4E082B21" w:rsidR="00A81D29" w:rsidRPr="00AA699A" w:rsidRDefault="00BC65FC" w:rsidP="00A81D29">
            <w:r w:rsidRPr="00AA699A">
              <w:t>Circuit breaker not closed</w:t>
            </w:r>
          </w:p>
        </w:tc>
        <w:tc>
          <w:tcPr>
            <w:tcW w:w="3871" w:type="dxa"/>
            <w:vAlign w:val="center"/>
          </w:tcPr>
          <w:p w14:paraId="1759CF5F" w14:textId="77777777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2FE4D610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0816DDBA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>B</w:t>
            </w:r>
            <w:r w:rsidRPr="00AA699A">
              <w:rPr>
                <w:rFonts w:hint="eastAsia"/>
                <w:strike/>
              </w:rPr>
              <w:t>it9</w:t>
            </w:r>
          </w:p>
        </w:tc>
        <w:tc>
          <w:tcPr>
            <w:tcW w:w="3752" w:type="dxa"/>
            <w:vAlign w:val="center"/>
          </w:tcPr>
          <w:p w14:paraId="3745A8F0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二级主控内部总线异常</w:t>
            </w:r>
          </w:p>
          <w:p w14:paraId="7044CBDC" w14:textId="3A15896E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 xml:space="preserve">BMS </w:t>
            </w:r>
            <w:r w:rsidRPr="00AA699A">
              <w:rPr>
                <w:strike/>
              </w:rPr>
              <w:t xml:space="preserve"> Internal bus error</w:t>
            </w:r>
          </w:p>
        </w:tc>
        <w:tc>
          <w:tcPr>
            <w:tcW w:w="3871" w:type="dxa"/>
            <w:vAlign w:val="center"/>
          </w:tcPr>
          <w:p w14:paraId="1A4DA5F8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2B54B2AA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78F4FBC6" w14:textId="77777777" w:rsidR="00A81D29" w:rsidRPr="00AA699A" w:rsidRDefault="00A81D29" w:rsidP="00A81D29">
            <w:r w:rsidRPr="00AA699A">
              <w:t>B</w:t>
            </w:r>
            <w:r w:rsidRPr="00AA699A">
              <w:rPr>
                <w:rFonts w:hint="eastAsia"/>
              </w:rPr>
              <w:t>it8</w:t>
            </w:r>
          </w:p>
        </w:tc>
        <w:tc>
          <w:tcPr>
            <w:tcW w:w="3752" w:type="dxa"/>
            <w:vAlign w:val="center"/>
          </w:tcPr>
          <w:p w14:paraId="3E8F03E6" w14:textId="576CB1AD" w:rsidR="00A81D29" w:rsidRPr="00AA699A" w:rsidRDefault="00A81D29" w:rsidP="00A81D29">
            <w:r w:rsidRPr="00AA699A">
              <w:rPr>
                <w:rFonts w:hint="eastAsia"/>
              </w:rPr>
              <w:t>BMIC</w:t>
            </w:r>
            <w:r w:rsidRPr="00AA699A">
              <w:rPr>
                <w:rFonts w:hint="eastAsia"/>
              </w:rPr>
              <w:t>异常</w:t>
            </w:r>
          </w:p>
          <w:p w14:paraId="696BE492" w14:textId="44A9BB9B" w:rsidR="00A81D29" w:rsidRPr="00AA699A" w:rsidRDefault="00A81D29" w:rsidP="00A81D29">
            <w:r w:rsidRPr="00AA699A">
              <w:rPr>
                <w:rFonts w:hint="eastAsia"/>
              </w:rPr>
              <w:t>BMIC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err</w:t>
            </w:r>
            <w:r w:rsidRPr="00AA699A">
              <w:t>or</w:t>
            </w:r>
          </w:p>
        </w:tc>
        <w:tc>
          <w:tcPr>
            <w:tcW w:w="3871" w:type="dxa"/>
            <w:vAlign w:val="center"/>
          </w:tcPr>
          <w:p w14:paraId="6B2CA8CD" w14:textId="77777777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66B3A4AD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6B56F6B3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>B</w:t>
            </w:r>
            <w:r w:rsidRPr="00AA699A">
              <w:rPr>
                <w:rFonts w:hint="eastAsia"/>
                <w:strike/>
              </w:rPr>
              <w:t>it7</w:t>
            </w:r>
          </w:p>
        </w:tc>
        <w:tc>
          <w:tcPr>
            <w:tcW w:w="3752" w:type="dxa"/>
            <w:vAlign w:val="center"/>
          </w:tcPr>
          <w:p w14:paraId="20916C88" w14:textId="2D7F6346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关机电路故障</w:t>
            </w:r>
          </w:p>
          <w:p w14:paraId="02433428" w14:textId="1D56A8AB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 xml:space="preserve"> Shutdown circuit error</w:t>
            </w:r>
          </w:p>
        </w:tc>
        <w:tc>
          <w:tcPr>
            <w:tcW w:w="3871" w:type="dxa"/>
            <w:vAlign w:val="center"/>
          </w:tcPr>
          <w:p w14:paraId="67349136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5983C118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14C16C73" w14:textId="77777777" w:rsidR="00A81D29" w:rsidRPr="00AA699A" w:rsidRDefault="00A81D29" w:rsidP="00A81D29">
            <w:r w:rsidRPr="00AA699A">
              <w:t>B</w:t>
            </w:r>
            <w:r w:rsidRPr="00AA699A">
              <w:rPr>
                <w:rFonts w:hint="eastAsia"/>
              </w:rPr>
              <w:t>it6</w:t>
            </w:r>
          </w:p>
        </w:tc>
        <w:tc>
          <w:tcPr>
            <w:tcW w:w="3752" w:type="dxa"/>
            <w:vAlign w:val="center"/>
          </w:tcPr>
          <w:p w14:paraId="5B6A24F5" w14:textId="499B65D7" w:rsidR="00A81D29" w:rsidRPr="00AA699A" w:rsidRDefault="00A81D29" w:rsidP="00A81D29">
            <w:r w:rsidRPr="00AA699A">
              <w:rPr>
                <w:rFonts w:hint="eastAsia"/>
              </w:rPr>
              <w:t>电池损坏</w:t>
            </w:r>
            <w:r w:rsidRPr="00AA699A">
              <w:t>故障</w:t>
            </w:r>
            <w:r w:rsidRPr="00AA699A">
              <w:rPr>
                <w:rFonts w:hint="eastAsia"/>
              </w:rPr>
              <w:t>（电池过放等原因导致）</w:t>
            </w:r>
            <w:r w:rsidRPr="00AA699A">
              <w:rPr>
                <w:rFonts w:hint="eastAsia"/>
              </w:rPr>
              <w:t>B</w:t>
            </w:r>
            <w:r w:rsidRPr="00AA699A">
              <w:t>attery damage error</w:t>
            </w:r>
          </w:p>
        </w:tc>
        <w:tc>
          <w:tcPr>
            <w:tcW w:w="3871" w:type="dxa"/>
            <w:vAlign w:val="center"/>
          </w:tcPr>
          <w:p w14:paraId="1218B927" w14:textId="77777777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3E4C04C5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2E938AD7" w14:textId="77777777" w:rsidR="00A81D29" w:rsidRPr="00AA699A" w:rsidRDefault="00A81D29" w:rsidP="00A81D29">
            <w:r w:rsidRPr="00AA699A">
              <w:t>B</w:t>
            </w:r>
            <w:r w:rsidRPr="00AA699A">
              <w:rPr>
                <w:rFonts w:hint="eastAsia"/>
              </w:rPr>
              <w:t>it5</w:t>
            </w:r>
          </w:p>
        </w:tc>
        <w:tc>
          <w:tcPr>
            <w:tcW w:w="3752" w:type="dxa"/>
            <w:vAlign w:val="center"/>
          </w:tcPr>
          <w:p w14:paraId="1E30EB51" w14:textId="77777777" w:rsidR="00A81D29" w:rsidRPr="00AA699A" w:rsidRDefault="00A81D29" w:rsidP="00A81D29">
            <w:r w:rsidRPr="00AA699A">
              <w:t>RELAY</w:t>
            </w:r>
            <w:r w:rsidRPr="00AA699A">
              <w:rPr>
                <w:rFonts w:hint="eastAsia"/>
              </w:rPr>
              <w:t xml:space="preserve"> ERR</w:t>
            </w:r>
          </w:p>
          <w:p w14:paraId="6D421AC4" w14:textId="1EBEF104" w:rsidR="00A81D29" w:rsidRPr="00AA699A" w:rsidRDefault="00A81D29" w:rsidP="00A81D29">
            <w:r w:rsidRPr="00AA699A">
              <w:t>继电器故障</w:t>
            </w:r>
          </w:p>
        </w:tc>
        <w:tc>
          <w:tcPr>
            <w:tcW w:w="3871" w:type="dxa"/>
            <w:vAlign w:val="center"/>
          </w:tcPr>
          <w:p w14:paraId="1C09C80B" w14:textId="77777777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783E35B7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055FCAF1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Bit4</w:t>
            </w:r>
          </w:p>
        </w:tc>
        <w:tc>
          <w:tcPr>
            <w:tcW w:w="3752" w:type="dxa"/>
            <w:vAlign w:val="center"/>
          </w:tcPr>
          <w:p w14:paraId="32C4E487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>INPUT</w:t>
            </w:r>
            <w:r w:rsidRPr="00AA699A">
              <w:rPr>
                <w:rFonts w:hint="eastAsia"/>
                <w:strike/>
              </w:rPr>
              <w:t xml:space="preserve"> RV ERR</w:t>
            </w:r>
            <w:r w:rsidRPr="00AA699A">
              <w:rPr>
                <w:strike/>
              </w:rPr>
              <w:t>输入反接故障</w:t>
            </w:r>
          </w:p>
          <w:p w14:paraId="46F93D11" w14:textId="0B103219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input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transposition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>error</w:t>
            </w:r>
          </w:p>
        </w:tc>
        <w:tc>
          <w:tcPr>
            <w:tcW w:w="3871" w:type="dxa"/>
          </w:tcPr>
          <w:p w14:paraId="62A893E2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73AB1C68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059FADE9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>B</w:t>
            </w:r>
            <w:r w:rsidRPr="00AA699A">
              <w:rPr>
                <w:rFonts w:hint="eastAsia"/>
                <w:strike/>
              </w:rPr>
              <w:t>it3</w:t>
            </w:r>
          </w:p>
        </w:tc>
        <w:tc>
          <w:tcPr>
            <w:tcW w:w="3752" w:type="dxa"/>
            <w:vAlign w:val="center"/>
          </w:tcPr>
          <w:p w14:paraId="302B7AFB" w14:textId="075EAF5E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>DCOV</w:t>
            </w:r>
            <w:r w:rsidRPr="00AA699A">
              <w:rPr>
                <w:rFonts w:hint="eastAsia"/>
                <w:strike/>
              </w:rPr>
              <w:t xml:space="preserve"> ERR</w:t>
            </w:r>
            <w:r w:rsidRPr="00AA699A">
              <w:rPr>
                <w:strike/>
              </w:rPr>
              <w:t>输入过压故障</w:t>
            </w:r>
          </w:p>
          <w:p w14:paraId="59DF8402" w14:textId="2AEF0F52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input</w:t>
            </w:r>
            <w:r w:rsidRPr="00AA699A">
              <w:rPr>
                <w:strike/>
              </w:rPr>
              <w:t xml:space="preserve"> over voltage error</w:t>
            </w:r>
          </w:p>
        </w:tc>
        <w:tc>
          <w:tcPr>
            <w:tcW w:w="3871" w:type="dxa"/>
          </w:tcPr>
          <w:p w14:paraId="6ED81BB0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3E0DAEEF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066DAA29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Bit2</w:t>
            </w:r>
          </w:p>
        </w:tc>
        <w:tc>
          <w:tcPr>
            <w:tcW w:w="3752" w:type="dxa"/>
            <w:vAlign w:val="center"/>
          </w:tcPr>
          <w:p w14:paraId="14EA7FDE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>INT</w:t>
            </w:r>
            <w:r w:rsidRPr="00AA699A">
              <w:rPr>
                <w:rFonts w:hint="eastAsia"/>
                <w:strike/>
              </w:rPr>
              <w:t>ERNAL</w:t>
            </w:r>
            <w:r w:rsidRPr="00AA699A">
              <w:rPr>
                <w:strike/>
              </w:rPr>
              <w:t xml:space="preserve"> </w:t>
            </w:r>
            <w:r w:rsidRPr="00AA699A">
              <w:rPr>
                <w:rFonts w:hint="eastAsia"/>
                <w:strike/>
              </w:rPr>
              <w:t xml:space="preserve"> COMM ERR</w:t>
            </w:r>
          </w:p>
          <w:p w14:paraId="38259B6C" w14:textId="267295D3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strike/>
              </w:rPr>
              <w:t>内部通信故障</w:t>
            </w:r>
          </w:p>
        </w:tc>
        <w:tc>
          <w:tcPr>
            <w:tcW w:w="3871" w:type="dxa"/>
          </w:tcPr>
          <w:p w14:paraId="15C83E60" w14:textId="77777777" w:rsidR="00A81D29" w:rsidRPr="00AA699A" w:rsidRDefault="00A81D29" w:rsidP="00A81D2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无故障，</w:t>
            </w:r>
            <w:r w:rsidRPr="00AA699A">
              <w:rPr>
                <w:rFonts w:hint="eastAsia"/>
                <w:strike/>
              </w:rPr>
              <w:t>1-Error</w:t>
            </w:r>
            <w:r w:rsidRPr="00AA699A">
              <w:rPr>
                <w:rFonts w:hint="eastAsia"/>
                <w:strike/>
              </w:rPr>
              <w:t>有故障</w:t>
            </w:r>
          </w:p>
        </w:tc>
      </w:tr>
      <w:tr w:rsidR="00A81D29" w:rsidRPr="00AA699A" w14:paraId="5769CDAF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2DFCDA4C" w14:textId="77777777" w:rsidR="00A81D29" w:rsidRPr="00AA699A" w:rsidRDefault="00A81D29" w:rsidP="00A81D29">
            <w:r w:rsidRPr="00AA699A">
              <w:rPr>
                <w:rFonts w:hint="eastAsia"/>
              </w:rPr>
              <w:t>Bit1</w:t>
            </w:r>
          </w:p>
        </w:tc>
        <w:tc>
          <w:tcPr>
            <w:tcW w:w="3752" w:type="dxa"/>
            <w:vAlign w:val="center"/>
          </w:tcPr>
          <w:p w14:paraId="584F566C" w14:textId="567A6B29" w:rsidR="00A81D29" w:rsidRPr="00AA699A" w:rsidRDefault="00A81D29" w:rsidP="00A81D29">
            <w:r w:rsidRPr="00AA699A">
              <w:rPr>
                <w:rFonts w:hint="eastAsia"/>
              </w:rPr>
              <w:t>TMPR ERR</w:t>
            </w:r>
            <w:r w:rsidRPr="00AA699A">
              <w:t>温度传感器故障</w:t>
            </w:r>
            <w:r w:rsidRPr="00AA699A">
              <w:t>temperature sensor error</w:t>
            </w:r>
          </w:p>
        </w:tc>
        <w:tc>
          <w:tcPr>
            <w:tcW w:w="3871" w:type="dxa"/>
          </w:tcPr>
          <w:p w14:paraId="76B34BA4" w14:textId="77777777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  <w:tr w:rsidR="00A81D29" w:rsidRPr="00AA699A" w14:paraId="4F1AF72A" w14:textId="77777777" w:rsidTr="00CB6582">
        <w:trPr>
          <w:trHeight w:val="289"/>
        </w:trPr>
        <w:tc>
          <w:tcPr>
            <w:tcW w:w="1727" w:type="dxa"/>
            <w:vAlign w:val="center"/>
          </w:tcPr>
          <w:p w14:paraId="11049D33" w14:textId="77777777" w:rsidR="00A81D29" w:rsidRPr="00AA699A" w:rsidRDefault="00A81D29" w:rsidP="00A81D29">
            <w:r w:rsidRPr="00AA699A">
              <w:rPr>
                <w:rFonts w:hint="eastAsia"/>
              </w:rPr>
              <w:t>Bit0</w:t>
            </w:r>
          </w:p>
        </w:tc>
        <w:tc>
          <w:tcPr>
            <w:tcW w:w="3752" w:type="dxa"/>
            <w:vAlign w:val="center"/>
          </w:tcPr>
          <w:p w14:paraId="194E63F6" w14:textId="316DDEB5" w:rsidR="00A81D29" w:rsidRPr="00AA699A" w:rsidRDefault="00A81D29" w:rsidP="00A81D29">
            <w:r w:rsidRPr="00AA699A">
              <w:rPr>
                <w:rFonts w:hint="eastAsia"/>
              </w:rPr>
              <w:t>VOLT ERR</w:t>
            </w:r>
            <w:r w:rsidRPr="00AA699A">
              <w:t>电压传感器故障</w:t>
            </w:r>
          </w:p>
          <w:p w14:paraId="790F7335" w14:textId="6B1ED7EC" w:rsidR="00A81D29" w:rsidRPr="00AA699A" w:rsidRDefault="00A81D29" w:rsidP="00A81D29">
            <w:r w:rsidRPr="00AA699A">
              <w:t>voltage sensor error</w:t>
            </w:r>
          </w:p>
        </w:tc>
        <w:tc>
          <w:tcPr>
            <w:tcW w:w="3871" w:type="dxa"/>
          </w:tcPr>
          <w:p w14:paraId="60C3B59B" w14:textId="77777777" w:rsidR="00A81D29" w:rsidRPr="00AA699A" w:rsidRDefault="00A81D29" w:rsidP="00A81D2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无故障，</w:t>
            </w:r>
            <w:r w:rsidRPr="00AA699A">
              <w:rPr>
                <w:rFonts w:hint="eastAsia"/>
              </w:rPr>
              <w:t>1-Error</w:t>
            </w:r>
            <w:r w:rsidRPr="00AA699A">
              <w:rPr>
                <w:rFonts w:hint="eastAsia"/>
              </w:rPr>
              <w:t>有故障</w:t>
            </w:r>
          </w:p>
        </w:tc>
      </w:tr>
    </w:tbl>
    <w:p w14:paraId="2E451DD5" w14:textId="77777777" w:rsidR="00AC72BB" w:rsidRPr="00AA699A" w:rsidRDefault="00AC72BB" w:rsidP="009F0064">
      <w:pPr>
        <w:pStyle w:val="2"/>
      </w:pPr>
      <w:bookmarkStart w:id="790" w:name="_Toc204328322"/>
      <w:r w:rsidRPr="00AA699A">
        <w:rPr>
          <w:rFonts w:hint="eastAsia"/>
        </w:rPr>
        <w:t>Appendix</w:t>
      </w:r>
      <w:r w:rsidRPr="00AA699A">
        <w:t xml:space="preserve"> V</w:t>
      </w:r>
      <w:r w:rsidRPr="00AA699A">
        <w:rPr>
          <w:rFonts w:hint="eastAsia"/>
        </w:rPr>
        <w:t xml:space="preserve"> :</w:t>
      </w:r>
      <w:bookmarkEnd w:id="790"/>
    </w:p>
    <w:p w14:paraId="2C96351E" w14:textId="6097E0DD" w:rsidR="00AC72BB" w:rsidRPr="00AA699A" w:rsidRDefault="00AC72BB" w:rsidP="00E31C7D">
      <w:pPr>
        <w:spacing w:after="0" w:line="240" w:lineRule="auto"/>
      </w:pPr>
      <w:r w:rsidRPr="00AA699A">
        <w:rPr>
          <w:rFonts w:hint="eastAsia"/>
        </w:rPr>
        <w:t xml:space="preserve"> </w:t>
      </w:r>
      <w:r w:rsidRPr="00AA699A">
        <w:t>M</w:t>
      </w:r>
      <w:r w:rsidRPr="00AA699A">
        <w:rPr>
          <w:rFonts w:hint="eastAsia"/>
        </w:rPr>
        <w:t xml:space="preserve">odule status </w:t>
      </w:r>
      <w:r w:rsidRPr="00AA699A">
        <w:rPr>
          <w:rFonts w:hint="eastAsia"/>
        </w:rPr>
        <w:t>模块状态</w:t>
      </w:r>
    </w:p>
    <w:p w14:paraId="3D9A5F78" w14:textId="712E74C5" w:rsidR="00AC72BB" w:rsidRPr="00AA699A" w:rsidRDefault="00AC72BB" w:rsidP="00E31C7D">
      <w:pPr>
        <w:spacing w:after="0" w:line="240" w:lineRule="auto"/>
      </w:pPr>
      <w:r w:rsidRPr="00AA699A">
        <w:rPr>
          <w:rFonts w:hint="eastAsia"/>
        </w:rPr>
        <w:lastRenderedPageBreak/>
        <w:t>One</w:t>
      </w:r>
      <w:r w:rsidRPr="00AA699A">
        <w:t xml:space="preserve"> or more cell in this module is over protection trigger value. Or BMS of this module has failure</w:t>
      </w:r>
    </w:p>
    <w:p w14:paraId="5D5EAE00" w14:textId="77777777" w:rsidR="00AC72BB" w:rsidRPr="00AA699A" w:rsidRDefault="00AC72BB" w:rsidP="00E31C7D">
      <w:pPr>
        <w:spacing w:after="0" w:line="240" w:lineRule="auto"/>
      </w:pPr>
      <w:r w:rsidRPr="00AA699A">
        <w:rPr>
          <w:rFonts w:hint="eastAsia"/>
        </w:rPr>
        <w:t>表示当前模块中，至少有一个电芯满足保护触发条件，或当前模块的</w:t>
      </w:r>
      <w:r w:rsidRPr="00AA699A">
        <w:rPr>
          <w:rFonts w:hint="eastAsia"/>
        </w:rPr>
        <w:t>BMU</w:t>
      </w:r>
      <w:r w:rsidRPr="00AA699A">
        <w:rPr>
          <w:rFonts w:hint="eastAsia"/>
        </w:rPr>
        <w:t>有故障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60"/>
        <w:gridCol w:w="3828"/>
        <w:gridCol w:w="3969"/>
      </w:tblGrid>
      <w:tr w:rsidR="00AC72BB" w:rsidRPr="00AA699A" w14:paraId="7708DDE0" w14:textId="77777777" w:rsidTr="00147869">
        <w:trPr>
          <w:trHeight w:val="263"/>
        </w:trPr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19809758" w14:textId="77777777" w:rsidR="00AC72BB" w:rsidRPr="00AA699A" w:rsidRDefault="00AC72BB" w:rsidP="00147869">
            <w:r w:rsidRPr="00AA699A">
              <w:rPr>
                <w:rFonts w:hint="eastAsia"/>
              </w:rPr>
              <w:t xml:space="preserve">BIT </w:t>
            </w:r>
            <w:r w:rsidRPr="00AA699A">
              <w:rPr>
                <w:rFonts w:hint="eastAsia"/>
              </w:rPr>
              <w:t>位</w:t>
            </w:r>
          </w:p>
        </w:tc>
        <w:tc>
          <w:tcPr>
            <w:tcW w:w="3828" w:type="dxa"/>
            <w:shd w:val="clear" w:color="auto" w:fill="BFBFBF" w:themeFill="background1" w:themeFillShade="BF"/>
            <w:vAlign w:val="center"/>
          </w:tcPr>
          <w:p w14:paraId="753ABD78" w14:textId="77777777" w:rsidR="00AC72BB" w:rsidRPr="00AA699A" w:rsidRDefault="00AC72BB" w:rsidP="00147869">
            <w:r w:rsidRPr="00AA699A">
              <w:rPr>
                <w:rFonts w:hint="eastAsia"/>
              </w:rPr>
              <w:t xml:space="preserve">Content  </w:t>
            </w:r>
            <w:r w:rsidRPr="00AA699A">
              <w:rPr>
                <w:rFonts w:hint="eastAsia"/>
              </w:rPr>
              <w:t>内容</w:t>
            </w:r>
          </w:p>
        </w:tc>
        <w:tc>
          <w:tcPr>
            <w:tcW w:w="3969" w:type="dxa"/>
            <w:shd w:val="clear" w:color="auto" w:fill="BFBFBF" w:themeFill="background1" w:themeFillShade="BF"/>
            <w:vAlign w:val="center"/>
          </w:tcPr>
          <w:p w14:paraId="69838EC4" w14:textId="77777777" w:rsidR="00AC72BB" w:rsidRPr="00AA699A" w:rsidRDefault="00AC72BB" w:rsidP="00147869">
            <w:r w:rsidRPr="00AA699A">
              <w:rPr>
                <w:rFonts w:hint="eastAsia"/>
              </w:rPr>
              <w:t xml:space="preserve">Remark  </w:t>
            </w:r>
            <w:r w:rsidRPr="00AA699A">
              <w:rPr>
                <w:rFonts w:hint="eastAsia"/>
              </w:rPr>
              <w:t>备注</w:t>
            </w:r>
          </w:p>
        </w:tc>
      </w:tr>
      <w:tr w:rsidR="00AC72BB" w:rsidRPr="00AA699A" w14:paraId="691956BD" w14:textId="77777777" w:rsidTr="00147869">
        <w:trPr>
          <w:trHeight w:val="289"/>
        </w:trPr>
        <w:tc>
          <w:tcPr>
            <w:tcW w:w="1260" w:type="dxa"/>
            <w:vAlign w:val="center"/>
          </w:tcPr>
          <w:p w14:paraId="2A34D110" w14:textId="24B8EB62" w:rsidR="00AC72BB" w:rsidRPr="00AA699A" w:rsidRDefault="00AC72BB" w:rsidP="00147869">
            <w:r w:rsidRPr="00AA699A">
              <w:rPr>
                <w:rFonts w:hint="eastAsia"/>
              </w:rPr>
              <w:t>Bit</w:t>
            </w:r>
            <w:r w:rsidR="008B2CE3" w:rsidRPr="00AA699A">
              <w:t>8</w:t>
            </w:r>
            <w:r w:rsidRPr="00AA699A">
              <w:rPr>
                <w:rFonts w:hint="eastAsia"/>
              </w:rPr>
              <w:t>~Bit</w:t>
            </w:r>
            <w:r w:rsidRPr="00AA699A">
              <w:t>15</w:t>
            </w:r>
          </w:p>
        </w:tc>
        <w:tc>
          <w:tcPr>
            <w:tcW w:w="3828" w:type="dxa"/>
            <w:vAlign w:val="center"/>
          </w:tcPr>
          <w:p w14:paraId="474521DD" w14:textId="77777777" w:rsidR="00AC72BB" w:rsidRPr="00AA699A" w:rsidRDefault="00AC72BB" w:rsidP="00147869">
            <w:r w:rsidRPr="00AA699A">
              <w:rPr>
                <w:rFonts w:hint="eastAsia"/>
              </w:rPr>
              <w:t xml:space="preserve">Reserved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3969" w:type="dxa"/>
            <w:vAlign w:val="center"/>
          </w:tcPr>
          <w:p w14:paraId="4230E6F7" w14:textId="77777777" w:rsidR="00AC72BB" w:rsidRPr="00AA699A" w:rsidRDefault="00AC72BB" w:rsidP="00147869"/>
        </w:tc>
      </w:tr>
      <w:tr w:rsidR="0026019F" w:rsidRPr="00AA699A" w14:paraId="07EEA8E3" w14:textId="77777777" w:rsidTr="00147869">
        <w:trPr>
          <w:trHeight w:val="289"/>
        </w:trPr>
        <w:tc>
          <w:tcPr>
            <w:tcW w:w="1260" w:type="dxa"/>
            <w:vAlign w:val="center"/>
          </w:tcPr>
          <w:p w14:paraId="05940AB1" w14:textId="5E2E2305" w:rsidR="0026019F" w:rsidRPr="00AA699A" w:rsidRDefault="005C6DDD" w:rsidP="0014786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</w:t>
            </w:r>
            <w:r w:rsidRPr="00AA699A">
              <w:rPr>
                <w:strike/>
              </w:rPr>
              <w:t>7</w:t>
            </w:r>
          </w:p>
        </w:tc>
        <w:tc>
          <w:tcPr>
            <w:tcW w:w="3828" w:type="dxa"/>
            <w:vAlign w:val="center"/>
          </w:tcPr>
          <w:p w14:paraId="1B6AD676" w14:textId="366B3EB2" w:rsidR="0026019F" w:rsidRPr="00AA699A" w:rsidRDefault="0026019F" w:rsidP="0014786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端子温度保护</w:t>
            </w:r>
          </w:p>
        </w:tc>
        <w:tc>
          <w:tcPr>
            <w:tcW w:w="3969" w:type="dxa"/>
            <w:vAlign w:val="center"/>
          </w:tcPr>
          <w:p w14:paraId="6CB21C25" w14:textId="5A7B97DD" w:rsidR="0026019F" w:rsidRPr="00AA699A" w:rsidRDefault="0026019F" w:rsidP="0014786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正常，</w:t>
            </w:r>
            <w:r w:rsidRPr="00AA699A">
              <w:rPr>
                <w:rFonts w:hint="eastAsia"/>
                <w:strike/>
              </w:rPr>
              <w:t>1- protect</w:t>
            </w:r>
            <w:r w:rsidRPr="00AA699A">
              <w:rPr>
                <w:rFonts w:hint="eastAsia"/>
                <w:strike/>
              </w:rPr>
              <w:t>保护</w:t>
            </w:r>
          </w:p>
        </w:tc>
      </w:tr>
      <w:tr w:rsidR="00AC72BB" w:rsidRPr="00AA699A" w14:paraId="7229B505" w14:textId="77777777" w:rsidTr="00147869">
        <w:trPr>
          <w:trHeight w:val="289"/>
        </w:trPr>
        <w:tc>
          <w:tcPr>
            <w:tcW w:w="1260" w:type="dxa"/>
            <w:vAlign w:val="center"/>
          </w:tcPr>
          <w:p w14:paraId="2E1C828D" w14:textId="1F5A5267" w:rsidR="00AC72BB" w:rsidRPr="00AA699A" w:rsidRDefault="00AC72BB" w:rsidP="0014786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</w:t>
            </w:r>
            <w:r w:rsidRPr="00AA699A">
              <w:rPr>
                <w:strike/>
              </w:rPr>
              <w:t>it6</w:t>
            </w:r>
          </w:p>
        </w:tc>
        <w:tc>
          <w:tcPr>
            <w:tcW w:w="3828" w:type="dxa"/>
            <w:vAlign w:val="center"/>
          </w:tcPr>
          <w:p w14:paraId="16C92854" w14:textId="64DCF409" w:rsidR="00AC72BB" w:rsidRPr="00AA699A" w:rsidRDefault="00AC72BB" w:rsidP="0014786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风扇异常</w:t>
            </w:r>
            <w:r w:rsidR="00A75FA4" w:rsidRPr="00AA699A">
              <w:rPr>
                <w:rFonts w:hint="eastAsia"/>
                <w:strike/>
              </w:rPr>
              <w:t>/</w:t>
            </w:r>
            <w:r w:rsidR="00A75FA4" w:rsidRPr="00AA699A">
              <w:rPr>
                <w:strike/>
              </w:rPr>
              <w:t>Fan alarm</w:t>
            </w:r>
          </w:p>
        </w:tc>
        <w:tc>
          <w:tcPr>
            <w:tcW w:w="3969" w:type="dxa"/>
          </w:tcPr>
          <w:p w14:paraId="3E1CCE78" w14:textId="43D9F7FE" w:rsidR="00AC72BB" w:rsidRPr="00AA699A" w:rsidRDefault="00AC72BB" w:rsidP="0014786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正常，</w:t>
            </w:r>
            <w:r w:rsidRPr="00AA699A">
              <w:rPr>
                <w:rFonts w:hint="eastAsia"/>
                <w:strike/>
              </w:rPr>
              <w:t>1-</w:t>
            </w:r>
            <w:r w:rsidRPr="00AA699A">
              <w:rPr>
                <w:strike/>
              </w:rPr>
              <w:t xml:space="preserve">Warn </w:t>
            </w:r>
            <w:r w:rsidRPr="00AA699A">
              <w:rPr>
                <w:rFonts w:hint="eastAsia"/>
                <w:strike/>
              </w:rPr>
              <w:t>有告警</w:t>
            </w:r>
          </w:p>
        </w:tc>
      </w:tr>
      <w:tr w:rsidR="00AC72BB" w:rsidRPr="00AA699A" w14:paraId="33099CA7" w14:textId="77777777" w:rsidTr="00147869">
        <w:trPr>
          <w:trHeight w:val="289"/>
        </w:trPr>
        <w:tc>
          <w:tcPr>
            <w:tcW w:w="1260" w:type="dxa"/>
            <w:vAlign w:val="center"/>
          </w:tcPr>
          <w:p w14:paraId="75439C14" w14:textId="72230C2E" w:rsidR="00AC72BB" w:rsidRPr="00AA699A" w:rsidRDefault="00AC72BB" w:rsidP="0014786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Bit</w:t>
            </w:r>
            <w:r w:rsidRPr="00AA699A">
              <w:rPr>
                <w:strike/>
              </w:rPr>
              <w:t>5</w:t>
            </w:r>
          </w:p>
        </w:tc>
        <w:tc>
          <w:tcPr>
            <w:tcW w:w="3828" w:type="dxa"/>
            <w:vAlign w:val="center"/>
          </w:tcPr>
          <w:p w14:paraId="4540659F" w14:textId="185DDE54" w:rsidR="00A75FA4" w:rsidRPr="00AA699A" w:rsidRDefault="00AC72BB" w:rsidP="0014786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端子温度</w:t>
            </w:r>
            <w:r w:rsidR="0026019F" w:rsidRPr="00AA699A">
              <w:rPr>
                <w:rFonts w:hint="eastAsia"/>
                <w:strike/>
              </w:rPr>
              <w:t>告警</w:t>
            </w:r>
            <w:r w:rsidR="00A75FA4" w:rsidRPr="00AA699A">
              <w:rPr>
                <w:rFonts w:hint="eastAsia"/>
                <w:strike/>
              </w:rPr>
              <w:t xml:space="preserve"> </w:t>
            </w:r>
            <w:r w:rsidR="00A75FA4" w:rsidRPr="00AA699A">
              <w:rPr>
                <w:strike/>
              </w:rPr>
              <w:t>/</w:t>
            </w:r>
          </w:p>
          <w:p w14:paraId="3DC7AC5E" w14:textId="5908E4DA" w:rsidR="00AC72BB" w:rsidRPr="00AA699A" w:rsidRDefault="00A75FA4" w:rsidP="00147869">
            <w:pPr>
              <w:rPr>
                <w:strike/>
              </w:rPr>
            </w:pPr>
            <w:r w:rsidRPr="00AA699A">
              <w:rPr>
                <w:strike/>
              </w:rPr>
              <w:t>Power terminal temp. error</w:t>
            </w:r>
          </w:p>
        </w:tc>
        <w:tc>
          <w:tcPr>
            <w:tcW w:w="3969" w:type="dxa"/>
          </w:tcPr>
          <w:p w14:paraId="302C6ACA" w14:textId="3A915198" w:rsidR="00AC72BB" w:rsidRPr="00AA699A" w:rsidRDefault="00AC72BB" w:rsidP="00147869">
            <w:pPr>
              <w:rPr>
                <w:strike/>
              </w:rPr>
            </w:pPr>
            <w:r w:rsidRPr="00AA699A">
              <w:rPr>
                <w:rFonts w:hint="eastAsia"/>
                <w:strike/>
              </w:rPr>
              <w:t>0-Normal</w:t>
            </w:r>
            <w:r w:rsidRPr="00AA699A">
              <w:rPr>
                <w:rFonts w:hint="eastAsia"/>
                <w:strike/>
              </w:rPr>
              <w:t>正常，</w:t>
            </w:r>
            <w:r w:rsidRPr="00AA699A">
              <w:rPr>
                <w:rFonts w:hint="eastAsia"/>
                <w:strike/>
              </w:rPr>
              <w:t>1-</w:t>
            </w:r>
            <w:r w:rsidRPr="00AA699A">
              <w:rPr>
                <w:strike/>
              </w:rPr>
              <w:t xml:space="preserve">Warn </w:t>
            </w:r>
            <w:r w:rsidRPr="00AA699A">
              <w:rPr>
                <w:rFonts w:hint="eastAsia"/>
                <w:strike/>
              </w:rPr>
              <w:t>有告警</w:t>
            </w:r>
          </w:p>
        </w:tc>
      </w:tr>
      <w:tr w:rsidR="00AC72BB" w:rsidRPr="00AA699A" w14:paraId="60F2FE76" w14:textId="77777777" w:rsidTr="00147869">
        <w:trPr>
          <w:trHeight w:val="289"/>
        </w:trPr>
        <w:tc>
          <w:tcPr>
            <w:tcW w:w="1260" w:type="dxa"/>
            <w:vAlign w:val="center"/>
          </w:tcPr>
          <w:p w14:paraId="0C2175AB" w14:textId="77777777" w:rsidR="00AC72BB" w:rsidRPr="00657B91" w:rsidRDefault="00AC72BB" w:rsidP="00147869">
            <w:pPr>
              <w:rPr>
                <w:strike/>
                <w:highlight w:val="yellow"/>
              </w:rPr>
            </w:pPr>
            <w:r w:rsidRPr="00657B91">
              <w:rPr>
                <w:rFonts w:hint="eastAsia"/>
                <w:strike/>
                <w:highlight w:val="yellow"/>
              </w:rPr>
              <w:t>Bit4</w:t>
            </w:r>
          </w:p>
        </w:tc>
        <w:tc>
          <w:tcPr>
            <w:tcW w:w="3828" w:type="dxa"/>
            <w:vAlign w:val="center"/>
          </w:tcPr>
          <w:p w14:paraId="7AABCEE6" w14:textId="77777777" w:rsidR="00AC72BB" w:rsidRPr="00657B91" w:rsidRDefault="00AC72BB" w:rsidP="00147869">
            <w:pPr>
              <w:rPr>
                <w:strike/>
                <w:highlight w:val="yellow"/>
              </w:rPr>
            </w:pPr>
            <w:r w:rsidRPr="00657B91">
              <w:rPr>
                <w:rFonts w:hint="eastAsia"/>
                <w:strike/>
                <w:highlight w:val="yellow"/>
              </w:rPr>
              <w:t>故障</w:t>
            </w:r>
            <w:r w:rsidRPr="00657B91">
              <w:rPr>
                <w:rFonts w:hint="eastAsia"/>
                <w:strike/>
                <w:highlight w:val="yellow"/>
              </w:rPr>
              <w:t>/error</w:t>
            </w:r>
          </w:p>
        </w:tc>
        <w:tc>
          <w:tcPr>
            <w:tcW w:w="3969" w:type="dxa"/>
          </w:tcPr>
          <w:p w14:paraId="2C2D4D16" w14:textId="77777777" w:rsidR="00AC72BB" w:rsidRPr="00657B91" w:rsidRDefault="00AC72BB" w:rsidP="00147869">
            <w:pPr>
              <w:rPr>
                <w:strike/>
                <w:highlight w:val="yellow"/>
              </w:rPr>
            </w:pPr>
            <w:bookmarkStart w:id="791" w:name="_Hlk40860074"/>
            <w:r w:rsidRPr="00657B91">
              <w:rPr>
                <w:rFonts w:hint="eastAsia"/>
                <w:strike/>
                <w:highlight w:val="yellow"/>
              </w:rPr>
              <w:t>0-Normal</w:t>
            </w:r>
            <w:r w:rsidRPr="00657B91">
              <w:rPr>
                <w:rFonts w:hint="eastAsia"/>
                <w:strike/>
                <w:highlight w:val="yellow"/>
              </w:rPr>
              <w:t>正常，</w:t>
            </w:r>
            <w:r w:rsidRPr="00657B91">
              <w:rPr>
                <w:rFonts w:hint="eastAsia"/>
                <w:strike/>
                <w:highlight w:val="yellow"/>
              </w:rPr>
              <w:t>1-Error</w:t>
            </w:r>
            <w:r w:rsidRPr="00657B91">
              <w:rPr>
                <w:rFonts w:hint="eastAsia"/>
                <w:strike/>
                <w:highlight w:val="yellow"/>
              </w:rPr>
              <w:t>有故障</w:t>
            </w:r>
            <w:bookmarkEnd w:id="791"/>
          </w:p>
        </w:tc>
      </w:tr>
      <w:tr w:rsidR="00AC72BB" w:rsidRPr="00AA699A" w14:paraId="25ECBE30" w14:textId="77777777" w:rsidTr="00147869">
        <w:trPr>
          <w:trHeight w:val="289"/>
        </w:trPr>
        <w:tc>
          <w:tcPr>
            <w:tcW w:w="1260" w:type="dxa"/>
            <w:vAlign w:val="center"/>
          </w:tcPr>
          <w:p w14:paraId="6518DAEB" w14:textId="77777777" w:rsidR="00AC72BB" w:rsidRPr="00AA699A" w:rsidRDefault="00AC72BB" w:rsidP="00147869">
            <w:r w:rsidRPr="00AA699A">
              <w:t>B</w:t>
            </w:r>
            <w:r w:rsidRPr="00AA699A">
              <w:rPr>
                <w:rFonts w:hint="eastAsia"/>
              </w:rPr>
              <w:t>it3</w:t>
            </w:r>
          </w:p>
        </w:tc>
        <w:tc>
          <w:tcPr>
            <w:tcW w:w="3828" w:type="dxa"/>
            <w:vAlign w:val="center"/>
          </w:tcPr>
          <w:p w14:paraId="05935259" w14:textId="77777777" w:rsidR="00AC72BB" w:rsidRPr="00AA699A" w:rsidRDefault="00AC72BB" w:rsidP="00147869">
            <w:r w:rsidRPr="00AA699A">
              <w:rPr>
                <w:rFonts w:hint="eastAsia"/>
              </w:rPr>
              <w:t>模块低温</w:t>
            </w:r>
            <w:r w:rsidRPr="00AA699A">
              <w:rPr>
                <w:rFonts w:hint="eastAsia"/>
              </w:rPr>
              <w:t>/module under temperature</w:t>
            </w:r>
          </w:p>
        </w:tc>
        <w:tc>
          <w:tcPr>
            <w:tcW w:w="3969" w:type="dxa"/>
          </w:tcPr>
          <w:p w14:paraId="7FCAE629" w14:textId="77777777" w:rsidR="00AC72BB" w:rsidRPr="00AA699A" w:rsidRDefault="00AC72BB" w:rsidP="0014786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正常，</w:t>
            </w:r>
            <w:r w:rsidRPr="00AA699A">
              <w:rPr>
                <w:rFonts w:hint="eastAsia"/>
              </w:rPr>
              <w:t>1- protect</w:t>
            </w:r>
            <w:r w:rsidRPr="00AA699A">
              <w:rPr>
                <w:rFonts w:hint="eastAsia"/>
              </w:rPr>
              <w:t>保护</w:t>
            </w:r>
          </w:p>
        </w:tc>
      </w:tr>
      <w:tr w:rsidR="00AC72BB" w:rsidRPr="00AA699A" w14:paraId="728A67EB" w14:textId="77777777" w:rsidTr="00147869">
        <w:trPr>
          <w:trHeight w:val="289"/>
        </w:trPr>
        <w:tc>
          <w:tcPr>
            <w:tcW w:w="1260" w:type="dxa"/>
            <w:vAlign w:val="center"/>
          </w:tcPr>
          <w:p w14:paraId="064904B1" w14:textId="77777777" w:rsidR="00AC72BB" w:rsidRPr="00AA699A" w:rsidRDefault="00AC72BB" w:rsidP="00147869">
            <w:r w:rsidRPr="00AA699A">
              <w:rPr>
                <w:rFonts w:hint="eastAsia"/>
              </w:rPr>
              <w:t>Bit2</w:t>
            </w:r>
          </w:p>
        </w:tc>
        <w:tc>
          <w:tcPr>
            <w:tcW w:w="3828" w:type="dxa"/>
            <w:vAlign w:val="center"/>
          </w:tcPr>
          <w:p w14:paraId="3A45B831" w14:textId="77777777" w:rsidR="00AC72BB" w:rsidRPr="00AA699A" w:rsidRDefault="00AC72BB" w:rsidP="00147869">
            <w:r w:rsidRPr="00AA699A">
              <w:rPr>
                <w:rFonts w:hint="eastAsia"/>
              </w:rPr>
              <w:t>模块过温</w:t>
            </w:r>
            <w:r w:rsidRPr="00AA699A">
              <w:rPr>
                <w:rFonts w:hint="eastAsia"/>
              </w:rPr>
              <w:t>/module over temperature</w:t>
            </w:r>
          </w:p>
        </w:tc>
        <w:tc>
          <w:tcPr>
            <w:tcW w:w="3969" w:type="dxa"/>
          </w:tcPr>
          <w:p w14:paraId="1FB80AFE" w14:textId="77777777" w:rsidR="00AC72BB" w:rsidRPr="00AA699A" w:rsidRDefault="00AC72BB" w:rsidP="0014786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正常，</w:t>
            </w:r>
            <w:r w:rsidRPr="00AA699A">
              <w:rPr>
                <w:rFonts w:hint="eastAsia"/>
              </w:rPr>
              <w:t xml:space="preserve">1- protect </w:t>
            </w:r>
            <w:r w:rsidRPr="00AA699A">
              <w:rPr>
                <w:rFonts w:hint="eastAsia"/>
              </w:rPr>
              <w:t>保护</w:t>
            </w:r>
          </w:p>
        </w:tc>
      </w:tr>
      <w:tr w:rsidR="00AC72BB" w:rsidRPr="00AA699A" w14:paraId="18C0700B" w14:textId="77777777" w:rsidTr="00147869">
        <w:trPr>
          <w:trHeight w:val="289"/>
        </w:trPr>
        <w:tc>
          <w:tcPr>
            <w:tcW w:w="1260" w:type="dxa"/>
            <w:vAlign w:val="center"/>
          </w:tcPr>
          <w:p w14:paraId="42C1A4AC" w14:textId="77777777" w:rsidR="00AC72BB" w:rsidRPr="00AA699A" w:rsidRDefault="00AC72BB" w:rsidP="00147869">
            <w:r w:rsidRPr="00AA699A">
              <w:rPr>
                <w:rFonts w:hint="eastAsia"/>
              </w:rPr>
              <w:t>Bit1</w:t>
            </w:r>
          </w:p>
        </w:tc>
        <w:tc>
          <w:tcPr>
            <w:tcW w:w="3828" w:type="dxa"/>
            <w:vAlign w:val="center"/>
          </w:tcPr>
          <w:p w14:paraId="19D72F88" w14:textId="77777777" w:rsidR="00AC72BB" w:rsidRPr="00AA699A" w:rsidRDefault="00AC72BB" w:rsidP="00147869">
            <w:r w:rsidRPr="00AA699A">
              <w:rPr>
                <w:rFonts w:hint="eastAsia"/>
              </w:rPr>
              <w:t>模块低压</w:t>
            </w:r>
            <w:r w:rsidRPr="00AA699A">
              <w:rPr>
                <w:rFonts w:hint="eastAsia"/>
              </w:rPr>
              <w:t>/module under voltage</w:t>
            </w:r>
          </w:p>
        </w:tc>
        <w:tc>
          <w:tcPr>
            <w:tcW w:w="3969" w:type="dxa"/>
          </w:tcPr>
          <w:p w14:paraId="6F472E19" w14:textId="77777777" w:rsidR="00AC72BB" w:rsidRPr="00AA699A" w:rsidRDefault="00AC72BB" w:rsidP="0014786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正常，</w:t>
            </w:r>
            <w:r w:rsidRPr="00AA699A">
              <w:rPr>
                <w:rFonts w:hint="eastAsia"/>
              </w:rPr>
              <w:t xml:space="preserve">1- protect </w:t>
            </w:r>
            <w:r w:rsidRPr="00AA699A">
              <w:rPr>
                <w:rFonts w:hint="eastAsia"/>
              </w:rPr>
              <w:t>保护</w:t>
            </w:r>
          </w:p>
        </w:tc>
      </w:tr>
      <w:tr w:rsidR="00AC72BB" w:rsidRPr="00AA699A" w14:paraId="1D95DAAC" w14:textId="77777777" w:rsidTr="00147869">
        <w:trPr>
          <w:trHeight w:val="289"/>
        </w:trPr>
        <w:tc>
          <w:tcPr>
            <w:tcW w:w="1260" w:type="dxa"/>
            <w:vAlign w:val="center"/>
          </w:tcPr>
          <w:p w14:paraId="29970C52" w14:textId="77777777" w:rsidR="00AC72BB" w:rsidRPr="00AA699A" w:rsidRDefault="00AC72BB" w:rsidP="00147869">
            <w:r w:rsidRPr="00AA699A">
              <w:rPr>
                <w:rFonts w:hint="eastAsia"/>
              </w:rPr>
              <w:t>Bit0</w:t>
            </w:r>
          </w:p>
        </w:tc>
        <w:tc>
          <w:tcPr>
            <w:tcW w:w="3828" w:type="dxa"/>
            <w:vAlign w:val="center"/>
          </w:tcPr>
          <w:p w14:paraId="22C073B7" w14:textId="77777777" w:rsidR="00AC72BB" w:rsidRPr="00AA699A" w:rsidRDefault="00AC72BB" w:rsidP="00147869">
            <w:r w:rsidRPr="00AA699A">
              <w:rPr>
                <w:rFonts w:hint="eastAsia"/>
              </w:rPr>
              <w:t>模块过压</w:t>
            </w:r>
            <w:r w:rsidRPr="00AA699A">
              <w:rPr>
                <w:rFonts w:hint="eastAsia"/>
              </w:rPr>
              <w:t>/module over voltage</w:t>
            </w:r>
          </w:p>
        </w:tc>
        <w:tc>
          <w:tcPr>
            <w:tcW w:w="3969" w:type="dxa"/>
          </w:tcPr>
          <w:p w14:paraId="4C2409B9" w14:textId="77777777" w:rsidR="00AC72BB" w:rsidRPr="00AA699A" w:rsidRDefault="00AC72BB" w:rsidP="00147869">
            <w:r w:rsidRPr="00AA699A">
              <w:rPr>
                <w:rFonts w:hint="eastAsia"/>
              </w:rPr>
              <w:t>0-Normal</w:t>
            </w:r>
            <w:r w:rsidRPr="00AA699A">
              <w:rPr>
                <w:rFonts w:hint="eastAsia"/>
              </w:rPr>
              <w:t>正常，</w:t>
            </w:r>
            <w:r w:rsidRPr="00AA699A">
              <w:rPr>
                <w:rFonts w:hint="eastAsia"/>
              </w:rPr>
              <w:t xml:space="preserve">1- protect </w:t>
            </w:r>
            <w:r w:rsidRPr="00AA699A">
              <w:rPr>
                <w:rFonts w:hint="eastAsia"/>
              </w:rPr>
              <w:t>保护</w:t>
            </w:r>
          </w:p>
        </w:tc>
      </w:tr>
    </w:tbl>
    <w:p w14:paraId="18F2B182" w14:textId="77777777" w:rsidR="00AC72BB" w:rsidRPr="00AA699A" w:rsidRDefault="00AC72BB" w:rsidP="00E31C7D">
      <w:pPr>
        <w:spacing w:after="0" w:line="240" w:lineRule="auto"/>
      </w:pPr>
    </w:p>
    <w:p w14:paraId="010BEEE3" w14:textId="7788BBFE" w:rsidR="00A1214E" w:rsidRPr="00AA699A" w:rsidRDefault="00EA28D5" w:rsidP="00E31C7D">
      <w:pPr>
        <w:pStyle w:val="2"/>
      </w:pPr>
      <w:bookmarkStart w:id="792" w:name="_Toc204328323"/>
      <w:r w:rsidRPr="00AA699A">
        <w:rPr>
          <w:rFonts w:hint="eastAsia"/>
        </w:rPr>
        <w:t>Appendix</w:t>
      </w:r>
      <w:r w:rsidRPr="00AA699A">
        <w:t xml:space="preserve"> V</w:t>
      </w:r>
      <w:r w:rsidRPr="00AA699A">
        <w:rPr>
          <w:rFonts w:hint="eastAsia"/>
        </w:rPr>
        <w:t xml:space="preserve">I </w:t>
      </w:r>
      <w:r w:rsidR="00A1214E" w:rsidRPr="00AA699A">
        <w:t>(FH3X)</w:t>
      </w:r>
      <w:r w:rsidRPr="00AA699A">
        <w:rPr>
          <w:rFonts w:hint="eastAsia"/>
        </w:rPr>
        <w:t>:</w:t>
      </w:r>
      <w:bookmarkEnd w:id="792"/>
    </w:p>
    <w:p w14:paraId="0E72CD24" w14:textId="3F1DF467" w:rsidR="00EA28D5" w:rsidRPr="00AA699A" w:rsidRDefault="00393773" w:rsidP="00E31C7D">
      <w:pPr>
        <w:spacing w:after="0" w:line="240" w:lineRule="auto"/>
      </w:pPr>
      <w:r w:rsidRPr="00AA699A">
        <w:rPr>
          <w:rFonts w:hint="eastAsia"/>
        </w:rPr>
        <w:t>固件名称对应固件类型表</w:t>
      </w:r>
    </w:p>
    <w:p w14:paraId="2CF1A410" w14:textId="19867E49" w:rsidR="00EA28D5" w:rsidRPr="00AA699A" w:rsidRDefault="00EA28D5" w:rsidP="00E31C7D">
      <w:pPr>
        <w:spacing w:after="0" w:line="240" w:lineRule="auto"/>
      </w:pP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76"/>
        <w:gridCol w:w="3161"/>
        <w:gridCol w:w="2813"/>
      </w:tblGrid>
      <w:tr w:rsidR="00C517E1" w:rsidRPr="00AA699A" w14:paraId="75396EDF" w14:textId="415384B3" w:rsidTr="00C517E1">
        <w:trPr>
          <w:trHeight w:val="263"/>
        </w:trPr>
        <w:tc>
          <w:tcPr>
            <w:tcW w:w="3376" w:type="dxa"/>
            <w:shd w:val="clear" w:color="auto" w:fill="BFBFBF" w:themeFill="background1" w:themeFillShade="BF"/>
            <w:vAlign w:val="center"/>
          </w:tcPr>
          <w:p w14:paraId="3A0656D2" w14:textId="5A4B0ECD" w:rsidR="00C517E1" w:rsidRPr="00AA699A" w:rsidRDefault="00C517E1" w:rsidP="003745EA">
            <w:r w:rsidRPr="00AA699A">
              <w:rPr>
                <w:rFonts w:hint="eastAsia"/>
              </w:rPr>
              <w:t>固件名称</w:t>
            </w:r>
          </w:p>
        </w:tc>
        <w:tc>
          <w:tcPr>
            <w:tcW w:w="3161" w:type="dxa"/>
            <w:shd w:val="clear" w:color="auto" w:fill="BFBFBF" w:themeFill="background1" w:themeFillShade="BF"/>
            <w:vAlign w:val="center"/>
          </w:tcPr>
          <w:p w14:paraId="203D92E7" w14:textId="427EBBAE" w:rsidR="00C517E1" w:rsidRPr="00AA699A" w:rsidRDefault="00C517E1" w:rsidP="003745EA">
            <w:r w:rsidRPr="00AA699A">
              <w:rPr>
                <w:rFonts w:hint="eastAsia"/>
              </w:rPr>
              <w:t>固件类型</w:t>
            </w:r>
          </w:p>
        </w:tc>
        <w:tc>
          <w:tcPr>
            <w:tcW w:w="2813" w:type="dxa"/>
            <w:shd w:val="clear" w:color="auto" w:fill="BFBFBF" w:themeFill="background1" w:themeFillShade="BF"/>
          </w:tcPr>
          <w:p w14:paraId="3C169BC6" w14:textId="0C3659AF" w:rsidR="00C517E1" w:rsidRPr="00AA699A" w:rsidRDefault="00C517E1" w:rsidP="003745EA">
            <w:r w:rsidRPr="00AA699A">
              <w:rPr>
                <w:rFonts w:hint="eastAsia"/>
              </w:rPr>
              <w:t>V</w:t>
            </w:r>
            <w:r w:rsidRPr="00AA699A">
              <w:t>alue</w:t>
            </w:r>
          </w:p>
        </w:tc>
      </w:tr>
      <w:tr w:rsidR="00C517E1" w:rsidRPr="00AA699A" w14:paraId="16F51EE1" w14:textId="4A62BF1D" w:rsidTr="00C517E1">
        <w:trPr>
          <w:trHeight w:val="289"/>
        </w:trPr>
        <w:tc>
          <w:tcPr>
            <w:tcW w:w="3376" w:type="dxa"/>
            <w:vAlign w:val="center"/>
          </w:tcPr>
          <w:p w14:paraId="61356BE5" w14:textId="224B0148" w:rsidR="00C517E1" w:rsidRPr="00AA699A" w:rsidRDefault="00C517E1" w:rsidP="003745EA">
            <w:r w:rsidRPr="00AA699A">
              <w:t>H910-00002-33.bin</w:t>
            </w:r>
          </w:p>
        </w:tc>
        <w:tc>
          <w:tcPr>
            <w:tcW w:w="3161" w:type="dxa"/>
            <w:vAlign w:val="center"/>
          </w:tcPr>
          <w:p w14:paraId="59792108" w14:textId="3DF121A5" w:rsidR="00C517E1" w:rsidRPr="00AA699A" w:rsidRDefault="00C517E1" w:rsidP="003745EA">
            <w:r w:rsidRPr="00AA699A">
              <w:rPr>
                <w:rFonts w:hint="eastAsia"/>
              </w:rPr>
              <w:t>确认标红的数字为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，表示常规单相机</w:t>
            </w:r>
            <w:r w:rsidR="00B4244F" w:rsidRPr="00AA699A">
              <w:rPr>
                <w:rFonts w:hint="eastAsia"/>
              </w:rPr>
              <w:t>Master</w:t>
            </w:r>
          </w:p>
        </w:tc>
        <w:tc>
          <w:tcPr>
            <w:tcW w:w="2813" w:type="dxa"/>
          </w:tcPr>
          <w:p w14:paraId="494AA09D" w14:textId="50622A79" w:rsidR="00C517E1" w:rsidRPr="00AA699A" w:rsidRDefault="00C517E1" w:rsidP="003745EA">
            <w:r w:rsidRPr="00AA699A">
              <w:t>1</w:t>
            </w:r>
          </w:p>
        </w:tc>
      </w:tr>
      <w:tr w:rsidR="00C517E1" w:rsidRPr="00AA699A" w14:paraId="41DA5AB0" w14:textId="4F008226" w:rsidTr="00C517E1">
        <w:trPr>
          <w:trHeight w:val="289"/>
        </w:trPr>
        <w:tc>
          <w:tcPr>
            <w:tcW w:w="3376" w:type="dxa"/>
            <w:vAlign w:val="center"/>
          </w:tcPr>
          <w:p w14:paraId="3E7CDC02" w14:textId="3238FE1B" w:rsidR="00C517E1" w:rsidRPr="00AA699A" w:rsidRDefault="00B4244F" w:rsidP="003745EA">
            <w:r w:rsidRPr="00AA699A">
              <w:t>H910-20002-34.bin</w:t>
            </w:r>
          </w:p>
        </w:tc>
        <w:tc>
          <w:tcPr>
            <w:tcW w:w="3161" w:type="dxa"/>
            <w:vAlign w:val="center"/>
          </w:tcPr>
          <w:p w14:paraId="5710FD82" w14:textId="4F36CD66" w:rsidR="00C517E1" w:rsidRPr="00AA699A" w:rsidRDefault="00B4244F" w:rsidP="003745EA">
            <w:r w:rsidRPr="00AA699A">
              <w:rPr>
                <w:rFonts w:hint="eastAsia"/>
              </w:rPr>
              <w:t>确认标红的数字为</w:t>
            </w:r>
            <w:r w:rsidRPr="00AA699A">
              <w:rPr>
                <w:rFonts w:hint="eastAsia"/>
              </w:rPr>
              <w:t>2</w:t>
            </w:r>
            <w:r w:rsidRPr="00AA699A">
              <w:rPr>
                <w:rFonts w:hint="eastAsia"/>
              </w:rPr>
              <w:t>，固件类型为</w:t>
            </w:r>
            <w:r w:rsidRPr="00AA699A">
              <w:rPr>
                <w:rFonts w:hint="eastAsia"/>
              </w:rPr>
              <w:t>SafetyData</w:t>
            </w:r>
            <w:r w:rsidRPr="00AA699A">
              <w:rPr>
                <w:rFonts w:hint="eastAsia"/>
              </w:rPr>
              <w:t>，安规单相机</w:t>
            </w:r>
          </w:p>
        </w:tc>
        <w:tc>
          <w:tcPr>
            <w:tcW w:w="2813" w:type="dxa"/>
          </w:tcPr>
          <w:p w14:paraId="618DC0D9" w14:textId="737D7CDD" w:rsidR="00C517E1" w:rsidRPr="00AA699A" w:rsidRDefault="00C517E1" w:rsidP="003745EA">
            <w:r w:rsidRPr="00AA699A">
              <w:t>2</w:t>
            </w:r>
          </w:p>
        </w:tc>
      </w:tr>
      <w:tr w:rsidR="00C517E1" w:rsidRPr="00AA699A" w14:paraId="791E1067" w14:textId="162C24E5" w:rsidTr="00C517E1">
        <w:trPr>
          <w:trHeight w:val="289"/>
        </w:trPr>
        <w:tc>
          <w:tcPr>
            <w:tcW w:w="3376" w:type="dxa"/>
            <w:vAlign w:val="center"/>
          </w:tcPr>
          <w:p w14:paraId="7A5FB6C6" w14:textId="77777777" w:rsidR="00C517E1" w:rsidRPr="00AA699A" w:rsidRDefault="00C517E1" w:rsidP="003745EA">
            <w:r w:rsidRPr="00AA699A">
              <w:t>H910-31000-14.bin</w:t>
            </w:r>
          </w:p>
          <w:p w14:paraId="60D595C8" w14:textId="77777777" w:rsidR="00C517E1" w:rsidRPr="00AA699A" w:rsidRDefault="00C517E1" w:rsidP="003745EA">
            <w:r w:rsidRPr="00AA699A">
              <w:t>H910-32000-14.bin</w:t>
            </w:r>
          </w:p>
          <w:p w14:paraId="5AC2D774" w14:textId="4865B2E1" w:rsidR="00C517E1" w:rsidRPr="00AA699A" w:rsidRDefault="00C517E1" w:rsidP="003745EA">
            <w:r w:rsidRPr="00AA699A">
              <w:t>H910-36000-14.bin</w:t>
            </w:r>
          </w:p>
        </w:tc>
        <w:tc>
          <w:tcPr>
            <w:tcW w:w="3161" w:type="dxa"/>
          </w:tcPr>
          <w:p w14:paraId="736439C7" w14:textId="77777777" w:rsidR="00C517E1" w:rsidRPr="00AA699A" w:rsidRDefault="00C517E1" w:rsidP="003745EA">
            <w:r w:rsidRPr="00AA699A">
              <w:rPr>
                <w:rFonts w:hint="eastAsia"/>
              </w:rPr>
              <w:t>确认标红的数字为</w:t>
            </w:r>
            <w:r w:rsidRPr="00AA699A">
              <w:rPr>
                <w:rFonts w:hint="eastAsia"/>
              </w:rPr>
              <w:t>3</w:t>
            </w:r>
            <w:r w:rsidRPr="00AA699A">
              <w:rPr>
                <w:rFonts w:hint="eastAsia"/>
              </w:rPr>
              <w:t>，固件类型即为</w:t>
            </w:r>
          </w:p>
          <w:p w14:paraId="7FD06776" w14:textId="50862A55" w:rsidR="00C517E1" w:rsidRPr="00AA699A" w:rsidRDefault="00C517E1" w:rsidP="003745EA">
            <w:r w:rsidRPr="00AA699A">
              <w:t>DSP1_CPU1</w:t>
            </w:r>
          </w:p>
        </w:tc>
        <w:tc>
          <w:tcPr>
            <w:tcW w:w="2813" w:type="dxa"/>
          </w:tcPr>
          <w:p w14:paraId="3690136C" w14:textId="657C9182" w:rsidR="00C517E1" w:rsidRPr="00AA699A" w:rsidRDefault="00C517E1" w:rsidP="003745EA">
            <w:r w:rsidRPr="00AA699A">
              <w:t>3</w:t>
            </w:r>
          </w:p>
        </w:tc>
      </w:tr>
      <w:tr w:rsidR="00C517E1" w:rsidRPr="00AA699A" w14:paraId="78A197AD" w14:textId="5045F2D8" w:rsidTr="00C517E1">
        <w:trPr>
          <w:trHeight w:val="289"/>
        </w:trPr>
        <w:tc>
          <w:tcPr>
            <w:tcW w:w="3376" w:type="dxa"/>
            <w:vAlign w:val="center"/>
          </w:tcPr>
          <w:p w14:paraId="53B7CAF3" w14:textId="77777777" w:rsidR="00C517E1" w:rsidRPr="00AA699A" w:rsidRDefault="00C517E1" w:rsidP="003745EA">
            <w:r w:rsidRPr="00AA699A">
              <w:t>H910-41000-14.bin</w:t>
            </w:r>
          </w:p>
          <w:p w14:paraId="3FC8B39D" w14:textId="77777777" w:rsidR="00C517E1" w:rsidRPr="00AA699A" w:rsidRDefault="00C517E1" w:rsidP="003745EA">
            <w:r w:rsidRPr="00AA699A">
              <w:t>H910-42000-14.bin</w:t>
            </w:r>
          </w:p>
          <w:p w14:paraId="40131772" w14:textId="0C10B106" w:rsidR="00C517E1" w:rsidRPr="00AA699A" w:rsidRDefault="00C517E1" w:rsidP="003745EA">
            <w:r w:rsidRPr="00AA699A">
              <w:t>H910-46000-14.bin</w:t>
            </w:r>
          </w:p>
        </w:tc>
        <w:tc>
          <w:tcPr>
            <w:tcW w:w="3161" w:type="dxa"/>
          </w:tcPr>
          <w:p w14:paraId="6423D91D" w14:textId="77777777" w:rsidR="00C517E1" w:rsidRPr="00AA699A" w:rsidRDefault="00C517E1" w:rsidP="003745EA">
            <w:r w:rsidRPr="00AA699A">
              <w:rPr>
                <w:rFonts w:hint="eastAsia"/>
              </w:rPr>
              <w:t>确认标红的数字为</w:t>
            </w:r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，固件类型即为</w:t>
            </w:r>
          </w:p>
          <w:p w14:paraId="37775917" w14:textId="7ECD5E93" w:rsidR="00C517E1" w:rsidRPr="00AA699A" w:rsidRDefault="00C517E1" w:rsidP="003745EA">
            <w:r w:rsidRPr="00AA699A">
              <w:t>DSP1_CPU2</w:t>
            </w:r>
          </w:p>
        </w:tc>
        <w:tc>
          <w:tcPr>
            <w:tcW w:w="2813" w:type="dxa"/>
          </w:tcPr>
          <w:p w14:paraId="268235CA" w14:textId="1749DB8E" w:rsidR="00C517E1" w:rsidRPr="00AA699A" w:rsidRDefault="00C517E1" w:rsidP="003745EA">
            <w:r w:rsidRPr="00AA699A">
              <w:t>4</w:t>
            </w:r>
          </w:p>
        </w:tc>
      </w:tr>
      <w:tr w:rsidR="00C517E1" w:rsidRPr="00AA699A" w14:paraId="37DF988C" w14:textId="6C5660BE" w:rsidTr="00C517E1">
        <w:trPr>
          <w:trHeight w:val="289"/>
        </w:trPr>
        <w:tc>
          <w:tcPr>
            <w:tcW w:w="3376" w:type="dxa"/>
            <w:vAlign w:val="center"/>
          </w:tcPr>
          <w:p w14:paraId="6A1D7F17" w14:textId="3CD8104D" w:rsidR="00C517E1" w:rsidRPr="00AA699A" w:rsidRDefault="00C517E1" w:rsidP="003745EA">
            <w:r w:rsidRPr="00AA699A">
              <w:t>H910-56000-14.bin</w:t>
            </w:r>
          </w:p>
        </w:tc>
        <w:tc>
          <w:tcPr>
            <w:tcW w:w="3161" w:type="dxa"/>
          </w:tcPr>
          <w:p w14:paraId="334B53F7" w14:textId="77777777" w:rsidR="00C517E1" w:rsidRPr="00AA699A" w:rsidRDefault="00C517E1" w:rsidP="003745EA">
            <w:r w:rsidRPr="00AA699A">
              <w:rPr>
                <w:rFonts w:hint="eastAsia"/>
              </w:rPr>
              <w:t>确认标红的数字为</w:t>
            </w:r>
            <w:r w:rsidRPr="00AA699A">
              <w:rPr>
                <w:rFonts w:hint="eastAsia"/>
              </w:rPr>
              <w:t>5</w:t>
            </w:r>
            <w:r w:rsidRPr="00AA699A">
              <w:rPr>
                <w:rFonts w:hint="eastAsia"/>
              </w:rPr>
              <w:t>，固件类型即为</w:t>
            </w:r>
          </w:p>
          <w:p w14:paraId="08A187B3" w14:textId="12B29E3B" w:rsidR="00C517E1" w:rsidRPr="00AA699A" w:rsidRDefault="00C517E1" w:rsidP="003745EA">
            <w:r w:rsidRPr="00AA699A">
              <w:t>DSP2_CPU1</w:t>
            </w:r>
          </w:p>
        </w:tc>
        <w:tc>
          <w:tcPr>
            <w:tcW w:w="2813" w:type="dxa"/>
          </w:tcPr>
          <w:p w14:paraId="48CA5B79" w14:textId="13EAE91D" w:rsidR="00C517E1" w:rsidRPr="00AA699A" w:rsidRDefault="00C517E1" w:rsidP="003745EA">
            <w:r w:rsidRPr="00AA699A">
              <w:t>5</w:t>
            </w:r>
          </w:p>
        </w:tc>
      </w:tr>
      <w:tr w:rsidR="00C517E1" w:rsidRPr="00AA699A" w14:paraId="291414B4" w14:textId="162413F1" w:rsidTr="00C517E1">
        <w:trPr>
          <w:trHeight w:val="289"/>
        </w:trPr>
        <w:tc>
          <w:tcPr>
            <w:tcW w:w="3376" w:type="dxa"/>
            <w:vAlign w:val="center"/>
          </w:tcPr>
          <w:p w14:paraId="54E3E9E1" w14:textId="5D8F9347" w:rsidR="00C517E1" w:rsidRPr="00AA699A" w:rsidRDefault="00C517E1" w:rsidP="003745EA">
            <w:r w:rsidRPr="00AA699A">
              <w:t>H910-66000-14.bin</w:t>
            </w:r>
          </w:p>
        </w:tc>
        <w:tc>
          <w:tcPr>
            <w:tcW w:w="3161" w:type="dxa"/>
          </w:tcPr>
          <w:p w14:paraId="133A21D0" w14:textId="77777777" w:rsidR="00C517E1" w:rsidRPr="00AA699A" w:rsidRDefault="00C517E1" w:rsidP="003745EA">
            <w:r w:rsidRPr="00AA699A">
              <w:rPr>
                <w:rFonts w:hint="eastAsia"/>
              </w:rPr>
              <w:t>确认标红的数字为</w:t>
            </w:r>
            <w:r w:rsidRPr="00AA699A">
              <w:rPr>
                <w:rFonts w:hint="eastAsia"/>
              </w:rPr>
              <w:t>6</w:t>
            </w:r>
            <w:r w:rsidRPr="00AA699A">
              <w:rPr>
                <w:rFonts w:hint="eastAsia"/>
              </w:rPr>
              <w:t>，固件类型即为</w:t>
            </w:r>
          </w:p>
          <w:p w14:paraId="46904E2E" w14:textId="06CC9EE5" w:rsidR="00C517E1" w:rsidRPr="00AA699A" w:rsidRDefault="00C517E1" w:rsidP="003745EA">
            <w:r w:rsidRPr="00AA699A">
              <w:t>DSP2_CPU2</w:t>
            </w:r>
          </w:p>
        </w:tc>
        <w:tc>
          <w:tcPr>
            <w:tcW w:w="2813" w:type="dxa"/>
          </w:tcPr>
          <w:p w14:paraId="011DB602" w14:textId="10055EFB" w:rsidR="00C517E1" w:rsidRPr="00AA699A" w:rsidRDefault="00C517E1" w:rsidP="003745EA">
            <w:r w:rsidRPr="00AA699A">
              <w:t>6</w:t>
            </w:r>
          </w:p>
        </w:tc>
      </w:tr>
      <w:tr w:rsidR="00C517E1" w:rsidRPr="00AA699A" w14:paraId="250FC2C8" w14:textId="77777777" w:rsidTr="00C517E1">
        <w:trPr>
          <w:trHeight w:val="289"/>
        </w:trPr>
        <w:tc>
          <w:tcPr>
            <w:tcW w:w="3376" w:type="dxa"/>
            <w:vAlign w:val="center"/>
          </w:tcPr>
          <w:p w14:paraId="2AE023EA" w14:textId="637F38EC" w:rsidR="00C517E1" w:rsidRPr="00AA699A" w:rsidRDefault="00B4244F" w:rsidP="003745EA">
            <w:r w:rsidRPr="00AA699A">
              <w:t>H910-AXXXX-XX.bin</w:t>
            </w:r>
          </w:p>
        </w:tc>
        <w:tc>
          <w:tcPr>
            <w:tcW w:w="3161" w:type="dxa"/>
          </w:tcPr>
          <w:p w14:paraId="73CEA3A4" w14:textId="62683FD7" w:rsidR="00C517E1" w:rsidRPr="00AA699A" w:rsidRDefault="00B4244F" w:rsidP="003745EA">
            <w:r w:rsidRPr="00AA699A">
              <w:rPr>
                <w:rFonts w:hint="eastAsia"/>
              </w:rPr>
              <w:t>确认标红的字母为</w:t>
            </w:r>
            <w:r w:rsidRPr="00AA699A">
              <w:rPr>
                <w:rFonts w:hint="eastAsia"/>
              </w:rPr>
              <w:t>A</w:t>
            </w:r>
            <w:r w:rsidRPr="00AA699A">
              <w:rPr>
                <w:rFonts w:hint="eastAsia"/>
              </w:rPr>
              <w:t>，固件类型为</w:t>
            </w:r>
            <w:r w:rsidR="00C517E1" w:rsidRPr="00AA699A">
              <w:t>HMI(PCS  LCD display firmware )</w:t>
            </w:r>
          </w:p>
        </w:tc>
        <w:tc>
          <w:tcPr>
            <w:tcW w:w="2813" w:type="dxa"/>
          </w:tcPr>
          <w:p w14:paraId="5968D066" w14:textId="06A875D0" w:rsidR="00C517E1" w:rsidRPr="00AA699A" w:rsidRDefault="00C517E1" w:rsidP="003745EA">
            <w:r w:rsidRPr="00AA699A">
              <w:t>7</w:t>
            </w:r>
          </w:p>
        </w:tc>
      </w:tr>
      <w:tr w:rsidR="00C517E1" w:rsidRPr="00AA699A" w14:paraId="31DA1B0B" w14:textId="77777777" w:rsidTr="00C517E1">
        <w:trPr>
          <w:trHeight w:val="289"/>
        </w:trPr>
        <w:tc>
          <w:tcPr>
            <w:tcW w:w="3376" w:type="dxa"/>
            <w:vAlign w:val="center"/>
          </w:tcPr>
          <w:p w14:paraId="30911F7A" w14:textId="5B6A7BF8" w:rsidR="00C517E1" w:rsidRPr="00AA699A" w:rsidRDefault="00B4244F" w:rsidP="003745EA">
            <w:r w:rsidRPr="00AA699A">
              <w:t>H910-CXXXX-XX.bin</w:t>
            </w:r>
          </w:p>
        </w:tc>
        <w:tc>
          <w:tcPr>
            <w:tcW w:w="3161" w:type="dxa"/>
          </w:tcPr>
          <w:p w14:paraId="4A715619" w14:textId="0840C983" w:rsidR="00C517E1" w:rsidRPr="00AA699A" w:rsidRDefault="00B4244F" w:rsidP="003745EA">
            <w:r w:rsidRPr="00AA699A">
              <w:rPr>
                <w:rFonts w:hint="eastAsia"/>
              </w:rPr>
              <w:t>确认标红的字母为</w:t>
            </w:r>
            <w:r w:rsidRPr="00AA699A">
              <w:rPr>
                <w:rFonts w:hint="eastAsia"/>
              </w:rPr>
              <w:t>C</w:t>
            </w:r>
            <w:r w:rsidRPr="00AA699A">
              <w:rPr>
                <w:rFonts w:hint="eastAsia"/>
              </w:rPr>
              <w:t>，固件类型为</w:t>
            </w:r>
            <w:r w:rsidR="00C517E1" w:rsidRPr="00AA699A">
              <w:t>AFCI_CPU</w:t>
            </w:r>
          </w:p>
        </w:tc>
        <w:tc>
          <w:tcPr>
            <w:tcW w:w="2813" w:type="dxa"/>
          </w:tcPr>
          <w:p w14:paraId="7900E18F" w14:textId="356D8DA8" w:rsidR="00C517E1" w:rsidRPr="00AA699A" w:rsidRDefault="00C517E1" w:rsidP="003745EA">
            <w:r w:rsidRPr="00AA699A">
              <w:t>8</w:t>
            </w:r>
          </w:p>
        </w:tc>
      </w:tr>
      <w:tr w:rsidR="00C517E1" w:rsidRPr="00AA699A" w14:paraId="127E7991" w14:textId="77777777" w:rsidTr="00C517E1">
        <w:trPr>
          <w:trHeight w:val="289"/>
        </w:trPr>
        <w:tc>
          <w:tcPr>
            <w:tcW w:w="3376" w:type="dxa"/>
            <w:vAlign w:val="center"/>
          </w:tcPr>
          <w:p w14:paraId="5EAB17AB" w14:textId="517B39BF" w:rsidR="00C517E1" w:rsidRPr="00AA699A" w:rsidRDefault="00B4244F" w:rsidP="003745EA">
            <w:r w:rsidRPr="00AA699A">
              <w:rPr>
                <w:rFonts w:hint="eastAsia"/>
              </w:rPr>
              <w:t>PCS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reserve</w:t>
            </w:r>
          </w:p>
        </w:tc>
        <w:tc>
          <w:tcPr>
            <w:tcW w:w="3161" w:type="dxa"/>
          </w:tcPr>
          <w:p w14:paraId="64B7E717" w14:textId="55B45EBC" w:rsidR="00C517E1" w:rsidRPr="00AA699A" w:rsidRDefault="00B4244F" w:rsidP="003745EA">
            <w:r w:rsidRPr="00AA699A">
              <w:t>R</w:t>
            </w:r>
            <w:r w:rsidRPr="00AA699A">
              <w:rPr>
                <w:rFonts w:hint="eastAsia"/>
              </w:rPr>
              <w:t>eserve</w:t>
            </w:r>
          </w:p>
        </w:tc>
        <w:tc>
          <w:tcPr>
            <w:tcW w:w="2813" w:type="dxa"/>
          </w:tcPr>
          <w:p w14:paraId="7E2953BD" w14:textId="3C53ECBA" w:rsidR="00C517E1" w:rsidRPr="00AA699A" w:rsidRDefault="00B4244F" w:rsidP="003745EA">
            <w:r w:rsidRPr="00AA699A">
              <w:rPr>
                <w:rFonts w:hint="eastAsia"/>
              </w:rPr>
              <w:t>9</w:t>
            </w:r>
            <w:r w:rsidRPr="00AA699A">
              <w:t>~19</w:t>
            </w:r>
          </w:p>
        </w:tc>
      </w:tr>
      <w:tr w:rsidR="00C517E1" w:rsidRPr="00AA699A" w14:paraId="0908181E" w14:textId="77777777" w:rsidTr="00C517E1">
        <w:trPr>
          <w:trHeight w:val="289"/>
        </w:trPr>
        <w:tc>
          <w:tcPr>
            <w:tcW w:w="3376" w:type="dxa"/>
            <w:vAlign w:val="center"/>
          </w:tcPr>
          <w:p w14:paraId="216579AB" w14:textId="39ED2413" w:rsidR="00C517E1" w:rsidRPr="00AA699A" w:rsidRDefault="00B4244F" w:rsidP="003745EA">
            <w:r w:rsidRPr="00AA699A">
              <w:rPr>
                <w:rFonts w:hint="eastAsia"/>
              </w:rPr>
              <w:lastRenderedPageBreak/>
              <w:t>FH</w:t>
            </w:r>
            <w:r w:rsidRPr="00AA699A">
              <w:t>3</w:t>
            </w:r>
            <w:r w:rsidRPr="00AA699A">
              <w:rPr>
                <w:rFonts w:hint="eastAsia"/>
              </w:rPr>
              <w:t>X_</w:t>
            </w:r>
            <w:r w:rsidRPr="00AA699A">
              <w:t>CMU_XXXX.bin</w:t>
            </w:r>
          </w:p>
        </w:tc>
        <w:tc>
          <w:tcPr>
            <w:tcW w:w="3161" w:type="dxa"/>
          </w:tcPr>
          <w:p w14:paraId="4CF94885" w14:textId="4DFFA613" w:rsidR="00C517E1" w:rsidRPr="00AA699A" w:rsidRDefault="00B4244F" w:rsidP="003745EA">
            <w:r w:rsidRPr="00AA699A">
              <w:rPr>
                <w:rFonts w:hint="eastAsia"/>
              </w:rPr>
              <w:t>确认标红的字母为</w:t>
            </w:r>
            <w:r w:rsidRPr="00AA699A">
              <w:rPr>
                <w:rFonts w:hint="eastAsia"/>
              </w:rPr>
              <w:t>CMU</w:t>
            </w:r>
            <w:r w:rsidRPr="00AA699A">
              <w:rPr>
                <w:rFonts w:hint="eastAsia"/>
              </w:rPr>
              <w:t>，固件类型为</w:t>
            </w:r>
            <w:r w:rsidRPr="00AA699A">
              <w:rPr>
                <w:rFonts w:hint="eastAsia"/>
              </w:rPr>
              <w:t>BMS</w:t>
            </w:r>
          </w:p>
        </w:tc>
        <w:tc>
          <w:tcPr>
            <w:tcW w:w="2813" w:type="dxa"/>
          </w:tcPr>
          <w:p w14:paraId="12600763" w14:textId="012BA6D4" w:rsidR="00C517E1" w:rsidRPr="00AA699A" w:rsidRDefault="00B4244F" w:rsidP="003745EA">
            <w:r w:rsidRPr="00AA699A">
              <w:rPr>
                <w:rFonts w:hint="eastAsia"/>
              </w:rPr>
              <w:t>2</w:t>
            </w:r>
            <w:r w:rsidRPr="00AA699A">
              <w:t>0</w:t>
            </w:r>
          </w:p>
        </w:tc>
      </w:tr>
      <w:tr w:rsidR="00B4244F" w:rsidRPr="00AA699A" w14:paraId="371E8E77" w14:textId="77777777" w:rsidTr="00C517E1">
        <w:trPr>
          <w:trHeight w:val="289"/>
        </w:trPr>
        <w:tc>
          <w:tcPr>
            <w:tcW w:w="3376" w:type="dxa"/>
            <w:vAlign w:val="center"/>
          </w:tcPr>
          <w:p w14:paraId="23ACC14B" w14:textId="526D98EF" w:rsidR="00B4244F" w:rsidRPr="00AA699A" w:rsidRDefault="00B4244F" w:rsidP="003745EA">
            <w:r w:rsidRPr="00AA699A">
              <w:rPr>
                <w:rFonts w:hint="eastAsia"/>
              </w:rPr>
              <w:t>FH</w:t>
            </w:r>
            <w:r w:rsidRPr="00AA699A">
              <w:t>3</w:t>
            </w:r>
            <w:r w:rsidRPr="00AA699A">
              <w:rPr>
                <w:rFonts w:hint="eastAsia"/>
              </w:rPr>
              <w:t>X</w:t>
            </w:r>
            <w:r w:rsidRPr="00AA699A">
              <w:t>_LED_XXXX.bin</w:t>
            </w:r>
          </w:p>
        </w:tc>
        <w:tc>
          <w:tcPr>
            <w:tcW w:w="3161" w:type="dxa"/>
          </w:tcPr>
          <w:p w14:paraId="358020AE" w14:textId="20BA85BE" w:rsidR="00B4244F" w:rsidRPr="00AA699A" w:rsidRDefault="00B4244F" w:rsidP="003745EA">
            <w:r w:rsidRPr="00AA699A">
              <w:rPr>
                <w:rFonts w:hint="eastAsia"/>
              </w:rPr>
              <w:t>确认标红的字母为</w:t>
            </w:r>
            <w:r w:rsidRPr="00AA699A">
              <w:rPr>
                <w:rFonts w:hint="eastAsia"/>
              </w:rPr>
              <w:t>LED</w:t>
            </w:r>
            <w:r w:rsidRPr="00AA699A">
              <w:rPr>
                <w:rFonts w:hint="eastAsia"/>
              </w:rPr>
              <w:t>，固件类型为</w:t>
            </w:r>
            <w:r w:rsidRPr="00AA699A">
              <w:rPr>
                <w:rFonts w:hint="eastAsia"/>
              </w:rPr>
              <w:t>BMS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LED</w:t>
            </w:r>
          </w:p>
        </w:tc>
        <w:tc>
          <w:tcPr>
            <w:tcW w:w="2813" w:type="dxa"/>
          </w:tcPr>
          <w:p w14:paraId="0F72832A" w14:textId="58D6E13B" w:rsidR="00B4244F" w:rsidRPr="00AA699A" w:rsidRDefault="00B4244F" w:rsidP="003745EA">
            <w:r w:rsidRPr="00AA699A">
              <w:rPr>
                <w:rFonts w:hint="eastAsia"/>
              </w:rPr>
              <w:t>2</w:t>
            </w:r>
            <w:r w:rsidRPr="00AA699A">
              <w:t>1</w:t>
            </w:r>
          </w:p>
        </w:tc>
      </w:tr>
    </w:tbl>
    <w:p w14:paraId="63BD6C61" w14:textId="77777777" w:rsidR="00EA28D5" w:rsidRPr="00AA699A" w:rsidRDefault="00EA28D5" w:rsidP="00E31C7D">
      <w:pPr>
        <w:spacing w:after="0" w:line="240" w:lineRule="auto"/>
      </w:pPr>
    </w:p>
    <w:p w14:paraId="21C58651" w14:textId="6B4877D3" w:rsidR="002429B4" w:rsidRPr="00AA699A" w:rsidRDefault="002429B4" w:rsidP="00D401BA">
      <w:pPr>
        <w:pStyle w:val="2"/>
      </w:pPr>
      <w:bookmarkStart w:id="793" w:name="_Toc204328324"/>
      <w:r w:rsidRPr="00AA699A">
        <w:rPr>
          <w:rFonts w:hint="eastAsia"/>
        </w:rPr>
        <w:t>Appendix</w:t>
      </w:r>
      <w:r w:rsidRPr="00AA699A">
        <w:t xml:space="preserve"> </w:t>
      </w:r>
      <w:r w:rsidRPr="00AA699A">
        <w:rPr>
          <w:rFonts w:hint="eastAsia"/>
        </w:rPr>
        <w:t>VII(FH3X)</w:t>
      </w:r>
      <w:bookmarkEnd w:id="793"/>
    </w:p>
    <w:p w14:paraId="31BE9636" w14:textId="77777777" w:rsidR="002429B4" w:rsidRPr="00AA699A" w:rsidRDefault="002429B4" w:rsidP="00E31C7D">
      <w:pPr>
        <w:spacing w:after="0" w:line="240" w:lineRule="auto"/>
      </w:pPr>
    </w:p>
    <w:p w14:paraId="779565B6" w14:textId="77777777" w:rsidR="002429B4" w:rsidRPr="00AA699A" w:rsidRDefault="002429B4" w:rsidP="00E31C7D">
      <w:pPr>
        <w:spacing w:after="0" w:line="240" w:lineRule="auto"/>
      </w:pPr>
      <w:r w:rsidRPr="00AA699A">
        <w:t>Content of file/</w:t>
      </w:r>
      <w:r w:rsidRPr="00AA699A">
        <w:rPr>
          <w:rFonts w:hint="eastAsia"/>
        </w:rPr>
        <w:t>文件内容，</w:t>
      </w:r>
    </w:p>
    <w:p w14:paraId="396BFDFD" w14:textId="562596B6" w:rsidR="002429B4" w:rsidRPr="00AA699A" w:rsidRDefault="002429B4" w:rsidP="00E31C7D">
      <w:pPr>
        <w:spacing w:after="0" w:line="240" w:lineRule="auto"/>
      </w:pPr>
      <w:r w:rsidRPr="00AA699A">
        <w:rPr>
          <w:rFonts w:hint="eastAsia"/>
        </w:rPr>
        <w:t>R</w:t>
      </w:r>
      <w:r w:rsidRPr="00AA699A">
        <w:t xml:space="preserve">eading method: follow function code </w:t>
      </w:r>
      <w:r w:rsidR="006239E3" w:rsidRPr="00AA699A">
        <w:rPr>
          <w:rFonts w:hint="eastAsia"/>
        </w:rPr>
        <w:t>44</w:t>
      </w:r>
      <w:r w:rsidRPr="00AA699A">
        <w:t>H</w:t>
      </w:r>
    </w:p>
    <w:p w14:paraId="7EFBAAF3" w14:textId="367E5702" w:rsidR="002429B4" w:rsidRPr="00AA699A" w:rsidRDefault="002429B4" w:rsidP="00E31C7D">
      <w:pPr>
        <w:spacing w:after="0" w:line="240" w:lineRule="auto"/>
      </w:pPr>
      <w:r w:rsidRPr="00AA699A">
        <w:rPr>
          <w:rFonts w:hint="eastAsia"/>
        </w:rPr>
        <w:t>需要按照功能码</w:t>
      </w:r>
      <w:r w:rsidR="006239E3" w:rsidRPr="00AA699A">
        <w:rPr>
          <w:rFonts w:hint="eastAsia"/>
        </w:rPr>
        <w:t>44H</w:t>
      </w:r>
      <w:r w:rsidRPr="00AA699A">
        <w:rPr>
          <w:rFonts w:hint="eastAsia"/>
        </w:rPr>
        <w:t>的使用方式来读取</w:t>
      </w:r>
    </w:p>
    <w:p w14:paraId="032BD63B" w14:textId="10E3F577" w:rsidR="002429B4" w:rsidRPr="00AA699A" w:rsidRDefault="002429B4" w:rsidP="00E31C7D">
      <w:pPr>
        <w:spacing w:after="0" w:line="240" w:lineRule="auto"/>
      </w:pPr>
      <w:r w:rsidRPr="00AA699A">
        <w:rPr>
          <w:rFonts w:hint="eastAsia"/>
        </w:rPr>
        <w:t>文件</w:t>
      </w:r>
      <w:r w:rsidR="00816C52" w:rsidRPr="00AA699A">
        <w:rPr>
          <w:rFonts w:hint="eastAsia"/>
        </w:rPr>
        <w:t>40</w:t>
      </w:r>
      <w:r w:rsidRPr="00AA699A">
        <w:rPr>
          <w:rFonts w:hint="eastAsia"/>
        </w:rPr>
        <w:t>的地址表</w:t>
      </w:r>
      <w:r w:rsidR="00816C52" w:rsidRPr="00AA699A">
        <w:rPr>
          <w:rFonts w:hint="eastAsia"/>
        </w:rPr>
        <w:t>，</w:t>
      </w:r>
      <w:r w:rsidRPr="00AA699A">
        <w:rPr>
          <w:rFonts w:hint="eastAsia"/>
        </w:rPr>
        <w:t>文件</w:t>
      </w:r>
      <w:r w:rsidR="00816C52" w:rsidRPr="00AA699A">
        <w:rPr>
          <w:rFonts w:hint="eastAsia"/>
        </w:rPr>
        <w:t>40</w:t>
      </w:r>
      <w:r w:rsidR="00816C52" w:rsidRPr="00AA699A">
        <w:rPr>
          <w:rFonts w:hint="eastAsia"/>
        </w:rPr>
        <w:t>为电芯模拟量，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828"/>
        <w:gridCol w:w="992"/>
        <w:gridCol w:w="3401"/>
      </w:tblGrid>
      <w:tr w:rsidR="009A1900" w:rsidRPr="00AA699A" w14:paraId="42B26881" w14:textId="77777777" w:rsidTr="00390F93">
        <w:tc>
          <w:tcPr>
            <w:tcW w:w="1129" w:type="dxa"/>
            <w:shd w:val="clear" w:color="auto" w:fill="BFBFBF" w:themeFill="background1" w:themeFillShade="BF"/>
          </w:tcPr>
          <w:p w14:paraId="3B83FD7C" w14:textId="77777777" w:rsidR="009A1900" w:rsidRPr="00AA699A" w:rsidRDefault="009A1900" w:rsidP="00390F93">
            <w:r w:rsidRPr="00AA699A">
              <w:rPr>
                <w:rFonts w:hint="eastAsia"/>
              </w:rPr>
              <w:t>Offset Address</w:t>
            </w:r>
          </w:p>
          <w:p w14:paraId="51A05FE7" w14:textId="77777777" w:rsidR="009A1900" w:rsidRPr="00AA699A" w:rsidRDefault="009A1900" w:rsidP="00390F93">
            <w:r w:rsidRPr="00AA699A">
              <w:rPr>
                <w:rFonts w:hint="eastAsia"/>
              </w:rPr>
              <w:t>偏移地址</w:t>
            </w:r>
          </w:p>
        </w:tc>
        <w:tc>
          <w:tcPr>
            <w:tcW w:w="3828" w:type="dxa"/>
            <w:shd w:val="clear" w:color="auto" w:fill="BFBFBF" w:themeFill="background1" w:themeFillShade="BF"/>
          </w:tcPr>
          <w:p w14:paraId="108C034D" w14:textId="77777777" w:rsidR="009A1900" w:rsidRPr="00AA699A" w:rsidRDefault="009A1900" w:rsidP="00390F93">
            <w:r w:rsidRPr="00AA699A">
              <w:rPr>
                <w:rFonts w:hint="eastAsia"/>
              </w:rPr>
              <w:t xml:space="preserve">Content  </w:t>
            </w:r>
            <w:r w:rsidRPr="00AA699A">
              <w:rPr>
                <w:rFonts w:hint="eastAsia"/>
              </w:rPr>
              <w:t>内容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66676767" w14:textId="77777777" w:rsidR="009A1900" w:rsidRPr="00AA699A" w:rsidRDefault="009A1900" w:rsidP="00390F93">
            <w:r w:rsidRPr="00AA699A">
              <w:rPr>
                <w:rFonts w:hint="eastAsia"/>
              </w:rPr>
              <w:t xml:space="preserve">Unit  </w:t>
            </w:r>
            <w:r w:rsidRPr="00AA699A">
              <w:rPr>
                <w:rFonts w:hint="eastAsia"/>
              </w:rPr>
              <w:t>单位</w:t>
            </w:r>
          </w:p>
        </w:tc>
        <w:tc>
          <w:tcPr>
            <w:tcW w:w="3401" w:type="dxa"/>
            <w:shd w:val="clear" w:color="auto" w:fill="BFBFBF" w:themeFill="background1" w:themeFillShade="BF"/>
          </w:tcPr>
          <w:p w14:paraId="27F6D0BB" w14:textId="77777777" w:rsidR="009A1900" w:rsidRPr="00AA699A" w:rsidRDefault="009A1900" w:rsidP="00390F93">
            <w:r w:rsidRPr="00AA699A">
              <w:rPr>
                <w:rFonts w:hint="eastAsia"/>
              </w:rPr>
              <w:t xml:space="preserve">Remark  </w:t>
            </w:r>
            <w:r w:rsidRPr="00AA699A">
              <w:rPr>
                <w:rFonts w:hint="eastAsia"/>
              </w:rPr>
              <w:t>备注</w:t>
            </w:r>
          </w:p>
        </w:tc>
      </w:tr>
      <w:tr w:rsidR="009A1900" w:rsidRPr="00AA699A" w14:paraId="76777D62" w14:textId="77777777" w:rsidTr="00390F93">
        <w:tc>
          <w:tcPr>
            <w:tcW w:w="1129" w:type="dxa"/>
          </w:tcPr>
          <w:p w14:paraId="515FFD25" w14:textId="3BCE7346" w:rsidR="009A1900" w:rsidRPr="00AA699A" w:rsidRDefault="009A1900" w:rsidP="00390F93">
            <w:r w:rsidRPr="00AA699A">
              <w:rPr>
                <w:rFonts w:hint="eastAsia"/>
              </w:rPr>
              <w:t>0x0000</w:t>
            </w:r>
          </w:p>
        </w:tc>
        <w:tc>
          <w:tcPr>
            <w:tcW w:w="3828" w:type="dxa"/>
          </w:tcPr>
          <w:p w14:paraId="6A7F5DF0" w14:textId="77777777" w:rsidR="009A1900" w:rsidRPr="00AA699A" w:rsidRDefault="009A1900" w:rsidP="00390F93">
            <w:r w:rsidRPr="00AA699A">
              <w:rPr>
                <w:rFonts w:hint="eastAsia"/>
              </w:rPr>
              <w:t xml:space="preserve">Basic Status </w:t>
            </w:r>
            <w:r w:rsidRPr="00AA699A">
              <w:rPr>
                <w:rFonts w:hint="eastAsia"/>
              </w:rPr>
              <w:t>基本状态</w:t>
            </w:r>
          </w:p>
        </w:tc>
        <w:tc>
          <w:tcPr>
            <w:tcW w:w="992" w:type="dxa"/>
          </w:tcPr>
          <w:p w14:paraId="3343B6CD" w14:textId="77777777" w:rsidR="009A1900" w:rsidRPr="00AA699A" w:rsidRDefault="009A1900" w:rsidP="00390F93"/>
        </w:tc>
        <w:tc>
          <w:tcPr>
            <w:tcW w:w="3401" w:type="dxa"/>
          </w:tcPr>
          <w:p w14:paraId="47C89E8E" w14:textId="77777777" w:rsidR="009A1900" w:rsidRPr="00AA699A" w:rsidRDefault="009A1900" w:rsidP="00390F93"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</w:p>
        </w:tc>
      </w:tr>
      <w:tr w:rsidR="009A1900" w:rsidRPr="00AA699A" w14:paraId="25075B74" w14:textId="77777777" w:rsidTr="00390F93">
        <w:tc>
          <w:tcPr>
            <w:tcW w:w="1129" w:type="dxa"/>
          </w:tcPr>
          <w:p w14:paraId="61120399" w14:textId="7D0D8488" w:rsidR="009A1900" w:rsidRPr="00AA699A" w:rsidRDefault="009A1900" w:rsidP="00390F93">
            <w:r w:rsidRPr="00AA699A">
              <w:t>0x00</w:t>
            </w:r>
            <w:r w:rsidRPr="00AA699A">
              <w:rPr>
                <w:rFonts w:hint="eastAsia"/>
              </w:rPr>
              <w:t>0</w:t>
            </w:r>
            <w:r w:rsidRPr="00AA699A">
              <w:t>1</w:t>
            </w:r>
          </w:p>
        </w:tc>
        <w:tc>
          <w:tcPr>
            <w:tcW w:w="3828" w:type="dxa"/>
          </w:tcPr>
          <w:p w14:paraId="0B20ED1C" w14:textId="77777777" w:rsidR="009A1900" w:rsidRPr="00AA699A" w:rsidRDefault="009A1900" w:rsidP="00390F93">
            <w:r w:rsidRPr="00AA699A">
              <w:rPr>
                <w:rFonts w:hint="eastAsia"/>
              </w:rPr>
              <w:t>P</w:t>
            </w:r>
            <w:r w:rsidRPr="00AA699A">
              <w:t>ro</w:t>
            </w:r>
            <w:r w:rsidRPr="00AA699A">
              <w:rPr>
                <w:rFonts w:hint="eastAsia"/>
              </w:rPr>
              <w:t>tect  Information</w:t>
            </w:r>
            <w:r w:rsidRPr="00AA699A">
              <w:rPr>
                <w:rFonts w:hint="eastAsia"/>
              </w:rPr>
              <w:t>保护信息</w:t>
            </w:r>
          </w:p>
        </w:tc>
        <w:tc>
          <w:tcPr>
            <w:tcW w:w="992" w:type="dxa"/>
          </w:tcPr>
          <w:p w14:paraId="09350D90" w14:textId="77777777" w:rsidR="009A1900" w:rsidRPr="00AA699A" w:rsidRDefault="009A1900" w:rsidP="00390F93"/>
        </w:tc>
        <w:tc>
          <w:tcPr>
            <w:tcW w:w="3401" w:type="dxa"/>
          </w:tcPr>
          <w:p w14:paraId="5355FE3D" w14:textId="77777777" w:rsidR="009A1900" w:rsidRPr="00AA699A" w:rsidRDefault="009A1900" w:rsidP="00390F93"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</w:p>
        </w:tc>
      </w:tr>
      <w:tr w:rsidR="009A1900" w:rsidRPr="00AA699A" w14:paraId="380DB6B9" w14:textId="77777777" w:rsidTr="00390F93">
        <w:tc>
          <w:tcPr>
            <w:tcW w:w="1129" w:type="dxa"/>
          </w:tcPr>
          <w:p w14:paraId="264C3D32" w14:textId="408800D5" w:rsidR="009A1900" w:rsidRPr="00AA699A" w:rsidRDefault="009A1900" w:rsidP="00390F93">
            <w:r w:rsidRPr="00AA699A">
              <w:t>0x00</w:t>
            </w:r>
            <w:r w:rsidRPr="00AA699A">
              <w:rPr>
                <w:rFonts w:hint="eastAsia"/>
              </w:rPr>
              <w:t>0</w:t>
            </w:r>
            <w:r w:rsidRPr="00AA699A">
              <w:t>2</w:t>
            </w:r>
          </w:p>
        </w:tc>
        <w:tc>
          <w:tcPr>
            <w:tcW w:w="3828" w:type="dxa"/>
          </w:tcPr>
          <w:p w14:paraId="55D468A6" w14:textId="77777777" w:rsidR="009A1900" w:rsidRPr="00AA699A" w:rsidRDefault="009A1900" w:rsidP="00390F93">
            <w:r w:rsidRPr="00AA699A">
              <w:rPr>
                <w:rFonts w:hint="eastAsia"/>
              </w:rPr>
              <w:t>Alarm information</w:t>
            </w:r>
            <w:r w:rsidRPr="00AA699A">
              <w:t>1</w:t>
            </w:r>
            <w:r w:rsidRPr="00AA699A">
              <w:rPr>
                <w:rFonts w:hint="eastAsia"/>
              </w:rPr>
              <w:t>告警信息</w:t>
            </w:r>
            <w:r w:rsidRPr="00AA699A"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50BF9F11" w14:textId="77777777" w:rsidR="009A1900" w:rsidRPr="00AA699A" w:rsidRDefault="009A1900" w:rsidP="00390F93"/>
        </w:tc>
        <w:tc>
          <w:tcPr>
            <w:tcW w:w="3401" w:type="dxa"/>
          </w:tcPr>
          <w:p w14:paraId="62462531" w14:textId="77777777" w:rsidR="009A1900" w:rsidRPr="00AA699A" w:rsidRDefault="009A1900" w:rsidP="00390F93"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</w:p>
        </w:tc>
      </w:tr>
      <w:tr w:rsidR="00646802" w:rsidRPr="00AA699A" w14:paraId="041DA21B" w14:textId="77777777" w:rsidTr="00646802">
        <w:tc>
          <w:tcPr>
            <w:tcW w:w="1129" w:type="dxa"/>
          </w:tcPr>
          <w:p w14:paraId="2CD1CEE6" w14:textId="001DEDB3" w:rsidR="00646802" w:rsidRPr="00AA699A" w:rsidRDefault="00646802" w:rsidP="00646802">
            <w:r w:rsidRPr="00AA699A">
              <w:t>0x00</w:t>
            </w:r>
            <w:r w:rsidRPr="00AA699A">
              <w:rPr>
                <w:rFonts w:hint="eastAsia"/>
              </w:rPr>
              <w:t>03</w:t>
            </w:r>
          </w:p>
        </w:tc>
        <w:tc>
          <w:tcPr>
            <w:tcW w:w="3828" w:type="dxa"/>
            <w:vAlign w:val="center"/>
          </w:tcPr>
          <w:p w14:paraId="07FB2AEB" w14:textId="71823919" w:rsidR="00646802" w:rsidRPr="00AA699A" w:rsidRDefault="00646802" w:rsidP="00646802">
            <w:r w:rsidRPr="00AA699A">
              <w:t>Alarm status 2</w:t>
            </w:r>
            <w:r w:rsidRPr="00AA699A">
              <w:rPr>
                <w:rFonts w:hint="eastAsia"/>
              </w:rPr>
              <w:t>告警信息</w:t>
            </w:r>
            <w:r w:rsidRPr="00AA699A">
              <w:t>2</w:t>
            </w:r>
          </w:p>
        </w:tc>
        <w:tc>
          <w:tcPr>
            <w:tcW w:w="992" w:type="dxa"/>
          </w:tcPr>
          <w:p w14:paraId="49AA3949" w14:textId="77777777" w:rsidR="00646802" w:rsidRPr="00AA699A" w:rsidRDefault="00646802" w:rsidP="00646802"/>
        </w:tc>
        <w:tc>
          <w:tcPr>
            <w:tcW w:w="3401" w:type="dxa"/>
          </w:tcPr>
          <w:p w14:paraId="22647D0A" w14:textId="2BD57A48" w:rsidR="00646802" w:rsidRPr="00AA699A" w:rsidRDefault="00646802" w:rsidP="00646802">
            <w:r w:rsidRPr="00AA699A">
              <w:t>See Appendix I-4</w:t>
            </w:r>
          </w:p>
        </w:tc>
      </w:tr>
      <w:tr w:rsidR="00646802" w:rsidRPr="00AA699A" w14:paraId="0725FACD" w14:textId="77777777" w:rsidTr="00DE2D9B">
        <w:tc>
          <w:tcPr>
            <w:tcW w:w="1129" w:type="dxa"/>
          </w:tcPr>
          <w:p w14:paraId="27815EA8" w14:textId="6AC6BA03" w:rsidR="00646802" w:rsidRPr="00AA699A" w:rsidRDefault="00646802" w:rsidP="00646802">
            <w:r w:rsidRPr="00AA699A">
              <w:t>0x00</w:t>
            </w:r>
            <w:r w:rsidRPr="00AA699A">
              <w:rPr>
                <w:rFonts w:hint="eastAsia"/>
              </w:rPr>
              <w:t>04</w:t>
            </w:r>
            <w:r w:rsidRPr="00AA699A">
              <w:t>~</w:t>
            </w:r>
          </w:p>
          <w:p w14:paraId="41DAA11F" w14:textId="64DAFB2D" w:rsidR="00646802" w:rsidRPr="00AA699A" w:rsidRDefault="00646802" w:rsidP="00646802">
            <w:r w:rsidRPr="00AA699A">
              <w:t>0x00</w:t>
            </w:r>
            <w:r w:rsidRPr="00AA699A">
              <w:rPr>
                <w:rFonts w:hint="eastAsia"/>
              </w:rPr>
              <w:t>05</w:t>
            </w:r>
          </w:p>
        </w:tc>
        <w:tc>
          <w:tcPr>
            <w:tcW w:w="3828" w:type="dxa"/>
          </w:tcPr>
          <w:p w14:paraId="454B7F26" w14:textId="77777777" w:rsidR="00646802" w:rsidRPr="00AA699A" w:rsidRDefault="00646802" w:rsidP="00E31C7D">
            <w:r w:rsidRPr="00AA699A">
              <w:t>Error code 1</w:t>
            </w:r>
          </w:p>
          <w:p w14:paraId="7B63F73A" w14:textId="7C59BC6D" w:rsidR="00646802" w:rsidRPr="00AA699A" w:rsidRDefault="00646802" w:rsidP="00646802">
            <w:r w:rsidRPr="00AA699A">
              <w:rPr>
                <w:rFonts w:hint="eastAsia"/>
              </w:rPr>
              <w:t>故障代码</w:t>
            </w:r>
            <w:r w:rsidRPr="00AA699A"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45106B86" w14:textId="77777777" w:rsidR="00646802" w:rsidRPr="00AA699A" w:rsidRDefault="00646802" w:rsidP="00646802"/>
        </w:tc>
        <w:tc>
          <w:tcPr>
            <w:tcW w:w="3401" w:type="dxa"/>
            <w:vAlign w:val="center"/>
          </w:tcPr>
          <w:p w14:paraId="199EA9D2" w14:textId="77777777" w:rsidR="00646802" w:rsidRPr="00AA699A" w:rsidRDefault="00646802" w:rsidP="00E31C7D">
            <w:r w:rsidRPr="00AA699A">
              <w:rPr>
                <w:rFonts w:hint="eastAsia"/>
              </w:rPr>
              <w:t>0</w:t>
            </w:r>
            <w:r w:rsidRPr="00AA699A">
              <w:t>: Null; other: code number</w:t>
            </w:r>
          </w:p>
          <w:p w14:paraId="76E59974" w14:textId="77777777" w:rsidR="00646802" w:rsidRPr="00AA699A" w:rsidRDefault="00646802" w:rsidP="00E31C7D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表示无故障，非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表示有故障</w:t>
            </w:r>
          </w:p>
          <w:p w14:paraId="21F9CC79" w14:textId="613CF1DF" w:rsidR="00646802" w:rsidRPr="00AA699A" w:rsidRDefault="00646802" w:rsidP="00646802">
            <w:r w:rsidRPr="00AA699A">
              <w:rPr>
                <w:rFonts w:hint="eastAsia"/>
              </w:rPr>
              <w:t>详细见</w:t>
            </w:r>
            <w:r w:rsidRPr="00AA699A">
              <w:rPr>
                <w:rFonts w:hint="eastAsia"/>
              </w:rPr>
              <w:t>Appendix</w:t>
            </w:r>
            <w:r w:rsidRPr="00AA699A">
              <w:t xml:space="preserve"> </w:t>
            </w:r>
            <w:r w:rsidRPr="00AA699A">
              <w:rPr>
                <w:rFonts w:hint="eastAsia"/>
              </w:rPr>
              <w:t>I</w:t>
            </w:r>
            <w:r w:rsidRPr="00AA699A">
              <w:t>V</w:t>
            </w:r>
          </w:p>
        </w:tc>
      </w:tr>
      <w:tr w:rsidR="00646802" w:rsidRPr="00AA699A" w14:paraId="514AF00D" w14:textId="77777777" w:rsidTr="00390F93">
        <w:tc>
          <w:tcPr>
            <w:tcW w:w="1129" w:type="dxa"/>
          </w:tcPr>
          <w:p w14:paraId="7A17E63A" w14:textId="4B6ADEF3" w:rsidR="00646802" w:rsidRPr="00AA699A" w:rsidRDefault="00646802" w:rsidP="00646802">
            <w:r w:rsidRPr="00AA699A">
              <w:rPr>
                <w:rFonts w:hint="eastAsia"/>
              </w:rPr>
              <w:t>0x0006~</w:t>
            </w:r>
          </w:p>
          <w:p w14:paraId="0BF24B5B" w14:textId="4BA821B7" w:rsidR="00646802" w:rsidRPr="00AA699A" w:rsidRDefault="00646802" w:rsidP="00646802">
            <w:r w:rsidRPr="00AA699A">
              <w:rPr>
                <w:rFonts w:hint="eastAsia"/>
              </w:rPr>
              <w:t>0x0007</w:t>
            </w:r>
          </w:p>
        </w:tc>
        <w:tc>
          <w:tcPr>
            <w:tcW w:w="3828" w:type="dxa"/>
          </w:tcPr>
          <w:p w14:paraId="46ECC573" w14:textId="77777777" w:rsidR="00646802" w:rsidRPr="00AA699A" w:rsidRDefault="00646802" w:rsidP="00E31C7D">
            <w:r w:rsidRPr="00AA699A">
              <w:t>Error code 2</w:t>
            </w:r>
          </w:p>
          <w:p w14:paraId="694189FE" w14:textId="045F9BC2" w:rsidR="00646802" w:rsidRPr="00AA699A" w:rsidRDefault="00646802" w:rsidP="00646802">
            <w:r w:rsidRPr="00AA699A">
              <w:t>故障代码</w:t>
            </w:r>
            <w:r w:rsidRPr="00AA699A"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1257CE5C" w14:textId="77777777" w:rsidR="00646802" w:rsidRPr="00AA699A" w:rsidRDefault="00646802" w:rsidP="00646802"/>
        </w:tc>
        <w:tc>
          <w:tcPr>
            <w:tcW w:w="3401" w:type="dxa"/>
          </w:tcPr>
          <w:p w14:paraId="62E716D3" w14:textId="77777777" w:rsidR="00646802" w:rsidRPr="00AA699A" w:rsidRDefault="00646802" w:rsidP="00E31C7D">
            <w:r w:rsidRPr="00AA699A">
              <w:rPr>
                <w:rFonts w:hint="eastAsia"/>
              </w:rPr>
              <w:t>0</w:t>
            </w:r>
            <w:r w:rsidRPr="00AA699A">
              <w:t>: Null; other: code number</w:t>
            </w:r>
          </w:p>
          <w:p w14:paraId="4D946747" w14:textId="56638314" w:rsidR="00646802" w:rsidRPr="00AA699A" w:rsidRDefault="00646802" w:rsidP="00646802"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表示无故障，非</w:t>
            </w:r>
            <w:r w:rsidRPr="00AA699A">
              <w:rPr>
                <w:rFonts w:hint="eastAsia"/>
              </w:rPr>
              <w:t>0</w:t>
            </w:r>
            <w:r w:rsidRPr="00AA699A">
              <w:rPr>
                <w:rFonts w:hint="eastAsia"/>
              </w:rPr>
              <w:t>表示有故障</w:t>
            </w:r>
          </w:p>
        </w:tc>
      </w:tr>
      <w:tr w:rsidR="00646802" w:rsidRPr="00AA699A" w14:paraId="41A9CDF9" w14:textId="77777777" w:rsidTr="00390F93">
        <w:tc>
          <w:tcPr>
            <w:tcW w:w="1129" w:type="dxa"/>
          </w:tcPr>
          <w:p w14:paraId="01279C98" w14:textId="07453596" w:rsidR="00646802" w:rsidRPr="00AA699A" w:rsidRDefault="00646802" w:rsidP="00646802">
            <w:r w:rsidRPr="00AA699A">
              <w:rPr>
                <w:rFonts w:hint="eastAsia"/>
              </w:rPr>
              <w:t>0x0008</w:t>
            </w:r>
          </w:p>
        </w:tc>
        <w:tc>
          <w:tcPr>
            <w:tcW w:w="3828" w:type="dxa"/>
          </w:tcPr>
          <w:p w14:paraId="67AF2E56" w14:textId="77777777" w:rsidR="00646802" w:rsidRPr="00AA699A" w:rsidRDefault="00646802" w:rsidP="00646802">
            <w:r w:rsidRPr="00AA699A">
              <w:rPr>
                <w:rFonts w:hint="eastAsia"/>
              </w:rPr>
              <w:t xml:space="preserve">Total Voltage </w:t>
            </w:r>
            <w:r w:rsidRPr="00AA699A">
              <w:rPr>
                <w:rFonts w:hint="eastAsia"/>
              </w:rPr>
              <w:t>总电压</w:t>
            </w:r>
          </w:p>
        </w:tc>
        <w:tc>
          <w:tcPr>
            <w:tcW w:w="992" w:type="dxa"/>
          </w:tcPr>
          <w:p w14:paraId="46917F25" w14:textId="77777777" w:rsidR="00646802" w:rsidRPr="00AA699A" w:rsidRDefault="00646802" w:rsidP="00646802">
            <w:r w:rsidRPr="00AA699A">
              <w:rPr>
                <w:rFonts w:hint="eastAsia"/>
              </w:rPr>
              <w:t>0.1V</w:t>
            </w:r>
          </w:p>
        </w:tc>
        <w:tc>
          <w:tcPr>
            <w:tcW w:w="3401" w:type="dxa"/>
          </w:tcPr>
          <w:p w14:paraId="56C794F1" w14:textId="77777777" w:rsidR="00646802" w:rsidRPr="00AA699A" w:rsidRDefault="00646802" w:rsidP="00646802"/>
        </w:tc>
      </w:tr>
      <w:tr w:rsidR="00646802" w:rsidRPr="00AA699A" w14:paraId="3A30540D" w14:textId="77777777" w:rsidTr="009A1900">
        <w:tc>
          <w:tcPr>
            <w:tcW w:w="1129" w:type="dxa"/>
          </w:tcPr>
          <w:p w14:paraId="1E85322F" w14:textId="052566F4" w:rsidR="00646802" w:rsidRPr="00AA699A" w:rsidRDefault="00646802" w:rsidP="00646802">
            <w:r w:rsidRPr="00AA699A">
              <w:rPr>
                <w:rFonts w:hint="eastAsia"/>
              </w:rPr>
              <w:t>0x0009</w:t>
            </w:r>
            <w:r w:rsidRPr="00AA699A">
              <w:t>-</w:t>
            </w:r>
          </w:p>
          <w:p w14:paraId="76E2EC38" w14:textId="06EB5F9B" w:rsidR="00646802" w:rsidRPr="00AA699A" w:rsidRDefault="00646802" w:rsidP="00646802">
            <w:r w:rsidRPr="00AA699A">
              <w:t>0x0</w:t>
            </w:r>
            <w:r w:rsidRPr="00AA699A">
              <w:rPr>
                <w:rFonts w:hint="eastAsia"/>
              </w:rPr>
              <w:t>0</w:t>
            </w:r>
            <w:r w:rsidRPr="00AA699A">
              <w:t>0</w:t>
            </w:r>
            <w:r w:rsidRPr="00AA699A">
              <w:rPr>
                <w:rFonts w:hint="eastAsia"/>
              </w:rPr>
              <w:t>A</w:t>
            </w:r>
          </w:p>
        </w:tc>
        <w:tc>
          <w:tcPr>
            <w:tcW w:w="3828" w:type="dxa"/>
          </w:tcPr>
          <w:p w14:paraId="7A8D148E" w14:textId="77777777" w:rsidR="00646802" w:rsidRPr="00AA699A" w:rsidRDefault="00646802" w:rsidP="00646802">
            <w:r w:rsidRPr="00AA699A">
              <w:rPr>
                <w:rFonts w:hint="eastAsia"/>
              </w:rPr>
              <w:t xml:space="preserve">Current </w:t>
            </w:r>
            <w:r w:rsidRPr="00AA699A">
              <w:rPr>
                <w:rFonts w:hint="eastAsia"/>
              </w:rPr>
              <w:t>电流</w:t>
            </w:r>
          </w:p>
        </w:tc>
        <w:tc>
          <w:tcPr>
            <w:tcW w:w="992" w:type="dxa"/>
          </w:tcPr>
          <w:p w14:paraId="115A814D" w14:textId="77777777" w:rsidR="00646802" w:rsidRPr="00AA699A" w:rsidRDefault="00646802" w:rsidP="00646802">
            <w:r w:rsidRPr="00AA699A">
              <w:rPr>
                <w:rFonts w:hint="eastAsia"/>
              </w:rPr>
              <w:t>0.01A</w:t>
            </w:r>
          </w:p>
        </w:tc>
        <w:tc>
          <w:tcPr>
            <w:tcW w:w="3401" w:type="dxa"/>
          </w:tcPr>
          <w:p w14:paraId="581F283C" w14:textId="77777777" w:rsidR="00646802" w:rsidRPr="00AA699A" w:rsidRDefault="00646802" w:rsidP="00646802">
            <w:r w:rsidRPr="00AA699A">
              <w:rPr>
                <w:rFonts w:hint="eastAsia"/>
              </w:rPr>
              <w:t>If it is negative, uses complement to show it. 4 bytes.</w:t>
            </w:r>
          </w:p>
          <w:p w14:paraId="3E5767A7" w14:textId="77777777" w:rsidR="00646802" w:rsidRPr="00AA699A" w:rsidRDefault="00646802" w:rsidP="00646802">
            <w:r w:rsidRPr="00AA699A">
              <w:rPr>
                <w:rFonts w:hint="eastAsia"/>
              </w:rPr>
              <w:t>为负数时，用补码表示，共</w:t>
            </w:r>
            <w:r w:rsidRPr="00AA699A">
              <w:rPr>
                <w:rFonts w:hint="eastAsia"/>
              </w:rPr>
              <w:t>4</w:t>
            </w:r>
            <w:r w:rsidRPr="00AA699A">
              <w:rPr>
                <w:rFonts w:hint="eastAsia"/>
              </w:rPr>
              <w:t>个字节</w:t>
            </w:r>
          </w:p>
        </w:tc>
      </w:tr>
      <w:tr w:rsidR="00646802" w:rsidRPr="00AA699A" w14:paraId="33B18995" w14:textId="77777777" w:rsidTr="009A1900">
        <w:tc>
          <w:tcPr>
            <w:tcW w:w="1129" w:type="dxa"/>
          </w:tcPr>
          <w:p w14:paraId="6B153D27" w14:textId="0EBF834C" w:rsidR="00646802" w:rsidRPr="00AA699A" w:rsidRDefault="00646802" w:rsidP="00646802">
            <w:r w:rsidRPr="00AA699A">
              <w:t>0x</w:t>
            </w:r>
            <w:r w:rsidRPr="00AA699A">
              <w:rPr>
                <w:rFonts w:hint="eastAsia"/>
              </w:rPr>
              <w:t>000B</w:t>
            </w:r>
          </w:p>
        </w:tc>
        <w:tc>
          <w:tcPr>
            <w:tcW w:w="3828" w:type="dxa"/>
          </w:tcPr>
          <w:p w14:paraId="28D7F77B" w14:textId="77777777" w:rsidR="00646802" w:rsidRPr="00AA699A" w:rsidRDefault="00646802" w:rsidP="00646802">
            <w:r w:rsidRPr="00AA699A">
              <w:rPr>
                <w:rFonts w:hint="eastAsia"/>
              </w:rPr>
              <w:t xml:space="preserve">Temperature </w:t>
            </w:r>
            <w:r w:rsidRPr="00AA699A">
              <w:rPr>
                <w:rFonts w:hint="eastAsia"/>
              </w:rPr>
              <w:t>温度</w:t>
            </w:r>
          </w:p>
        </w:tc>
        <w:tc>
          <w:tcPr>
            <w:tcW w:w="992" w:type="dxa"/>
          </w:tcPr>
          <w:p w14:paraId="003DFC55" w14:textId="77777777" w:rsidR="00646802" w:rsidRPr="00AA699A" w:rsidRDefault="00646802" w:rsidP="00646802">
            <w:r w:rsidRPr="00AA699A">
              <w:rPr>
                <w:rFonts w:hint="eastAsia"/>
              </w:rPr>
              <w:t xml:space="preserve">0.1 </w:t>
            </w:r>
            <w:r w:rsidRPr="00AA699A">
              <w:t xml:space="preserve"> ̊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3401" w:type="dxa"/>
          </w:tcPr>
          <w:p w14:paraId="650609C4" w14:textId="77777777" w:rsidR="00646802" w:rsidRPr="00AA699A" w:rsidRDefault="00646802" w:rsidP="00646802">
            <w:r w:rsidRPr="00AA699A">
              <w:t>If it is negative, uses complement to show it.</w:t>
            </w:r>
            <w:r w:rsidRPr="00AA699A">
              <w:rPr>
                <w:rFonts w:hint="eastAsia"/>
              </w:rPr>
              <w:t xml:space="preserve">  </w:t>
            </w:r>
            <w:r w:rsidRPr="00AA699A">
              <w:rPr>
                <w:rFonts w:hint="eastAsia"/>
              </w:rPr>
              <w:t>为负数时，用补码表示</w:t>
            </w:r>
          </w:p>
        </w:tc>
      </w:tr>
      <w:tr w:rsidR="00646802" w:rsidRPr="00AA699A" w14:paraId="0DDD7FA1" w14:textId="77777777" w:rsidTr="009A1900">
        <w:tc>
          <w:tcPr>
            <w:tcW w:w="1129" w:type="dxa"/>
          </w:tcPr>
          <w:p w14:paraId="3CF7F823" w14:textId="641CA0BF" w:rsidR="00646802" w:rsidRPr="00AA699A" w:rsidRDefault="00646802" w:rsidP="00646802">
            <w:r w:rsidRPr="00AA699A">
              <w:rPr>
                <w:rFonts w:hint="eastAsia"/>
              </w:rPr>
              <w:t>0</w:t>
            </w:r>
            <w:r w:rsidRPr="00AA699A">
              <w:t>x0</w:t>
            </w:r>
            <w:r w:rsidRPr="00AA699A">
              <w:rPr>
                <w:rFonts w:hint="eastAsia"/>
              </w:rPr>
              <w:t>0</w:t>
            </w:r>
            <w:r w:rsidRPr="00AA699A">
              <w:t>0</w:t>
            </w:r>
            <w:r w:rsidRPr="00AA699A">
              <w:rPr>
                <w:rFonts w:hint="eastAsia"/>
              </w:rPr>
              <w:t>C</w:t>
            </w:r>
          </w:p>
        </w:tc>
        <w:tc>
          <w:tcPr>
            <w:tcW w:w="3828" w:type="dxa"/>
          </w:tcPr>
          <w:p w14:paraId="0FF73CD8" w14:textId="77777777" w:rsidR="00646802" w:rsidRPr="00AA699A" w:rsidRDefault="00646802" w:rsidP="00E31C7D">
            <w:r w:rsidRPr="00AA699A">
              <w:t>SOC</w:t>
            </w:r>
          </w:p>
        </w:tc>
        <w:tc>
          <w:tcPr>
            <w:tcW w:w="992" w:type="dxa"/>
          </w:tcPr>
          <w:p w14:paraId="1AE5F40D" w14:textId="77777777" w:rsidR="00646802" w:rsidRPr="00AA699A" w:rsidRDefault="00646802" w:rsidP="00E31C7D">
            <w:r w:rsidRPr="00AA699A">
              <w:rPr>
                <w:rFonts w:hint="eastAsia"/>
              </w:rPr>
              <w:t>1</w:t>
            </w:r>
            <w:r w:rsidRPr="00AA699A">
              <w:t>%</w:t>
            </w:r>
          </w:p>
        </w:tc>
        <w:tc>
          <w:tcPr>
            <w:tcW w:w="3401" w:type="dxa"/>
          </w:tcPr>
          <w:p w14:paraId="02D05870" w14:textId="77777777" w:rsidR="00646802" w:rsidRPr="00AA699A" w:rsidRDefault="00646802" w:rsidP="00E31C7D"/>
        </w:tc>
      </w:tr>
      <w:tr w:rsidR="00646802" w:rsidRPr="00AA699A" w14:paraId="4029F8F4" w14:textId="77777777" w:rsidTr="009A1900">
        <w:tc>
          <w:tcPr>
            <w:tcW w:w="1129" w:type="dxa"/>
          </w:tcPr>
          <w:p w14:paraId="1561ACB5" w14:textId="394FAAAF" w:rsidR="00646802" w:rsidRPr="00AA699A" w:rsidRDefault="00646802" w:rsidP="00646802">
            <w:r w:rsidRPr="00AA699A">
              <w:rPr>
                <w:rFonts w:hint="eastAsia"/>
              </w:rPr>
              <w:t>0</w:t>
            </w:r>
            <w:r w:rsidRPr="00AA699A">
              <w:t>x00</w:t>
            </w:r>
            <w:r w:rsidRPr="00AA699A">
              <w:rPr>
                <w:rFonts w:hint="eastAsia"/>
              </w:rPr>
              <w:t>0D</w:t>
            </w:r>
          </w:p>
        </w:tc>
        <w:tc>
          <w:tcPr>
            <w:tcW w:w="3828" w:type="dxa"/>
          </w:tcPr>
          <w:p w14:paraId="5F2B6A47" w14:textId="77777777" w:rsidR="00646802" w:rsidRPr="00AA699A" w:rsidRDefault="00646802" w:rsidP="00E31C7D">
            <w:r w:rsidRPr="00AA699A">
              <w:rPr>
                <w:rFonts w:hint="eastAsia"/>
              </w:rPr>
              <w:t>主控</w:t>
            </w:r>
            <w:r w:rsidRPr="00AA699A">
              <w:rPr>
                <w:rFonts w:hint="eastAsia"/>
              </w:rPr>
              <w:t>B+</w:t>
            </w:r>
            <w:r w:rsidRPr="00AA699A">
              <w:rPr>
                <w:rFonts w:hint="eastAsia"/>
              </w:rPr>
              <w:t>端子温度</w:t>
            </w:r>
          </w:p>
        </w:tc>
        <w:tc>
          <w:tcPr>
            <w:tcW w:w="992" w:type="dxa"/>
          </w:tcPr>
          <w:p w14:paraId="1F990D6C" w14:textId="77777777" w:rsidR="00646802" w:rsidRPr="00AA699A" w:rsidRDefault="00646802" w:rsidP="00E31C7D">
            <w:r w:rsidRPr="00AA699A">
              <w:rPr>
                <w:rFonts w:hint="eastAsia"/>
              </w:rPr>
              <w:t>0</w:t>
            </w:r>
            <w:r w:rsidRPr="00AA699A">
              <w:t>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4DA4A3BA" w14:textId="77777777" w:rsidR="00646802" w:rsidRPr="00AA699A" w:rsidRDefault="00646802" w:rsidP="00E31C7D"/>
        </w:tc>
      </w:tr>
      <w:tr w:rsidR="00646802" w:rsidRPr="00AA699A" w14:paraId="5EA46D8B" w14:textId="77777777" w:rsidTr="009A1900">
        <w:tc>
          <w:tcPr>
            <w:tcW w:w="1129" w:type="dxa"/>
          </w:tcPr>
          <w:p w14:paraId="25406F13" w14:textId="4053D99C" w:rsidR="00646802" w:rsidRPr="00AA699A" w:rsidRDefault="00646802" w:rsidP="00646802">
            <w:r w:rsidRPr="00AA699A">
              <w:rPr>
                <w:rFonts w:hint="eastAsia"/>
              </w:rPr>
              <w:t>0</w:t>
            </w:r>
            <w:r w:rsidRPr="00AA699A">
              <w:t>x00</w:t>
            </w:r>
            <w:r w:rsidRPr="00AA699A">
              <w:rPr>
                <w:rFonts w:hint="eastAsia"/>
              </w:rPr>
              <w:t>0E</w:t>
            </w:r>
          </w:p>
        </w:tc>
        <w:tc>
          <w:tcPr>
            <w:tcW w:w="3828" w:type="dxa"/>
          </w:tcPr>
          <w:p w14:paraId="33F1FBDA" w14:textId="77777777" w:rsidR="00646802" w:rsidRPr="00AA699A" w:rsidRDefault="00646802" w:rsidP="00E31C7D">
            <w:r w:rsidRPr="00AA699A">
              <w:rPr>
                <w:rFonts w:hint="eastAsia"/>
              </w:rPr>
              <w:t>主控</w:t>
            </w:r>
            <w:r w:rsidRPr="00AA699A">
              <w:rPr>
                <w:rFonts w:hint="eastAsia"/>
              </w:rPr>
              <w:t>B-</w:t>
            </w:r>
            <w:r w:rsidRPr="00AA699A">
              <w:rPr>
                <w:rFonts w:hint="eastAsia"/>
              </w:rPr>
              <w:t>端子温度</w:t>
            </w:r>
          </w:p>
        </w:tc>
        <w:tc>
          <w:tcPr>
            <w:tcW w:w="992" w:type="dxa"/>
          </w:tcPr>
          <w:p w14:paraId="6557ACC4" w14:textId="77777777" w:rsidR="00646802" w:rsidRPr="00AA699A" w:rsidRDefault="00646802" w:rsidP="00E31C7D">
            <w:r w:rsidRPr="00AA699A">
              <w:rPr>
                <w:rFonts w:hint="eastAsia"/>
              </w:rPr>
              <w:t>0</w:t>
            </w:r>
            <w:r w:rsidRPr="00AA699A">
              <w:t>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6F8BBB7C" w14:textId="77777777" w:rsidR="00646802" w:rsidRPr="00AA699A" w:rsidRDefault="00646802" w:rsidP="00E31C7D"/>
        </w:tc>
      </w:tr>
      <w:tr w:rsidR="00646802" w:rsidRPr="00AA699A" w14:paraId="3F403F11" w14:textId="77777777" w:rsidTr="009A1900">
        <w:tc>
          <w:tcPr>
            <w:tcW w:w="1129" w:type="dxa"/>
          </w:tcPr>
          <w:p w14:paraId="650B641B" w14:textId="6BD00DEF" w:rsidR="00646802" w:rsidRPr="00AA699A" w:rsidRDefault="00646802" w:rsidP="00646802">
            <w:r w:rsidRPr="00AA699A">
              <w:rPr>
                <w:rFonts w:hint="eastAsia"/>
              </w:rPr>
              <w:t>0</w:t>
            </w:r>
            <w:r w:rsidRPr="00AA699A">
              <w:t>x00</w:t>
            </w:r>
            <w:r w:rsidRPr="00AA699A">
              <w:rPr>
                <w:rFonts w:hint="eastAsia"/>
              </w:rPr>
              <w:t>0F</w:t>
            </w:r>
          </w:p>
        </w:tc>
        <w:tc>
          <w:tcPr>
            <w:tcW w:w="3828" w:type="dxa"/>
          </w:tcPr>
          <w:p w14:paraId="010C4E42" w14:textId="77777777" w:rsidR="00646802" w:rsidRPr="00AA699A" w:rsidRDefault="00646802" w:rsidP="00E31C7D">
            <w:r w:rsidRPr="00AA699A">
              <w:rPr>
                <w:rFonts w:hint="eastAsia"/>
              </w:rPr>
              <w:t>主控</w:t>
            </w:r>
            <w:r w:rsidRPr="00AA699A">
              <w:rPr>
                <w:rFonts w:hint="eastAsia"/>
              </w:rPr>
              <w:t>D+</w:t>
            </w:r>
            <w:r w:rsidRPr="00AA699A">
              <w:rPr>
                <w:rFonts w:hint="eastAsia"/>
              </w:rPr>
              <w:t>端子温度</w:t>
            </w:r>
          </w:p>
        </w:tc>
        <w:tc>
          <w:tcPr>
            <w:tcW w:w="992" w:type="dxa"/>
          </w:tcPr>
          <w:p w14:paraId="5022E369" w14:textId="77777777" w:rsidR="00646802" w:rsidRPr="00AA699A" w:rsidRDefault="00646802" w:rsidP="00E31C7D">
            <w:r w:rsidRPr="00AA699A">
              <w:rPr>
                <w:rFonts w:hint="eastAsia"/>
              </w:rPr>
              <w:t>0</w:t>
            </w:r>
            <w:r w:rsidRPr="00AA699A">
              <w:t>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657B1E24" w14:textId="77777777" w:rsidR="00646802" w:rsidRPr="00AA699A" w:rsidRDefault="00646802" w:rsidP="00E31C7D"/>
        </w:tc>
      </w:tr>
      <w:tr w:rsidR="00646802" w:rsidRPr="00AA699A" w14:paraId="7CFDECE8" w14:textId="77777777" w:rsidTr="009A1900">
        <w:tc>
          <w:tcPr>
            <w:tcW w:w="1129" w:type="dxa"/>
          </w:tcPr>
          <w:p w14:paraId="1EC04FE9" w14:textId="2D9AC21A" w:rsidR="00646802" w:rsidRPr="00AA699A" w:rsidRDefault="00646802" w:rsidP="00646802">
            <w:r w:rsidRPr="00AA699A">
              <w:rPr>
                <w:rFonts w:hint="eastAsia"/>
              </w:rPr>
              <w:t>0</w:t>
            </w:r>
            <w:r w:rsidRPr="00AA699A">
              <w:t>x00</w:t>
            </w:r>
            <w:r w:rsidRPr="00AA699A">
              <w:rPr>
                <w:rFonts w:hint="eastAsia"/>
              </w:rPr>
              <w:t>10</w:t>
            </w:r>
          </w:p>
        </w:tc>
        <w:tc>
          <w:tcPr>
            <w:tcW w:w="3828" w:type="dxa"/>
          </w:tcPr>
          <w:p w14:paraId="52C6643A" w14:textId="77777777" w:rsidR="00646802" w:rsidRPr="00AA699A" w:rsidRDefault="00646802" w:rsidP="00E31C7D">
            <w:r w:rsidRPr="00AA699A">
              <w:rPr>
                <w:rFonts w:hint="eastAsia"/>
              </w:rPr>
              <w:t>主控</w:t>
            </w:r>
            <w:r w:rsidRPr="00AA699A">
              <w:rPr>
                <w:rFonts w:hint="eastAsia"/>
              </w:rPr>
              <w:t>D-</w:t>
            </w:r>
            <w:r w:rsidRPr="00AA699A">
              <w:rPr>
                <w:rFonts w:hint="eastAsia"/>
              </w:rPr>
              <w:t>端子温度</w:t>
            </w:r>
          </w:p>
        </w:tc>
        <w:tc>
          <w:tcPr>
            <w:tcW w:w="992" w:type="dxa"/>
          </w:tcPr>
          <w:p w14:paraId="1FFFE2F5" w14:textId="77777777" w:rsidR="00646802" w:rsidRPr="00AA699A" w:rsidRDefault="00646802" w:rsidP="00E31C7D">
            <w:r w:rsidRPr="00AA699A">
              <w:rPr>
                <w:rFonts w:hint="eastAsia"/>
              </w:rPr>
              <w:t>0</w:t>
            </w:r>
            <w:r w:rsidRPr="00AA699A">
              <w:t>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36B29B55" w14:textId="77777777" w:rsidR="00646802" w:rsidRPr="00AA699A" w:rsidRDefault="00646802" w:rsidP="00E31C7D"/>
        </w:tc>
      </w:tr>
      <w:tr w:rsidR="00646802" w:rsidRPr="00AA699A" w14:paraId="42A41F9B" w14:textId="77777777" w:rsidTr="00EF0686">
        <w:tc>
          <w:tcPr>
            <w:tcW w:w="1129" w:type="dxa"/>
          </w:tcPr>
          <w:p w14:paraId="7A2DAA10" w14:textId="25152CC6" w:rsidR="00646802" w:rsidRPr="00AA699A" w:rsidRDefault="00646802" w:rsidP="00646802">
            <w:r w:rsidRPr="00AA699A">
              <w:t>0x0</w:t>
            </w:r>
            <w:r w:rsidRPr="00AA699A">
              <w:rPr>
                <w:rFonts w:hint="eastAsia"/>
              </w:rPr>
              <w:t>011</w:t>
            </w:r>
          </w:p>
        </w:tc>
        <w:tc>
          <w:tcPr>
            <w:tcW w:w="3828" w:type="dxa"/>
          </w:tcPr>
          <w:p w14:paraId="44E22099" w14:textId="77777777" w:rsidR="00646802" w:rsidRPr="00AA699A" w:rsidRDefault="00646802" w:rsidP="00646802">
            <w:r w:rsidRPr="00AA699A">
              <w:rPr>
                <w:rFonts w:hint="eastAsia"/>
              </w:rPr>
              <w:t>电芯</w:t>
            </w:r>
            <w:r w:rsidRPr="00AA699A">
              <w:t>NTC</w:t>
            </w:r>
            <w:r w:rsidRPr="00AA699A">
              <w:rPr>
                <w:rFonts w:hint="eastAsia"/>
              </w:rPr>
              <w:t>温度数量</w:t>
            </w:r>
          </w:p>
        </w:tc>
        <w:tc>
          <w:tcPr>
            <w:tcW w:w="992" w:type="dxa"/>
          </w:tcPr>
          <w:p w14:paraId="32095FEE" w14:textId="77777777" w:rsidR="00646802" w:rsidRPr="00AA699A" w:rsidRDefault="00646802" w:rsidP="00646802"/>
        </w:tc>
        <w:tc>
          <w:tcPr>
            <w:tcW w:w="3401" w:type="dxa"/>
          </w:tcPr>
          <w:p w14:paraId="2CB1F8D7" w14:textId="77777777" w:rsidR="00646802" w:rsidRPr="00AA699A" w:rsidRDefault="00646802" w:rsidP="00646802"/>
        </w:tc>
      </w:tr>
      <w:tr w:rsidR="00646802" w:rsidRPr="00AA699A" w14:paraId="0B8630B3" w14:textId="77777777" w:rsidTr="00EF0686">
        <w:tc>
          <w:tcPr>
            <w:tcW w:w="1129" w:type="dxa"/>
          </w:tcPr>
          <w:p w14:paraId="2D5D4C6F" w14:textId="59515873" w:rsidR="00646802" w:rsidRPr="00AA699A" w:rsidRDefault="00646802" w:rsidP="00646802">
            <w:r w:rsidRPr="00AA699A">
              <w:t>0x0</w:t>
            </w:r>
            <w:r w:rsidRPr="00AA699A">
              <w:rPr>
                <w:rFonts w:hint="eastAsia"/>
              </w:rPr>
              <w:t>012</w:t>
            </w:r>
            <w:r w:rsidRPr="00AA699A">
              <w:t>~0x</w:t>
            </w:r>
            <w:r w:rsidRPr="00AA699A">
              <w:rPr>
                <w:rFonts w:hint="eastAsia"/>
              </w:rPr>
              <w:t>00D9</w:t>
            </w:r>
          </w:p>
        </w:tc>
        <w:tc>
          <w:tcPr>
            <w:tcW w:w="3828" w:type="dxa"/>
          </w:tcPr>
          <w:p w14:paraId="6F4A10F8" w14:textId="3FE2D161" w:rsidR="00646802" w:rsidRPr="00AA699A" w:rsidRDefault="00646802" w:rsidP="00646802">
            <w:r w:rsidRPr="00AA699A">
              <w:rPr>
                <w:rFonts w:hint="eastAsia"/>
              </w:rPr>
              <w:t>电芯</w:t>
            </w:r>
            <w:r w:rsidRPr="00AA699A">
              <w:t>NTC</w:t>
            </w:r>
            <w:r w:rsidRPr="00AA699A">
              <w:rPr>
                <w:rFonts w:hint="eastAsia"/>
              </w:rPr>
              <w:t>温度值</w:t>
            </w:r>
            <w:r w:rsidRPr="00AA699A">
              <w:t>000~199</w:t>
            </w:r>
          </w:p>
        </w:tc>
        <w:tc>
          <w:tcPr>
            <w:tcW w:w="992" w:type="dxa"/>
          </w:tcPr>
          <w:p w14:paraId="0779E159" w14:textId="5304A09F" w:rsidR="00646802" w:rsidRPr="00AA699A" w:rsidRDefault="00646802" w:rsidP="00646802">
            <w:r w:rsidRPr="00AA699A">
              <w:rPr>
                <w:rFonts w:hint="eastAsia"/>
              </w:rPr>
              <w:t>0</w:t>
            </w:r>
            <w:r w:rsidRPr="00AA699A">
              <w:t>.1</w:t>
            </w:r>
            <w:r w:rsidRPr="00AA699A">
              <w:rPr>
                <w:rFonts w:hint="eastAsia"/>
              </w:rPr>
              <w:t>℃</w:t>
            </w:r>
          </w:p>
        </w:tc>
        <w:tc>
          <w:tcPr>
            <w:tcW w:w="3401" w:type="dxa"/>
          </w:tcPr>
          <w:p w14:paraId="69C6D27F" w14:textId="77777777" w:rsidR="00646802" w:rsidRPr="00AA699A" w:rsidRDefault="00646802" w:rsidP="00646802">
            <w:r w:rsidRPr="00AA699A">
              <w:rPr>
                <w:rFonts w:hint="eastAsia"/>
              </w:rPr>
              <w:t>最多</w:t>
            </w:r>
            <w:r w:rsidRPr="00AA699A">
              <w:t>200</w:t>
            </w:r>
            <w:r w:rsidRPr="00AA699A">
              <w:rPr>
                <w:rFonts w:hint="eastAsia"/>
              </w:rPr>
              <w:t>个电芯</w:t>
            </w:r>
            <w:r w:rsidRPr="00AA699A">
              <w:t>NTC</w:t>
            </w:r>
            <w:r w:rsidRPr="00AA699A">
              <w:rPr>
                <w:rFonts w:hint="eastAsia"/>
              </w:rPr>
              <w:t>温度值</w:t>
            </w:r>
          </w:p>
        </w:tc>
      </w:tr>
      <w:tr w:rsidR="00646802" w:rsidRPr="00AA699A" w14:paraId="7FCACA70" w14:textId="77777777" w:rsidTr="00DE2D9B">
        <w:tc>
          <w:tcPr>
            <w:tcW w:w="1129" w:type="dxa"/>
            <w:vAlign w:val="center"/>
          </w:tcPr>
          <w:p w14:paraId="06A59802" w14:textId="20BB102B" w:rsidR="00646802" w:rsidRPr="00AA699A" w:rsidRDefault="00646802" w:rsidP="00646802">
            <w:r w:rsidRPr="00AA699A">
              <w:rPr>
                <w:rFonts w:hint="eastAsia"/>
              </w:rPr>
              <w:t>0x00DA</w:t>
            </w:r>
          </w:p>
        </w:tc>
        <w:tc>
          <w:tcPr>
            <w:tcW w:w="3828" w:type="dxa"/>
          </w:tcPr>
          <w:p w14:paraId="316E4F6F" w14:textId="77777777" w:rsidR="00646802" w:rsidRPr="00AA699A" w:rsidRDefault="00646802" w:rsidP="00646802">
            <w:r w:rsidRPr="00AA699A">
              <w:t>Cell number in series</w:t>
            </w:r>
          </w:p>
          <w:p w14:paraId="19C5289F" w14:textId="6FEA32AF" w:rsidR="00646802" w:rsidRPr="00AA699A" w:rsidRDefault="00646802" w:rsidP="00646802">
            <w:r w:rsidRPr="00AA699A">
              <w:t>电池组单体串联数</w:t>
            </w:r>
          </w:p>
        </w:tc>
        <w:tc>
          <w:tcPr>
            <w:tcW w:w="992" w:type="dxa"/>
          </w:tcPr>
          <w:p w14:paraId="3BB40F76" w14:textId="77777777" w:rsidR="00646802" w:rsidRPr="00AA699A" w:rsidRDefault="00646802" w:rsidP="00646802"/>
        </w:tc>
        <w:tc>
          <w:tcPr>
            <w:tcW w:w="3401" w:type="dxa"/>
            <w:vAlign w:val="center"/>
          </w:tcPr>
          <w:p w14:paraId="05C20873" w14:textId="77777777" w:rsidR="00646802" w:rsidRPr="00AA699A" w:rsidRDefault="00646802" w:rsidP="00646802"/>
        </w:tc>
      </w:tr>
      <w:tr w:rsidR="00646802" w:rsidRPr="00AA699A" w14:paraId="679C3D8C" w14:textId="77777777" w:rsidTr="00726D03">
        <w:tc>
          <w:tcPr>
            <w:tcW w:w="1129" w:type="dxa"/>
          </w:tcPr>
          <w:p w14:paraId="431F31EE" w14:textId="4367F3AC" w:rsidR="00646802" w:rsidRPr="00AA699A" w:rsidRDefault="00646802" w:rsidP="00646802">
            <w:r w:rsidRPr="00AA699A">
              <w:rPr>
                <w:rFonts w:hint="eastAsia"/>
              </w:rPr>
              <w:lastRenderedPageBreak/>
              <w:t>0x00DB~</w:t>
            </w:r>
          </w:p>
          <w:p w14:paraId="1ECB43F7" w14:textId="05FBF437" w:rsidR="00646802" w:rsidRPr="00AA699A" w:rsidRDefault="00646802" w:rsidP="00646802">
            <w:r w:rsidRPr="00AA699A">
              <w:rPr>
                <w:rFonts w:hint="eastAsia"/>
              </w:rPr>
              <w:t>0x029C</w:t>
            </w:r>
          </w:p>
        </w:tc>
        <w:tc>
          <w:tcPr>
            <w:tcW w:w="3828" w:type="dxa"/>
          </w:tcPr>
          <w:p w14:paraId="76FB1FA9" w14:textId="77777777" w:rsidR="00646802" w:rsidRPr="00AA699A" w:rsidRDefault="00646802" w:rsidP="00646802">
            <w:r w:rsidRPr="00AA699A">
              <w:t>Voltage of cell number 000~449</w:t>
            </w:r>
          </w:p>
          <w:p w14:paraId="1AFA9ACC" w14:textId="77777777" w:rsidR="00646802" w:rsidRPr="00AA699A" w:rsidRDefault="00646802" w:rsidP="00646802">
            <w:r w:rsidRPr="00AA699A">
              <w:rPr>
                <w:rFonts w:hint="eastAsia"/>
              </w:rPr>
              <w:t>单芯</w:t>
            </w:r>
            <w:r w:rsidRPr="00AA699A">
              <w:rPr>
                <w:rFonts w:hint="eastAsia"/>
              </w:rPr>
              <w:t xml:space="preserve"> 000~</w:t>
            </w:r>
            <w:r w:rsidRPr="00AA699A">
              <w:t>4</w:t>
            </w:r>
            <w:r w:rsidRPr="00AA699A">
              <w:rPr>
                <w:rFonts w:hint="eastAsia"/>
              </w:rPr>
              <w:t>4</w:t>
            </w:r>
            <w:r w:rsidRPr="00AA699A">
              <w:t>9</w:t>
            </w:r>
            <w:r w:rsidRPr="00AA699A">
              <w:rPr>
                <w:rFonts w:hint="eastAsia"/>
              </w:rPr>
              <w:t>电压值</w:t>
            </w:r>
          </w:p>
        </w:tc>
        <w:tc>
          <w:tcPr>
            <w:tcW w:w="992" w:type="dxa"/>
          </w:tcPr>
          <w:p w14:paraId="1B113617" w14:textId="77777777" w:rsidR="00646802" w:rsidRPr="00AA699A" w:rsidRDefault="00646802" w:rsidP="00646802">
            <w:r w:rsidRPr="00AA699A">
              <w:rPr>
                <w:rFonts w:hint="eastAsia"/>
              </w:rPr>
              <w:t>0.001V</w:t>
            </w:r>
          </w:p>
        </w:tc>
        <w:tc>
          <w:tcPr>
            <w:tcW w:w="3401" w:type="dxa"/>
          </w:tcPr>
          <w:p w14:paraId="7E54C9BF" w14:textId="77777777" w:rsidR="00646802" w:rsidRPr="00AA699A" w:rsidRDefault="00646802" w:rsidP="00646802">
            <w:r w:rsidRPr="00AA699A">
              <w:rPr>
                <w:rFonts w:hint="eastAsia"/>
              </w:rPr>
              <w:t>M</w:t>
            </w:r>
            <w:r w:rsidRPr="00AA699A">
              <w:t>ax 450 cells in series</w:t>
            </w:r>
          </w:p>
          <w:p w14:paraId="15CCA9D6" w14:textId="77777777" w:rsidR="00646802" w:rsidRPr="00AA699A" w:rsidRDefault="00646802" w:rsidP="00646802">
            <w:r w:rsidRPr="00AA699A">
              <w:t>最多</w:t>
            </w:r>
            <w:r w:rsidRPr="00AA699A">
              <w:t>4</w:t>
            </w:r>
            <w:r w:rsidRPr="00AA699A">
              <w:rPr>
                <w:rFonts w:hint="eastAsia"/>
              </w:rPr>
              <w:t>50</w:t>
            </w:r>
            <w:r w:rsidRPr="00AA699A">
              <w:rPr>
                <w:rFonts w:hint="eastAsia"/>
              </w:rPr>
              <w:t>个单芯电压</w:t>
            </w:r>
          </w:p>
        </w:tc>
      </w:tr>
      <w:tr w:rsidR="00837E5B" w:rsidRPr="00AA699A" w14:paraId="4E32D606" w14:textId="77777777" w:rsidTr="00726D03">
        <w:tc>
          <w:tcPr>
            <w:tcW w:w="1129" w:type="dxa"/>
          </w:tcPr>
          <w:p w14:paraId="2431AE49" w14:textId="1E9D568B" w:rsidR="00837E5B" w:rsidRPr="00AA699A" w:rsidRDefault="00837E5B" w:rsidP="00837E5B">
            <w:r w:rsidRPr="00AA699A">
              <w:t>0x</w:t>
            </w:r>
            <w:r w:rsidRPr="00AA699A">
              <w:rPr>
                <w:rFonts w:hint="eastAsia"/>
              </w:rPr>
              <w:t>029D</w:t>
            </w:r>
          </w:p>
        </w:tc>
        <w:tc>
          <w:tcPr>
            <w:tcW w:w="3828" w:type="dxa"/>
          </w:tcPr>
          <w:p w14:paraId="20F7E5FC" w14:textId="5EB86268" w:rsidR="00837E5B" w:rsidRPr="00AA699A" w:rsidRDefault="00837E5B" w:rsidP="00837E5B">
            <w:r w:rsidRPr="00AA699A">
              <w:rPr>
                <w:rFonts w:hint="eastAsia"/>
              </w:rPr>
              <w:t>自放电率</w:t>
            </w:r>
          </w:p>
        </w:tc>
        <w:tc>
          <w:tcPr>
            <w:tcW w:w="992" w:type="dxa"/>
          </w:tcPr>
          <w:p w14:paraId="613EC89D" w14:textId="62A4250B" w:rsidR="00837E5B" w:rsidRPr="00AA699A" w:rsidRDefault="00837E5B" w:rsidP="00837E5B">
            <w:r w:rsidRPr="00AA699A">
              <w:t>%</w:t>
            </w:r>
          </w:p>
        </w:tc>
        <w:tc>
          <w:tcPr>
            <w:tcW w:w="3401" w:type="dxa"/>
          </w:tcPr>
          <w:p w14:paraId="40A32798" w14:textId="4E2DFB1A" w:rsidR="00837E5B" w:rsidRPr="00AA699A" w:rsidRDefault="00837E5B" w:rsidP="00837E5B">
            <w:r w:rsidRPr="00AA699A">
              <w:rPr>
                <w:rFonts w:hint="eastAsia"/>
              </w:rPr>
              <w:t>云平台需求</w:t>
            </w:r>
          </w:p>
        </w:tc>
      </w:tr>
      <w:tr w:rsidR="00837E5B" w:rsidRPr="00AA699A" w14:paraId="71DE6A4C" w14:textId="77777777" w:rsidTr="00726D03">
        <w:tc>
          <w:tcPr>
            <w:tcW w:w="1129" w:type="dxa"/>
          </w:tcPr>
          <w:p w14:paraId="40EEE14E" w14:textId="2FC15569" w:rsidR="00837E5B" w:rsidRPr="00AA699A" w:rsidRDefault="00837E5B" w:rsidP="00837E5B">
            <w:r w:rsidRPr="00AA699A">
              <w:t>0x</w:t>
            </w:r>
            <w:r w:rsidRPr="00AA699A">
              <w:rPr>
                <w:rFonts w:hint="eastAsia"/>
              </w:rPr>
              <w:t>029E</w:t>
            </w:r>
          </w:p>
        </w:tc>
        <w:tc>
          <w:tcPr>
            <w:tcW w:w="3828" w:type="dxa"/>
          </w:tcPr>
          <w:p w14:paraId="2746424E" w14:textId="414FE8E5" w:rsidR="00837E5B" w:rsidRPr="00AA699A" w:rsidRDefault="00837E5B" w:rsidP="00837E5B">
            <w:r w:rsidRPr="00AA699A">
              <w:t>SOC</w:t>
            </w:r>
            <w:r w:rsidRPr="00AA699A">
              <w:rPr>
                <w:rFonts w:hint="eastAsia"/>
              </w:rPr>
              <w:t>真值</w:t>
            </w:r>
          </w:p>
        </w:tc>
        <w:tc>
          <w:tcPr>
            <w:tcW w:w="992" w:type="dxa"/>
          </w:tcPr>
          <w:p w14:paraId="4D6A836D" w14:textId="31A6816B" w:rsidR="00837E5B" w:rsidRPr="00AA699A" w:rsidRDefault="00837E5B" w:rsidP="00837E5B">
            <w:r w:rsidRPr="00AA699A">
              <w:t>%</w:t>
            </w:r>
          </w:p>
        </w:tc>
        <w:tc>
          <w:tcPr>
            <w:tcW w:w="3401" w:type="dxa"/>
          </w:tcPr>
          <w:p w14:paraId="0A40C551" w14:textId="5BBFB2BF" w:rsidR="00837E5B" w:rsidRPr="00AA699A" w:rsidRDefault="00837E5B" w:rsidP="00837E5B">
            <w:r w:rsidRPr="00AA699A">
              <w:rPr>
                <w:rFonts w:hint="eastAsia"/>
              </w:rPr>
              <w:t>云平台需求，如有</w:t>
            </w:r>
            <w:r w:rsidRPr="00AA699A">
              <w:t>SOX</w:t>
            </w:r>
            <w:r w:rsidRPr="00AA699A">
              <w:rPr>
                <w:rFonts w:hint="eastAsia"/>
              </w:rPr>
              <w:t>算法则上传</w:t>
            </w:r>
          </w:p>
        </w:tc>
      </w:tr>
      <w:tr w:rsidR="00837E5B" w:rsidRPr="00AA699A" w14:paraId="1A7C89C2" w14:textId="77777777" w:rsidTr="00726D03">
        <w:tc>
          <w:tcPr>
            <w:tcW w:w="1129" w:type="dxa"/>
          </w:tcPr>
          <w:p w14:paraId="3542ED26" w14:textId="1B9B8868" w:rsidR="00837E5B" w:rsidRPr="00AA699A" w:rsidRDefault="00837E5B" w:rsidP="00837E5B">
            <w:r w:rsidRPr="00AA699A">
              <w:t>0x</w:t>
            </w:r>
            <w:r w:rsidRPr="00AA699A">
              <w:rPr>
                <w:rFonts w:hint="eastAsia"/>
              </w:rPr>
              <w:t>029F</w:t>
            </w:r>
          </w:p>
        </w:tc>
        <w:tc>
          <w:tcPr>
            <w:tcW w:w="3828" w:type="dxa"/>
          </w:tcPr>
          <w:p w14:paraId="63909282" w14:textId="1FA84E67" w:rsidR="00837E5B" w:rsidRPr="00AA699A" w:rsidRDefault="00837E5B" w:rsidP="00837E5B">
            <w:r w:rsidRPr="00AA699A">
              <w:t>SOC</w:t>
            </w:r>
            <w:r w:rsidRPr="00AA699A">
              <w:rPr>
                <w:rFonts w:hint="eastAsia"/>
              </w:rPr>
              <w:t>修正位</w:t>
            </w:r>
          </w:p>
        </w:tc>
        <w:tc>
          <w:tcPr>
            <w:tcW w:w="992" w:type="dxa"/>
          </w:tcPr>
          <w:p w14:paraId="3C517EE9" w14:textId="77777777" w:rsidR="00837E5B" w:rsidRPr="00AA699A" w:rsidRDefault="00837E5B" w:rsidP="00837E5B"/>
        </w:tc>
        <w:tc>
          <w:tcPr>
            <w:tcW w:w="3401" w:type="dxa"/>
          </w:tcPr>
          <w:p w14:paraId="1D7E89E3" w14:textId="16D486FC" w:rsidR="00837E5B" w:rsidRPr="00AA699A" w:rsidRDefault="00837E5B" w:rsidP="00837E5B">
            <w:r w:rsidRPr="00AA699A">
              <w:rPr>
                <w:rFonts w:hint="eastAsia"/>
              </w:rPr>
              <w:t>云平台需求，如有</w:t>
            </w:r>
            <w:r w:rsidRPr="00AA699A">
              <w:t>SOX</w:t>
            </w:r>
            <w:r w:rsidRPr="00AA699A">
              <w:rPr>
                <w:rFonts w:hint="eastAsia"/>
              </w:rPr>
              <w:t>算法则上传</w:t>
            </w:r>
          </w:p>
        </w:tc>
      </w:tr>
      <w:tr w:rsidR="00837E5B" w:rsidRPr="00AA699A" w14:paraId="034811CF" w14:textId="77777777" w:rsidTr="00726D03">
        <w:tc>
          <w:tcPr>
            <w:tcW w:w="1129" w:type="dxa"/>
          </w:tcPr>
          <w:p w14:paraId="72DD994F" w14:textId="2B85E459" w:rsidR="00837E5B" w:rsidRPr="00AA699A" w:rsidRDefault="00837E5B" w:rsidP="00837E5B">
            <w:r w:rsidRPr="00AA699A">
              <w:t>0x</w:t>
            </w:r>
            <w:r w:rsidRPr="00AA699A">
              <w:rPr>
                <w:rFonts w:hint="eastAsia"/>
              </w:rPr>
              <w:t>02A0</w:t>
            </w:r>
          </w:p>
        </w:tc>
        <w:tc>
          <w:tcPr>
            <w:tcW w:w="3828" w:type="dxa"/>
          </w:tcPr>
          <w:p w14:paraId="3A4F53DA" w14:textId="6F2D2780" w:rsidR="00837E5B" w:rsidRPr="00AA699A" w:rsidRDefault="00837E5B" w:rsidP="00837E5B">
            <w:r w:rsidRPr="00AA699A">
              <w:rPr>
                <w:rFonts w:hint="eastAsia"/>
              </w:rPr>
              <w:t>卡尔曼开启标志位</w:t>
            </w:r>
          </w:p>
        </w:tc>
        <w:tc>
          <w:tcPr>
            <w:tcW w:w="992" w:type="dxa"/>
          </w:tcPr>
          <w:p w14:paraId="10509842" w14:textId="77777777" w:rsidR="00837E5B" w:rsidRPr="00AA699A" w:rsidRDefault="00837E5B" w:rsidP="00837E5B"/>
        </w:tc>
        <w:tc>
          <w:tcPr>
            <w:tcW w:w="3401" w:type="dxa"/>
          </w:tcPr>
          <w:p w14:paraId="7EEDC914" w14:textId="32515702" w:rsidR="00837E5B" w:rsidRPr="00AA699A" w:rsidRDefault="00837E5B" w:rsidP="00837E5B">
            <w:r w:rsidRPr="00AA699A">
              <w:rPr>
                <w:rFonts w:hint="eastAsia"/>
              </w:rPr>
              <w:t>云平台需求，如有</w:t>
            </w:r>
            <w:r w:rsidRPr="00AA699A">
              <w:t>SOX</w:t>
            </w:r>
            <w:r w:rsidRPr="00AA699A">
              <w:rPr>
                <w:rFonts w:hint="eastAsia"/>
              </w:rPr>
              <w:t>算法则上传</w:t>
            </w:r>
          </w:p>
        </w:tc>
      </w:tr>
      <w:tr w:rsidR="00837E5B" w:rsidRPr="00AA699A" w14:paraId="49BFF6C3" w14:textId="77777777" w:rsidTr="00726D03">
        <w:tc>
          <w:tcPr>
            <w:tcW w:w="1129" w:type="dxa"/>
          </w:tcPr>
          <w:p w14:paraId="646A6B22" w14:textId="578B6B9B" w:rsidR="00837E5B" w:rsidRPr="00AA699A" w:rsidRDefault="00837E5B" w:rsidP="00837E5B">
            <w:r w:rsidRPr="00AA699A">
              <w:t>0x</w:t>
            </w:r>
            <w:r w:rsidR="000F502E" w:rsidRPr="00AA699A">
              <w:rPr>
                <w:rFonts w:hint="eastAsia"/>
              </w:rPr>
              <w:t>02A1</w:t>
            </w:r>
          </w:p>
          <w:p w14:paraId="11B0732B" w14:textId="60DA021B" w:rsidR="00837E5B" w:rsidRPr="00AA699A" w:rsidRDefault="00837E5B" w:rsidP="00837E5B">
            <w:r w:rsidRPr="00AA699A">
              <w:t>0x</w:t>
            </w:r>
            <w:r w:rsidR="000F502E" w:rsidRPr="00AA699A">
              <w:rPr>
                <w:rFonts w:hint="eastAsia"/>
              </w:rPr>
              <w:t>02A2</w:t>
            </w:r>
          </w:p>
        </w:tc>
        <w:tc>
          <w:tcPr>
            <w:tcW w:w="3828" w:type="dxa"/>
          </w:tcPr>
          <w:p w14:paraId="393EE8A7" w14:textId="5A0EDF95" w:rsidR="00837E5B" w:rsidRPr="00AA699A" w:rsidRDefault="00837E5B" w:rsidP="00837E5B">
            <w:r w:rsidRPr="00AA699A">
              <w:rPr>
                <w:rFonts w:hint="eastAsia"/>
              </w:rPr>
              <w:t>单帧累积充电量</w:t>
            </w:r>
          </w:p>
        </w:tc>
        <w:tc>
          <w:tcPr>
            <w:tcW w:w="992" w:type="dxa"/>
          </w:tcPr>
          <w:p w14:paraId="3D7012B4" w14:textId="07A42FFF" w:rsidR="00837E5B" w:rsidRPr="00AA699A" w:rsidRDefault="00837E5B" w:rsidP="00837E5B">
            <w:r w:rsidRPr="00AA699A">
              <w:t>mAs</w:t>
            </w:r>
          </w:p>
        </w:tc>
        <w:tc>
          <w:tcPr>
            <w:tcW w:w="3401" w:type="dxa"/>
          </w:tcPr>
          <w:p w14:paraId="0F8A5A89" w14:textId="40D20D72" w:rsidR="00837E5B" w:rsidRPr="00AA699A" w:rsidRDefault="00837E5B" w:rsidP="00837E5B">
            <w:r w:rsidRPr="00AA699A">
              <w:rPr>
                <w:rFonts w:hint="eastAsia"/>
              </w:rPr>
              <w:t>累积充电量，读取后清零，达到最大值</w:t>
            </w:r>
            <w:r w:rsidRPr="00AA699A">
              <w:t>0xFFFFFFFF</w:t>
            </w:r>
            <w:r w:rsidRPr="00AA699A">
              <w:rPr>
                <w:rFonts w:hint="eastAsia"/>
              </w:rPr>
              <w:t>后清零</w:t>
            </w:r>
          </w:p>
        </w:tc>
      </w:tr>
      <w:tr w:rsidR="00837E5B" w:rsidRPr="00AA699A" w14:paraId="3DBC1AD8" w14:textId="77777777" w:rsidTr="00726D03">
        <w:tc>
          <w:tcPr>
            <w:tcW w:w="1129" w:type="dxa"/>
          </w:tcPr>
          <w:p w14:paraId="745EB0F9" w14:textId="177297D7" w:rsidR="00837E5B" w:rsidRPr="00AA699A" w:rsidRDefault="00837E5B" w:rsidP="00837E5B">
            <w:r w:rsidRPr="00AA699A">
              <w:t>0x</w:t>
            </w:r>
            <w:r w:rsidR="000F502E" w:rsidRPr="00AA699A">
              <w:rPr>
                <w:rFonts w:hint="eastAsia"/>
              </w:rPr>
              <w:t>02A3</w:t>
            </w:r>
          </w:p>
          <w:p w14:paraId="236F8E89" w14:textId="39EB344F" w:rsidR="00837E5B" w:rsidRPr="00AA699A" w:rsidRDefault="00837E5B" w:rsidP="00837E5B">
            <w:r w:rsidRPr="00AA699A">
              <w:t>0x</w:t>
            </w:r>
            <w:r w:rsidR="000F502E" w:rsidRPr="00AA699A">
              <w:rPr>
                <w:rFonts w:hint="eastAsia"/>
              </w:rPr>
              <w:t>02A4</w:t>
            </w:r>
          </w:p>
        </w:tc>
        <w:tc>
          <w:tcPr>
            <w:tcW w:w="3828" w:type="dxa"/>
          </w:tcPr>
          <w:p w14:paraId="09BBD1A0" w14:textId="0A506840" w:rsidR="00837E5B" w:rsidRPr="00AA699A" w:rsidRDefault="00837E5B" w:rsidP="00837E5B">
            <w:r w:rsidRPr="00AA699A">
              <w:rPr>
                <w:rFonts w:hint="eastAsia"/>
              </w:rPr>
              <w:t>单帧累积放电量</w:t>
            </w:r>
          </w:p>
        </w:tc>
        <w:tc>
          <w:tcPr>
            <w:tcW w:w="992" w:type="dxa"/>
          </w:tcPr>
          <w:p w14:paraId="05658EEA" w14:textId="49BC0922" w:rsidR="00837E5B" w:rsidRPr="00AA699A" w:rsidRDefault="00837E5B" w:rsidP="00837E5B">
            <w:r w:rsidRPr="00AA699A">
              <w:t>mAs</w:t>
            </w:r>
          </w:p>
        </w:tc>
        <w:tc>
          <w:tcPr>
            <w:tcW w:w="3401" w:type="dxa"/>
          </w:tcPr>
          <w:p w14:paraId="24286BCB" w14:textId="4DB74BCC" w:rsidR="00837E5B" w:rsidRPr="00AA699A" w:rsidRDefault="00837E5B" w:rsidP="00837E5B">
            <w:r w:rsidRPr="00AA699A">
              <w:rPr>
                <w:rFonts w:hint="eastAsia"/>
              </w:rPr>
              <w:t>累积放电量，读取后清零，达到最大值</w:t>
            </w:r>
            <w:r w:rsidRPr="00AA699A">
              <w:t>0xFFFFFFFF</w:t>
            </w:r>
            <w:r w:rsidRPr="00AA699A">
              <w:rPr>
                <w:rFonts w:hint="eastAsia"/>
              </w:rPr>
              <w:t>后清零</w:t>
            </w:r>
          </w:p>
        </w:tc>
      </w:tr>
      <w:tr w:rsidR="00665719" w:rsidRPr="00AA699A" w14:paraId="410421FF" w14:textId="77777777" w:rsidTr="00390F93">
        <w:tc>
          <w:tcPr>
            <w:tcW w:w="1129" w:type="dxa"/>
          </w:tcPr>
          <w:p w14:paraId="1571EF5E" w14:textId="796BD07D" w:rsidR="00665719" w:rsidRPr="00AA699A" w:rsidRDefault="00665719" w:rsidP="00665719">
            <w:r w:rsidRPr="00AA699A">
              <w:rPr>
                <w:rFonts w:hint="eastAsia"/>
              </w:rPr>
              <w:t>0x02A5~</w:t>
            </w:r>
          </w:p>
          <w:p w14:paraId="52F901F0" w14:textId="11758D69" w:rsidR="00665719" w:rsidRPr="00AA699A" w:rsidRDefault="00665719" w:rsidP="00665719">
            <w:r w:rsidRPr="00AA699A">
              <w:rPr>
                <w:rFonts w:hint="eastAsia"/>
              </w:rPr>
              <w:t>0x0</w:t>
            </w:r>
            <w:r w:rsidR="007C037A" w:rsidRPr="00AA699A">
              <w:rPr>
                <w:rFonts w:hint="eastAsia"/>
              </w:rPr>
              <w:t>2B4</w:t>
            </w:r>
          </w:p>
        </w:tc>
        <w:tc>
          <w:tcPr>
            <w:tcW w:w="3828" w:type="dxa"/>
            <w:vAlign w:val="center"/>
          </w:tcPr>
          <w:p w14:paraId="352CDA50" w14:textId="77777777" w:rsidR="00665719" w:rsidRPr="00AA699A" w:rsidRDefault="00665719" w:rsidP="00E31C7D">
            <w:r w:rsidRPr="00AA699A">
              <w:rPr>
                <w:rFonts w:hint="eastAsia"/>
              </w:rPr>
              <w:t>S</w:t>
            </w:r>
            <w:r w:rsidRPr="00AA699A">
              <w:t>N code</w:t>
            </w:r>
          </w:p>
          <w:p w14:paraId="35CC48B4" w14:textId="14BFF593" w:rsidR="00665719" w:rsidRPr="00AA699A" w:rsidRDefault="00665719" w:rsidP="00665719">
            <w:r w:rsidRPr="00AA699A">
              <w:rPr>
                <w:rFonts w:hint="eastAsia"/>
              </w:rPr>
              <w:t>电池组条形码</w:t>
            </w:r>
          </w:p>
        </w:tc>
        <w:tc>
          <w:tcPr>
            <w:tcW w:w="992" w:type="dxa"/>
            <w:vAlign w:val="center"/>
          </w:tcPr>
          <w:p w14:paraId="790DE62C" w14:textId="77777777" w:rsidR="00665719" w:rsidRPr="00AA699A" w:rsidRDefault="00665719" w:rsidP="00665719"/>
        </w:tc>
        <w:tc>
          <w:tcPr>
            <w:tcW w:w="3401" w:type="dxa"/>
            <w:vAlign w:val="center"/>
          </w:tcPr>
          <w:p w14:paraId="233CB8F5" w14:textId="77777777" w:rsidR="00665719" w:rsidRPr="00AA699A" w:rsidRDefault="00665719" w:rsidP="00E31C7D">
            <w:r w:rsidRPr="00AA699A">
              <w:t xml:space="preserve">Totally </w:t>
            </w:r>
            <w:r w:rsidRPr="00AA699A">
              <w:rPr>
                <w:rFonts w:hint="eastAsia"/>
              </w:rPr>
              <w:t>1</w:t>
            </w:r>
            <w:r w:rsidRPr="00AA699A">
              <w:t xml:space="preserve">6 addresses, support max 32 ASCII code; if less than 32, use </w:t>
            </w:r>
            <w:r w:rsidRPr="00AA699A">
              <w:rPr>
                <w:rFonts w:hint="eastAsia"/>
              </w:rPr>
              <w:t>0x00</w:t>
            </w:r>
          </w:p>
          <w:p w14:paraId="25441C73" w14:textId="6B905D74" w:rsidR="00665719" w:rsidRPr="00AA699A" w:rsidRDefault="00665719" w:rsidP="00665719">
            <w:r w:rsidRPr="00AA699A">
              <w:rPr>
                <w:rFonts w:hint="eastAsia"/>
              </w:rPr>
              <w:t>共</w:t>
            </w:r>
            <w:r w:rsidRPr="00AA699A">
              <w:rPr>
                <w:rFonts w:hint="eastAsia"/>
              </w:rPr>
              <w:t>16</w:t>
            </w:r>
            <w:r w:rsidRPr="00AA699A">
              <w:rPr>
                <w:rFonts w:hint="eastAsia"/>
              </w:rPr>
              <w:t>个地址，支持</w:t>
            </w:r>
            <w:r w:rsidRPr="00AA699A">
              <w:t>最长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位</w:t>
            </w:r>
            <w:r w:rsidRPr="00AA699A">
              <w:rPr>
                <w:rFonts w:hint="eastAsia"/>
              </w:rPr>
              <w:t>ASCII</w:t>
            </w:r>
            <w:r w:rsidRPr="00AA699A">
              <w:rPr>
                <w:rFonts w:hint="eastAsia"/>
              </w:rPr>
              <w:t>码，若小于</w:t>
            </w:r>
            <w:r w:rsidRPr="00AA699A">
              <w:rPr>
                <w:rFonts w:hint="eastAsia"/>
              </w:rPr>
              <w:t>32</w:t>
            </w:r>
            <w:r w:rsidRPr="00AA699A">
              <w:rPr>
                <w:rFonts w:hint="eastAsia"/>
              </w:rPr>
              <w:t>位，则</w:t>
            </w:r>
            <w:r w:rsidRPr="00AA699A">
              <w:rPr>
                <w:rFonts w:hint="eastAsia"/>
              </w:rPr>
              <w:t>0x00</w:t>
            </w:r>
            <w:r w:rsidRPr="00AA699A">
              <w:rPr>
                <w:rFonts w:hint="eastAsia"/>
              </w:rPr>
              <w:t>填充</w:t>
            </w:r>
          </w:p>
        </w:tc>
      </w:tr>
      <w:tr w:rsidR="00665719" w:rsidRPr="00703701" w14:paraId="3994EBA2" w14:textId="77777777" w:rsidTr="00726D03">
        <w:tc>
          <w:tcPr>
            <w:tcW w:w="1129" w:type="dxa"/>
          </w:tcPr>
          <w:p w14:paraId="32CC2127" w14:textId="31CE832A" w:rsidR="00665719" w:rsidRPr="00AA699A" w:rsidRDefault="00665719" w:rsidP="00665719">
            <w:r w:rsidRPr="00AA699A">
              <w:rPr>
                <w:rFonts w:hint="eastAsia"/>
              </w:rPr>
              <w:t>0x02</w:t>
            </w:r>
            <w:r w:rsidR="00C30C2C" w:rsidRPr="00AA699A">
              <w:rPr>
                <w:rFonts w:hint="eastAsia"/>
              </w:rPr>
              <w:t>B5</w:t>
            </w:r>
            <w:r w:rsidRPr="00AA699A">
              <w:rPr>
                <w:rFonts w:hint="eastAsia"/>
              </w:rPr>
              <w:t>~</w:t>
            </w:r>
          </w:p>
          <w:p w14:paraId="49228B2E" w14:textId="684B7B75" w:rsidR="00665719" w:rsidRPr="00AA699A" w:rsidRDefault="00665719" w:rsidP="00665719">
            <w:r w:rsidRPr="00AA699A">
              <w:rPr>
                <w:rFonts w:hint="eastAsia"/>
              </w:rPr>
              <w:t>0x0800</w:t>
            </w:r>
          </w:p>
        </w:tc>
        <w:tc>
          <w:tcPr>
            <w:tcW w:w="3828" w:type="dxa"/>
          </w:tcPr>
          <w:p w14:paraId="4D42450B" w14:textId="1827F710" w:rsidR="00665719" w:rsidRPr="004F0118" w:rsidRDefault="00665719" w:rsidP="00665719">
            <w:r w:rsidRPr="00AA699A">
              <w:t xml:space="preserve">Reserve </w:t>
            </w:r>
            <w:r w:rsidRPr="00AA699A">
              <w:rPr>
                <w:rFonts w:hint="eastAsia"/>
              </w:rPr>
              <w:t>保留</w:t>
            </w:r>
          </w:p>
        </w:tc>
        <w:tc>
          <w:tcPr>
            <w:tcW w:w="992" w:type="dxa"/>
          </w:tcPr>
          <w:p w14:paraId="025F8EF7" w14:textId="77777777" w:rsidR="00665719" w:rsidRPr="004F0118" w:rsidRDefault="00665719" w:rsidP="00665719"/>
        </w:tc>
        <w:tc>
          <w:tcPr>
            <w:tcW w:w="3401" w:type="dxa"/>
          </w:tcPr>
          <w:p w14:paraId="26FC56A6" w14:textId="77777777" w:rsidR="00665719" w:rsidRPr="004F0118" w:rsidRDefault="00665719" w:rsidP="00665719"/>
        </w:tc>
      </w:tr>
    </w:tbl>
    <w:p w14:paraId="235F9E56" w14:textId="27730B96" w:rsidR="00E02260" w:rsidRDefault="00E02260" w:rsidP="00375F74">
      <w:pPr>
        <w:pStyle w:val="2"/>
        <w:pageBreakBefore/>
        <w:spacing w:line="415" w:lineRule="auto"/>
      </w:pPr>
      <w:bookmarkStart w:id="794" w:name="_Toc204328325"/>
      <w:r w:rsidRPr="00AA699A">
        <w:rPr>
          <w:rFonts w:hint="eastAsia"/>
        </w:rPr>
        <w:lastRenderedPageBreak/>
        <w:t>Appendix</w:t>
      </w:r>
      <w:r w:rsidRPr="00AA699A">
        <w:t xml:space="preserve"> V</w:t>
      </w:r>
      <w:r w:rsidRPr="00AA699A">
        <w:rPr>
          <w:rFonts w:hint="eastAsia"/>
        </w:rPr>
        <w:t>I</w:t>
      </w:r>
      <w:r>
        <w:rPr>
          <w:rFonts w:hint="eastAsia"/>
        </w:rPr>
        <w:t>II</w:t>
      </w:r>
      <w:r w:rsidRPr="00AA699A">
        <w:rPr>
          <w:rFonts w:hint="eastAsia"/>
        </w:rPr>
        <w:t xml:space="preserve"> </w:t>
      </w:r>
      <w:r w:rsidRPr="00AA699A">
        <w:t>(FH3X)</w:t>
      </w:r>
      <w:r w:rsidRPr="00AA699A">
        <w:rPr>
          <w:rFonts w:hint="eastAsia"/>
        </w:rPr>
        <w:t>:</w:t>
      </w:r>
      <w:bookmarkEnd w:id="794"/>
    </w:p>
    <w:tbl>
      <w:tblPr>
        <w:tblStyle w:val="22"/>
        <w:tblW w:w="9960" w:type="dxa"/>
        <w:jc w:val="center"/>
        <w:tblLook w:val="04A0" w:firstRow="1" w:lastRow="0" w:firstColumn="1" w:lastColumn="0" w:noHBand="0" w:noVBand="1"/>
      </w:tblPr>
      <w:tblGrid>
        <w:gridCol w:w="6000"/>
        <w:gridCol w:w="1420"/>
        <w:gridCol w:w="1400"/>
        <w:gridCol w:w="1240"/>
      </w:tblGrid>
      <w:tr w:rsidR="00BE358A" w:rsidRPr="00584C7E" w14:paraId="29A1EA13" w14:textId="77777777" w:rsidTr="003A1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hideMark/>
          </w:tcPr>
          <w:p w14:paraId="2A49747E" w14:textId="77777777" w:rsidR="00BE358A" w:rsidRPr="00C24882" w:rsidRDefault="00BE358A" w:rsidP="003A14EE">
            <w:pPr>
              <w:rPr>
                <w:rFonts w:ascii="等线" w:eastAsia="等线" w:hAnsi="等线" w:cs="宋体"/>
                <w:bCs w:val="0"/>
                <w:color w:val="000000"/>
              </w:rPr>
            </w:pPr>
            <w:r w:rsidRPr="00C24882">
              <w:rPr>
                <w:rFonts w:ascii="等线" w:eastAsia="等线" w:hAnsi="等线" w:cs="宋体" w:hint="eastAsia"/>
                <w:bCs w:val="0"/>
                <w:color w:val="000000"/>
              </w:rPr>
              <w:t>Data des.</w:t>
            </w:r>
          </w:p>
        </w:tc>
        <w:tc>
          <w:tcPr>
            <w:tcW w:w="1420" w:type="dxa"/>
            <w:noWrap/>
            <w:hideMark/>
          </w:tcPr>
          <w:p w14:paraId="5F06BF3E" w14:textId="77777777" w:rsidR="00BE358A" w:rsidRPr="00C24882" w:rsidRDefault="00BE358A" w:rsidP="003A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Cs w:val="0"/>
                <w:color w:val="000000"/>
              </w:rPr>
            </w:pPr>
            <w:r w:rsidRPr="00C24882">
              <w:rPr>
                <w:rFonts w:ascii="等线" w:eastAsia="等线" w:hAnsi="等线" w:cs="宋体" w:hint="eastAsia"/>
                <w:bCs w:val="0"/>
                <w:color w:val="000000"/>
              </w:rPr>
              <w:t>ID</w:t>
            </w:r>
          </w:p>
        </w:tc>
        <w:tc>
          <w:tcPr>
            <w:tcW w:w="1300" w:type="dxa"/>
            <w:hideMark/>
          </w:tcPr>
          <w:p w14:paraId="20E39394" w14:textId="77777777" w:rsidR="00BE358A" w:rsidRPr="00C24882" w:rsidRDefault="00BE358A" w:rsidP="003A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Cs w:val="0"/>
                <w:color w:val="000000"/>
              </w:rPr>
            </w:pPr>
            <w:r w:rsidRPr="00C24882">
              <w:rPr>
                <w:rFonts w:ascii="等线" w:eastAsia="等线" w:hAnsi="等线" w:cs="宋体" w:hint="eastAsia"/>
                <w:bCs w:val="0"/>
                <w:color w:val="000000"/>
              </w:rPr>
              <w:t>Type</w:t>
            </w:r>
          </w:p>
        </w:tc>
        <w:tc>
          <w:tcPr>
            <w:tcW w:w="1240" w:type="dxa"/>
            <w:hideMark/>
          </w:tcPr>
          <w:p w14:paraId="55A15760" w14:textId="77777777" w:rsidR="00BE358A" w:rsidRPr="00C24882" w:rsidRDefault="00BE358A" w:rsidP="003A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Cs w:val="0"/>
                <w:color w:val="000000"/>
              </w:rPr>
            </w:pPr>
            <w:r w:rsidRPr="00C24882">
              <w:rPr>
                <w:rFonts w:ascii="等线" w:eastAsia="等线" w:hAnsi="等线" w:cs="宋体" w:hint="eastAsia"/>
                <w:bCs w:val="0"/>
                <w:color w:val="000000"/>
              </w:rPr>
              <w:t>Length</w:t>
            </w:r>
          </w:p>
        </w:tc>
      </w:tr>
      <w:tr w:rsidR="00BE358A" w:rsidRPr="00584C7E" w14:paraId="21DB1581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39D9978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header of the file</w:t>
            </w:r>
          </w:p>
        </w:tc>
        <w:tc>
          <w:tcPr>
            <w:tcW w:w="1420" w:type="dxa"/>
            <w:noWrap/>
            <w:hideMark/>
          </w:tcPr>
          <w:p w14:paraId="10155DC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1EBB2BD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0D8E298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67DA124A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CD4AEF5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Record the index number</w:t>
            </w:r>
          </w:p>
        </w:tc>
        <w:tc>
          <w:tcPr>
            <w:tcW w:w="1420" w:type="dxa"/>
            <w:noWrap/>
            <w:hideMark/>
          </w:tcPr>
          <w:p w14:paraId="3648D69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235CC30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38B3E161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09F240BD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3FC88BC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Actual record length</w:t>
            </w:r>
          </w:p>
        </w:tc>
        <w:tc>
          <w:tcPr>
            <w:tcW w:w="1420" w:type="dxa"/>
            <w:noWrap/>
            <w:hideMark/>
          </w:tcPr>
          <w:p w14:paraId="7A1664B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4821D6A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5535BF2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2C8855C8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DAA4DC8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Failure level</w:t>
            </w:r>
          </w:p>
        </w:tc>
        <w:tc>
          <w:tcPr>
            <w:tcW w:w="1420" w:type="dxa"/>
            <w:noWrap/>
            <w:hideMark/>
          </w:tcPr>
          <w:p w14:paraId="7976B131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5978A633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048CE70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4150946A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54FA9C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timestamp</w:t>
            </w:r>
          </w:p>
        </w:tc>
        <w:tc>
          <w:tcPr>
            <w:tcW w:w="1420" w:type="dxa"/>
            <w:noWrap/>
            <w:hideMark/>
          </w:tcPr>
          <w:p w14:paraId="5C30319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3FEC78C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UINT8[8]</w:t>
            </w:r>
          </w:p>
        </w:tc>
        <w:tc>
          <w:tcPr>
            <w:tcW w:w="1240" w:type="dxa"/>
            <w:noWrap/>
            <w:hideMark/>
          </w:tcPr>
          <w:p w14:paraId="6DE33AB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</w:t>
            </w:r>
          </w:p>
        </w:tc>
      </w:tr>
      <w:tr w:rsidR="00BE358A" w:rsidRPr="00584C7E" w14:paraId="06546342" w14:textId="77777777" w:rsidTr="003A14E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B5A6BD1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Software Version</w:t>
            </w:r>
          </w:p>
        </w:tc>
        <w:tc>
          <w:tcPr>
            <w:tcW w:w="1420" w:type="dxa"/>
            <w:noWrap/>
            <w:hideMark/>
          </w:tcPr>
          <w:p w14:paraId="66E70B7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</w:t>
            </w:r>
          </w:p>
        </w:tc>
        <w:tc>
          <w:tcPr>
            <w:tcW w:w="1300" w:type="dxa"/>
            <w:noWrap/>
            <w:hideMark/>
          </w:tcPr>
          <w:p w14:paraId="48AEB1B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0E46DC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279B52F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E70871B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obligate</w:t>
            </w:r>
          </w:p>
        </w:tc>
        <w:tc>
          <w:tcPr>
            <w:tcW w:w="1420" w:type="dxa"/>
            <w:noWrap/>
            <w:hideMark/>
          </w:tcPr>
          <w:p w14:paraId="6DFC167C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7AF780A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040FF01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49942031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228B35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Battery pack barcode</w:t>
            </w:r>
          </w:p>
        </w:tc>
        <w:tc>
          <w:tcPr>
            <w:tcW w:w="1420" w:type="dxa"/>
            <w:noWrap/>
            <w:hideMark/>
          </w:tcPr>
          <w:p w14:paraId="2E745CA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8</w:t>
            </w:r>
          </w:p>
        </w:tc>
        <w:tc>
          <w:tcPr>
            <w:tcW w:w="1300" w:type="dxa"/>
            <w:noWrap/>
            <w:hideMark/>
          </w:tcPr>
          <w:p w14:paraId="41145DC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INT8[32]</w:t>
            </w:r>
          </w:p>
        </w:tc>
        <w:tc>
          <w:tcPr>
            <w:tcW w:w="1240" w:type="dxa"/>
            <w:noWrap/>
            <w:hideMark/>
          </w:tcPr>
          <w:p w14:paraId="455E313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16</w:t>
            </w:r>
          </w:p>
        </w:tc>
      </w:tr>
      <w:tr w:rsidR="00BE358A" w:rsidRPr="00584C7E" w14:paraId="0C74EC80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2A3DDA1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Basic state</w:t>
            </w:r>
          </w:p>
        </w:tc>
        <w:tc>
          <w:tcPr>
            <w:tcW w:w="1420" w:type="dxa"/>
            <w:noWrap/>
            <w:hideMark/>
          </w:tcPr>
          <w:p w14:paraId="737A3D8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3398692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906945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4EA271C1" w14:textId="77777777" w:rsidTr="003A14EE">
        <w:trPr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CA1B4C0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Protect information</w:t>
            </w:r>
          </w:p>
        </w:tc>
        <w:tc>
          <w:tcPr>
            <w:tcW w:w="1420" w:type="dxa"/>
            <w:noWrap/>
            <w:hideMark/>
          </w:tcPr>
          <w:p w14:paraId="62A02A2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357EE713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60739ED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935121F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8F2E16A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Fault code 1</w:t>
            </w:r>
          </w:p>
        </w:tc>
        <w:tc>
          <w:tcPr>
            <w:tcW w:w="1420" w:type="dxa"/>
            <w:noWrap/>
            <w:hideMark/>
          </w:tcPr>
          <w:p w14:paraId="28BE735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11</w:t>
            </w:r>
          </w:p>
        </w:tc>
        <w:tc>
          <w:tcPr>
            <w:tcW w:w="1300" w:type="dxa"/>
            <w:noWrap/>
            <w:hideMark/>
          </w:tcPr>
          <w:p w14:paraId="2D5C275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435E7180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1E215D93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404E1D7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Sub-fault code 1</w:t>
            </w:r>
          </w:p>
        </w:tc>
        <w:tc>
          <w:tcPr>
            <w:tcW w:w="1420" w:type="dxa"/>
            <w:noWrap/>
            <w:hideMark/>
          </w:tcPr>
          <w:p w14:paraId="6A58BFE2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69C6259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719C8ED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660B50D6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10F872E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Fault code 2</w:t>
            </w:r>
          </w:p>
        </w:tc>
        <w:tc>
          <w:tcPr>
            <w:tcW w:w="1420" w:type="dxa"/>
            <w:noWrap/>
            <w:hideMark/>
          </w:tcPr>
          <w:p w14:paraId="4BC19AB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13</w:t>
            </w:r>
          </w:p>
        </w:tc>
        <w:tc>
          <w:tcPr>
            <w:tcW w:w="1300" w:type="dxa"/>
            <w:noWrap/>
            <w:hideMark/>
          </w:tcPr>
          <w:p w14:paraId="5D5968B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4A136B6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4E984E17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B291175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Sub-fault code 2</w:t>
            </w:r>
          </w:p>
        </w:tc>
        <w:tc>
          <w:tcPr>
            <w:tcW w:w="1420" w:type="dxa"/>
            <w:noWrap/>
            <w:hideMark/>
          </w:tcPr>
          <w:p w14:paraId="518FAF0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14</w:t>
            </w:r>
          </w:p>
        </w:tc>
        <w:tc>
          <w:tcPr>
            <w:tcW w:w="1300" w:type="dxa"/>
            <w:noWrap/>
            <w:hideMark/>
          </w:tcPr>
          <w:p w14:paraId="103ADDF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3D6108B8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195DDF41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3F89AA0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Alarm message 1</w:t>
            </w:r>
          </w:p>
        </w:tc>
        <w:tc>
          <w:tcPr>
            <w:tcW w:w="1420" w:type="dxa"/>
            <w:noWrap/>
            <w:hideMark/>
          </w:tcPr>
          <w:p w14:paraId="3350D6E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3F51092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22D9D21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8C18B13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14A6FBE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Alarm message 2</w:t>
            </w:r>
          </w:p>
        </w:tc>
        <w:tc>
          <w:tcPr>
            <w:tcW w:w="1420" w:type="dxa"/>
            <w:noWrap/>
            <w:hideMark/>
          </w:tcPr>
          <w:p w14:paraId="5FADAF8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16</w:t>
            </w:r>
          </w:p>
        </w:tc>
        <w:tc>
          <w:tcPr>
            <w:tcW w:w="1300" w:type="dxa"/>
            <w:noWrap/>
            <w:hideMark/>
          </w:tcPr>
          <w:p w14:paraId="2533B04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4AFE4C4A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51D75855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40129B9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Total voltage VC</w:t>
            </w:r>
          </w:p>
        </w:tc>
        <w:tc>
          <w:tcPr>
            <w:tcW w:w="1420" w:type="dxa"/>
            <w:noWrap/>
            <w:hideMark/>
          </w:tcPr>
          <w:p w14:paraId="4BAA858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67D19EC0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6FC41E9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2B07F795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D6492EA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VB</w:t>
            </w:r>
          </w:p>
        </w:tc>
        <w:tc>
          <w:tcPr>
            <w:tcW w:w="1420" w:type="dxa"/>
            <w:noWrap/>
            <w:hideMark/>
          </w:tcPr>
          <w:p w14:paraId="2664F34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09D59D3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62FD508C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7386909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BB1D81B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current</w:t>
            </w:r>
          </w:p>
        </w:tc>
        <w:tc>
          <w:tcPr>
            <w:tcW w:w="1420" w:type="dxa"/>
            <w:noWrap/>
            <w:hideMark/>
          </w:tcPr>
          <w:p w14:paraId="20BC80D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19</w:t>
            </w:r>
          </w:p>
        </w:tc>
        <w:tc>
          <w:tcPr>
            <w:tcW w:w="1300" w:type="dxa"/>
            <w:noWrap/>
            <w:hideMark/>
          </w:tcPr>
          <w:p w14:paraId="7AA87E44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2D00EAB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21D94BBA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A2244DA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temperature</w:t>
            </w:r>
          </w:p>
        </w:tc>
        <w:tc>
          <w:tcPr>
            <w:tcW w:w="1420" w:type="dxa"/>
            <w:noWrap/>
            <w:hideMark/>
          </w:tcPr>
          <w:p w14:paraId="3FB83D1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</w:t>
            </w:r>
          </w:p>
        </w:tc>
        <w:tc>
          <w:tcPr>
            <w:tcW w:w="1300" w:type="dxa"/>
            <w:noWrap/>
            <w:hideMark/>
          </w:tcPr>
          <w:p w14:paraId="1A0C18F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5D26500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FC29409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83AEBF9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SOC</w:t>
            </w:r>
          </w:p>
        </w:tc>
        <w:tc>
          <w:tcPr>
            <w:tcW w:w="1420" w:type="dxa"/>
            <w:noWrap/>
            <w:hideMark/>
          </w:tcPr>
          <w:p w14:paraId="777B7B4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57357277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38751C1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0857162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6B611A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Number of cycles</w:t>
            </w:r>
          </w:p>
        </w:tc>
        <w:tc>
          <w:tcPr>
            <w:tcW w:w="1420" w:type="dxa"/>
            <w:noWrap/>
            <w:hideMark/>
          </w:tcPr>
          <w:p w14:paraId="71CF5122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22</w:t>
            </w:r>
          </w:p>
        </w:tc>
        <w:tc>
          <w:tcPr>
            <w:tcW w:w="1300" w:type="dxa"/>
            <w:noWrap/>
            <w:hideMark/>
          </w:tcPr>
          <w:p w14:paraId="39688B0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AAA40D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4DC04262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A5BA65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maximum charging voltage of the battery pack</w:t>
            </w:r>
          </w:p>
        </w:tc>
        <w:tc>
          <w:tcPr>
            <w:tcW w:w="1420" w:type="dxa"/>
            <w:noWrap/>
            <w:hideMark/>
          </w:tcPr>
          <w:p w14:paraId="3908A36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23</w:t>
            </w:r>
          </w:p>
        </w:tc>
        <w:tc>
          <w:tcPr>
            <w:tcW w:w="1300" w:type="dxa"/>
            <w:noWrap/>
            <w:hideMark/>
          </w:tcPr>
          <w:p w14:paraId="1B70A94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4C1B48A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D271C70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3BF7727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maximum charging current value of the battery pack</w:t>
            </w:r>
          </w:p>
        </w:tc>
        <w:tc>
          <w:tcPr>
            <w:tcW w:w="1420" w:type="dxa"/>
            <w:noWrap/>
            <w:hideMark/>
          </w:tcPr>
          <w:p w14:paraId="434AECE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24</w:t>
            </w:r>
          </w:p>
        </w:tc>
        <w:tc>
          <w:tcPr>
            <w:tcW w:w="1300" w:type="dxa"/>
            <w:noWrap/>
            <w:hideMark/>
          </w:tcPr>
          <w:p w14:paraId="2C70578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6CDAB38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BD29971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07AC40A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minimum discharge voltage of the battery pack</w:t>
            </w:r>
          </w:p>
        </w:tc>
        <w:tc>
          <w:tcPr>
            <w:tcW w:w="1420" w:type="dxa"/>
            <w:noWrap/>
            <w:hideMark/>
          </w:tcPr>
          <w:p w14:paraId="00BF74D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25</w:t>
            </w:r>
          </w:p>
        </w:tc>
        <w:tc>
          <w:tcPr>
            <w:tcW w:w="1300" w:type="dxa"/>
            <w:noWrap/>
            <w:hideMark/>
          </w:tcPr>
          <w:p w14:paraId="4BF1772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0975EB5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2B109EEC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9552AF1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maximum discharge current value of the battery pack</w:t>
            </w:r>
          </w:p>
        </w:tc>
        <w:tc>
          <w:tcPr>
            <w:tcW w:w="1420" w:type="dxa"/>
            <w:noWrap/>
            <w:hideMark/>
          </w:tcPr>
          <w:p w14:paraId="435D1D71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26</w:t>
            </w:r>
          </w:p>
        </w:tc>
        <w:tc>
          <w:tcPr>
            <w:tcW w:w="1300" w:type="dxa"/>
            <w:noWrap/>
            <w:hideMark/>
          </w:tcPr>
          <w:p w14:paraId="663F533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2669272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48169BB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7AD98B4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Switching indication</w:t>
            </w:r>
          </w:p>
        </w:tc>
        <w:tc>
          <w:tcPr>
            <w:tcW w:w="1420" w:type="dxa"/>
            <w:noWrap/>
            <w:hideMark/>
          </w:tcPr>
          <w:p w14:paraId="19C80A7C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27</w:t>
            </w:r>
          </w:p>
        </w:tc>
        <w:tc>
          <w:tcPr>
            <w:tcW w:w="1300" w:type="dxa"/>
            <w:noWrap/>
            <w:hideMark/>
          </w:tcPr>
          <w:p w14:paraId="2A46E96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D74CA4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10704F0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3C1CD5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maximum voltage of a single battery</w:t>
            </w:r>
          </w:p>
        </w:tc>
        <w:tc>
          <w:tcPr>
            <w:tcW w:w="1420" w:type="dxa"/>
            <w:noWrap/>
            <w:hideMark/>
          </w:tcPr>
          <w:p w14:paraId="6CEED14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28</w:t>
            </w:r>
          </w:p>
        </w:tc>
        <w:tc>
          <w:tcPr>
            <w:tcW w:w="1300" w:type="dxa"/>
            <w:noWrap/>
            <w:hideMark/>
          </w:tcPr>
          <w:p w14:paraId="20E0636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5B51ED3C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32D793D5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5556BD7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lowest voltage of a single battery</w:t>
            </w:r>
          </w:p>
        </w:tc>
        <w:tc>
          <w:tcPr>
            <w:tcW w:w="1420" w:type="dxa"/>
            <w:noWrap/>
            <w:hideMark/>
          </w:tcPr>
          <w:p w14:paraId="2916EC4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29</w:t>
            </w:r>
          </w:p>
        </w:tc>
        <w:tc>
          <w:tcPr>
            <w:tcW w:w="1300" w:type="dxa"/>
            <w:noWrap/>
            <w:hideMark/>
          </w:tcPr>
          <w:p w14:paraId="6F740D9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523ABFA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4CD1810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34F1944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highest voltage channel of a single battery</w:t>
            </w:r>
          </w:p>
        </w:tc>
        <w:tc>
          <w:tcPr>
            <w:tcW w:w="1420" w:type="dxa"/>
            <w:noWrap/>
            <w:hideMark/>
          </w:tcPr>
          <w:p w14:paraId="5C88F2BC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30</w:t>
            </w:r>
          </w:p>
        </w:tc>
        <w:tc>
          <w:tcPr>
            <w:tcW w:w="1300" w:type="dxa"/>
            <w:noWrap/>
            <w:hideMark/>
          </w:tcPr>
          <w:p w14:paraId="0CD4F682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6101956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363717BE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B20E585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lowest voltage channel for a single battery</w:t>
            </w:r>
          </w:p>
        </w:tc>
        <w:tc>
          <w:tcPr>
            <w:tcW w:w="1420" w:type="dxa"/>
            <w:noWrap/>
            <w:hideMark/>
          </w:tcPr>
          <w:p w14:paraId="5811F2A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31</w:t>
            </w:r>
          </w:p>
        </w:tc>
        <w:tc>
          <w:tcPr>
            <w:tcW w:w="1300" w:type="dxa"/>
            <w:noWrap/>
            <w:hideMark/>
          </w:tcPr>
          <w:p w14:paraId="43963074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3CDB8C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318BD569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A969F5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maximum temperature of the single battery</w:t>
            </w:r>
          </w:p>
        </w:tc>
        <w:tc>
          <w:tcPr>
            <w:tcW w:w="1420" w:type="dxa"/>
            <w:noWrap/>
            <w:hideMark/>
          </w:tcPr>
          <w:p w14:paraId="7F6B220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32</w:t>
            </w:r>
          </w:p>
        </w:tc>
        <w:tc>
          <w:tcPr>
            <w:tcW w:w="1300" w:type="dxa"/>
            <w:noWrap/>
            <w:hideMark/>
          </w:tcPr>
          <w:p w14:paraId="4C05F99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1C4581A8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62AF3D82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C86ECA4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minimum temperature of the single battery</w:t>
            </w:r>
          </w:p>
        </w:tc>
        <w:tc>
          <w:tcPr>
            <w:tcW w:w="1420" w:type="dxa"/>
            <w:noWrap/>
            <w:hideMark/>
          </w:tcPr>
          <w:p w14:paraId="3F31451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33</w:t>
            </w:r>
          </w:p>
        </w:tc>
        <w:tc>
          <w:tcPr>
            <w:tcW w:w="1300" w:type="dxa"/>
            <w:noWrap/>
            <w:hideMark/>
          </w:tcPr>
          <w:p w14:paraId="60336FD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3055B28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E48BE29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7D79B36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highest temperature channel of the single battery</w:t>
            </w:r>
          </w:p>
        </w:tc>
        <w:tc>
          <w:tcPr>
            <w:tcW w:w="1420" w:type="dxa"/>
            <w:noWrap/>
            <w:hideMark/>
          </w:tcPr>
          <w:p w14:paraId="256A518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34</w:t>
            </w:r>
          </w:p>
        </w:tc>
        <w:tc>
          <w:tcPr>
            <w:tcW w:w="1300" w:type="dxa"/>
            <w:noWrap/>
            <w:hideMark/>
          </w:tcPr>
          <w:p w14:paraId="7AC6FCC3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3EDBB8A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3E85E2A6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7B3E14C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lowest temperature channel for a single battery</w:t>
            </w:r>
          </w:p>
        </w:tc>
        <w:tc>
          <w:tcPr>
            <w:tcW w:w="1420" w:type="dxa"/>
            <w:noWrap/>
            <w:hideMark/>
          </w:tcPr>
          <w:p w14:paraId="6AD6CF2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35</w:t>
            </w:r>
          </w:p>
        </w:tc>
        <w:tc>
          <w:tcPr>
            <w:tcW w:w="1300" w:type="dxa"/>
            <w:noWrap/>
            <w:hideMark/>
          </w:tcPr>
          <w:p w14:paraId="4DD56A3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0F58035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FCB779A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154C84E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lastRenderedPageBreak/>
              <w:t>Module battery maximum voltage</w:t>
            </w:r>
          </w:p>
        </w:tc>
        <w:tc>
          <w:tcPr>
            <w:tcW w:w="1420" w:type="dxa"/>
            <w:noWrap/>
            <w:hideMark/>
          </w:tcPr>
          <w:p w14:paraId="1C95358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36</w:t>
            </w:r>
          </w:p>
        </w:tc>
        <w:tc>
          <w:tcPr>
            <w:tcW w:w="1300" w:type="dxa"/>
            <w:noWrap/>
            <w:hideMark/>
          </w:tcPr>
          <w:p w14:paraId="2334143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1FF7C84A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72EAFA0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BB83C0B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minimum voltage of the module battery</w:t>
            </w:r>
          </w:p>
        </w:tc>
        <w:tc>
          <w:tcPr>
            <w:tcW w:w="1420" w:type="dxa"/>
            <w:noWrap/>
            <w:hideMark/>
          </w:tcPr>
          <w:p w14:paraId="25E43775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37</w:t>
            </w:r>
          </w:p>
        </w:tc>
        <w:tc>
          <w:tcPr>
            <w:tcW w:w="1300" w:type="dxa"/>
            <w:noWrap/>
            <w:hideMark/>
          </w:tcPr>
          <w:p w14:paraId="3F304597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39EA93A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4A992D34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5147E0A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highest voltage channel of the module battery</w:t>
            </w:r>
          </w:p>
        </w:tc>
        <w:tc>
          <w:tcPr>
            <w:tcW w:w="1420" w:type="dxa"/>
            <w:noWrap/>
            <w:hideMark/>
          </w:tcPr>
          <w:p w14:paraId="0E343BA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38</w:t>
            </w:r>
          </w:p>
        </w:tc>
        <w:tc>
          <w:tcPr>
            <w:tcW w:w="1300" w:type="dxa"/>
            <w:noWrap/>
            <w:hideMark/>
          </w:tcPr>
          <w:p w14:paraId="04E10602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47B01EC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46FFF71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1680239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lowest voltage channel of the module battery</w:t>
            </w:r>
          </w:p>
        </w:tc>
        <w:tc>
          <w:tcPr>
            <w:tcW w:w="1420" w:type="dxa"/>
            <w:noWrap/>
            <w:hideMark/>
          </w:tcPr>
          <w:p w14:paraId="3E2A38D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39</w:t>
            </w:r>
          </w:p>
        </w:tc>
        <w:tc>
          <w:tcPr>
            <w:tcW w:w="1300" w:type="dxa"/>
            <w:noWrap/>
            <w:hideMark/>
          </w:tcPr>
          <w:p w14:paraId="74D3A54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678D42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37E5E48A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7A73DBC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Maximum temperature of the module battery</w:t>
            </w:r>
          </w:p>
        </w:tc>
        <w:tc>
          <w:tcPr>
            <w:tcW w:w="1420" w:type="dxa"/>
            <w:noWrap/>
            <w:hideMark/>
          </w:tcPr>
          <w:p w14:paraId="55F82B2A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40</w:t>
            </w:r>
          </w:p>
        </w:tc>
        <w:tc>
          <w:tcPr>
            <w:tcW w:w="1300" w:type="dxa"/>
            <w:noWrap/>
            <w:hideMark/>
          </w:tcPr>
          <w:p w14:paraId="2C9CCA3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16077A2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BD55E26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97D48B8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minimum temperature of the module battery</w:t>
            </w:r>
          </w:p>
        </w:tc>
        <w:tc>
          <w:tcPr>
            <w:tcW w:w="1420" w:type="dxa"/>
            <w:noWrap/>
            <w:hideMark/>
          </w:tcPr>
          <w:p w14:paraId="265B725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41</w:t>
            </w:r>
          </w:p>
        </w:tc>
        <w:tc>
          <w:tcPr>
            <w:tcW w:w="1300" w:type="dxa"/>
            <w:noWrap/>
            <w:hideMark/>
          </w:tcPr>
          <w:p w14:paraId="1D3F4A7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20190B5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22071F48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389CB9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maximum temperature channel of the module battery</w:t>
            </w:r>
          </w:p>
        </w:tc>
        <w:tc>
          <w:tcPr>
            <w:tcW w:w="1420" w:type="dxa"/>
            <w:noWrap/>
            <w:hideMark/>
          </w:tcPr>
          <w:p w14:paraId="18536BF2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42</w:t>
            </w:r>
          </w:p>
        </w:tc>
        <w:tc>
          <w:tcPr>
            <w:tcW w:w="1300" w:type="dxa"/>
            <w:noWrap/>
            <w:hideMark/>
          </w:tcPr>
          <w:p w14:paraId="5360D67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45106BD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41A4C89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647DBC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lowest temperature channel of the module battery</w:t>
            </w:r>
          </w:p>
        </w:tc>
        <w:tc>
          <w:tcPr>
            <w:tcW w:w="1420" w:type="dxa"/>
            <w:noWrap/>
            <w:hideMark/>
          </w:tcPr>
          <w:p w14:paraId="0DC669B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43</w:t>
            </w:r>
          </w:p>
        </w:tc>
        <w:tc>
          <w:tcPr>
            <w:tcW w:w="1300" w:type="dxa"/>
            <w:noWrap/>
            <w:hideMark/>
          </w:tcPr>
          <w:p w14:paraId="0FD2227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0B81F82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60CCB7E0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FF6DF1D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SOH</w:t>
            </w:r>
          </w:p>
        </w:tc>
        <w:tc>
          <w:tcPr>
            <w:tcW w:w="1420" w:type="dxa"/>
            <w:noWrap/>
            <w:hideMark/>
          </w:tcPr>
          <w:p w14:paraId="4CDA2FF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44</w:t>
            </w:r>
          </w:p>
        </w:tc>
        <w:tc>
          <w:tcPr>
            <w:tcW w:w="1300" w:type="dxa"/>
            <w:noWrap/>
            <w:hideMark/>
          </w:tcPr>
          <w:p w14:paraId="696F7ED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5628D1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348EB45B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8B6EF8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obligate</w:t>
            </w:r>
          </w:p>
        </w:tc>
        <w:tc>
          <w:tcPr>
            <w:tcW w:w="1420" w:type="dxa"/>
            <w:noWrap/>
            <w:hideMark/>
          </w:tcPr>
          <w:p w14:paraId="0D0F0D9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1900</w:t>
            </w:r>
          </w:p>
        </w:tc>
        <w:tc>
          <w:tcPr>
            <w:tcW w:w="1300" w:type="dxa"/>
            <w:noWrap/>
            <w:hideMark/>
          </w:tcPr>
          <w:p w14:paraId="158A338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1E68BD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59D247DA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1A9E265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Remaining capacity</w:t>
            </w:r>
          </w:p>
        </w:tc>
        <w:tc>
          <w:tcPr>
            <w:tcW w:w="1420" w:type="dxa"/>
            <w:noWrap/>
            <w:hideMark/>
          </w:tcPr>
          <w:p w14:paraId="4D5F26A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45</w:t>
            </w:r>
          </w:p>
        </w:tc>
        <w:tc>
          <w:tcPr>
            <w:tcW w:w="1300" w:type="dxa"/>
            <w:noWrap/>
            <w:hideMark/>
          </w:tcPr>
          <w:p w14:paraId="565A354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5DBA942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0370F854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31B4C0F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Battery charge</w:t>
            </w:r>
          </w:p>
        </w:tc>
        <w:tc>
          <w:tcPr>
            <w:tcW w:w="1420" w:type="dxa"/>
            <w:noWrap/>
            <w:hideMark/>
          </w:tcPr>
          <w:p w14:paraId="7941E1C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46</w:t>
            </w:r>
          </w:p>
        </w:tc>
        <w:tc>
          <w:tcPr>
            <w:tcW w:w="1300" w:type="dxa"/>
            <w:noWrap/>
            <w:hideMark/>
          </w:tcPr>
          <w:p w14:paraId="6F801CC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20DE18F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34261BEF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FF3694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Battery discharge</w:t>
            </w:r>
          </w:p>
        </w:tc>
        <w:tc>
          <w:tcPr>
            <w:tcW w:w="1420" w:type="dxa"/>
            <w:noWrap/>
            <w:hideMark/>
          </w:tcPr>
          <w:p w14:paraId="5819F26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47</w:t>
            </w:r>
          </w:p>
        </w:tc>
        <w:tc>
          <w:tcPr>
            <w:tcW w:w="1300" w:type="dxa"/>
            <w:noWrap/>
            <w:hideMark/>
          </w:tcPr>
          <w:p w14:paraId="767522B2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06C0F93C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6B427A76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50A6EF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Cumulative charge for the day</w:t>
            </w:r>
          </w:p>
        </w:tc>
        <w:tc>
          <w:tcPr>
            <w:tcW w:w="1420" w:type="dxa"/>
            <w:noWrap/>
            <w:hideMark/>
          </w:tcPr>
          <w:p w14:paraId="6C4F32EC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48</w:t>
            </w:r>
          </w:p>
        </w:tc>
        <w:tc>
          <w:tcPr>
            <w:tcW w:w="1300" w:type="dxa"/>
            <w:noWrap/>
            <w:hideMark/>
          </w:tcPr>
          <w:p w14:paraId="35616EF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75EB9F1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0D7D5DFE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060E3B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Cumulative discharge on the day</w:t>
            </w:r>
          </w:p>
        </w:tc>
        <w:tc>
          <w:tcPr>
            <w:tcW w:w="1420" w:type="dxa"/>
            <w:noWrap/>
            <w:hideMark/>
          </w:tcPr>
          <w:p w14:paraId="500C13F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49</w:t>
            </w:r>
          </w:p>
        </w:tc>
        <w:tc>
          <w:tcPr>
            <w:tcW w:w="1300" w:type="dxa"/>
            <w:noWrap/>
            <w:hideMark/>
          </w:tcPr>
          <w:p w14:paraId="7A6768C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6C2CCB3A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13AD6003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D8B9EBC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Historical cumulative charges</w:t>
            </w:r>
          </w:p>
        </w:tc>
        <w:tc>
          <w:tcPr>
            <w:tcW w:w="1420" w:type="dxa"/>
            <w:noWrap/>
            <w:hideMark/>
          </w:tcPr>
          <w:p w14:paraId="1055546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50</w:t>
            </w:r>
          </w:p>
        </w:tc>
        <w:tc>
          <w:tcPr>
            <w:tcW w:w="1300" w:type="dxa"/>
            <w:noWrap/>
            <w:hideMark/>
          </w:tcPr>
          <w:p w14:paraId="3493156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09A82C05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5F6D0A49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D48FC4C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Historical cumulative discharge</w:t>
            </w:r>
          </w:p>
        </w:tc>
        <w:tc>
          <w:tcPr>
            <w:tcW w:w="1420" w:type="dxa"/>
            <w:noWrap/>
            <w:hideMark/>
          </w:tcPr>
          <w:p w14:paraId="7403EC1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51</w:t>
            </w:r>
          </w:p>
        </w:tc>
        <w:tc>
          <w:tcPr>
            <w:tcW w:w="1300" w:type="dxa"/>
            <w:noWrap/>
            <w:hideMark/>
          </w:tcPr>
          <w:p w14:paraId="558416C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476A989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26B87535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5307127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Charge the sign bit</w:t>
            </w:r>
          </w:p>
        </w:tc>
        <w:tc>
          <w:tcPr>
            <w:tcW w:w="1420" w:type="dxa"/>
            <w:noWrap/>
            <w:hideMark/>
          </w:tcPr>
          <w:p w14:paraId="5E71CED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52</w:t>
            </w:r>
          </w:p>
        </w:tc>
        <w:tc>
          <w:tcPr>
            <w:tcW w:w="1300" w:type="dxa"/>
            <w:noWrap/>
            <w:hideMark/>
          </w:tcPr>
          <w:p w14:paraId="4F18064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67B5061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D2055DF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D753099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Fill the markers</w:t>
            </w:r>
          </w:p>
        </w:tc>
        <w:tc>
          <w:tcPr>
            <w:tcW w:w="1420" w:type="dxa"/>
            <w:noWrap/>
            <w:hideMark/>
          </w:tcPr>
          <w:p w14:paraId="63D615DA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53</w:t>
            </w:r>
          </w:p>
        </w:tc>
        <w:tc>
          <w:tcPr>
            <w:tcW w:w="1300" w:type="dxa"/>
            <w:noWrap/>
            <w:hideMark/>
          </w:tcPr>
          <w:p w14:paraId="271135D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5A4B7DA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9104DA6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C8B1C8E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Number of battery pack modules</w:t>
            </w:r>
          </w:p>
        </w:tc>
        <w:tc>
          <w:tcPr>
            <w:tcW w:w="1420" w:type="dxa"/>
            <w:noWrap/>
            <w:hideMark/>
          </w:tcPr>
          <w:p w14:paraId="7FD37DE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54</w:t>
            </w:r>
          </w:p>
        </w:tc>
        <w:tc>
          <w:tcPr>
            <w:tcW w:w="1300" w:type="dxa"/>
            <w:noWrap/>
            <w:hideMark/>
          </w:tcPr>
          <w:p w14:paraId="6F91ECB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4C342F8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258A9214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17F9998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number of battery pack cells in series</w:t>
            </w:r>
          </w:p>
        </w:tc>
        <w:tc>
          <w:tcPr>
            <w:tcW w:w="1420" w:type="dxa"/>
            <w:noWrap/>
            <w:hideMark/>
          </w:tcPr>
          <w:p w14:paraId="2734303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55</w:t>
            </w:r>
          </w:p>
        </w:tc>
        <w:tc>
          <w:tcPr>
            <w:tcW w:w="1300" w:type="dxa"/>
            <w:noWrap/>
            <w:hideMark/>
          </w:tcPr>
          <w:p w14:paraId="182A793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3078CE2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53694792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012DB29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No Charging Signs</w:t>
            </w:r>
          </w:p>
        </w:tc>
        <w:tc>
          <w:tcPr>
            <w:tcW w:w="1420" w:type="dxa"/>
            <w:noWrap/>
            <w:hideMark/>
          </w:tcPr>
          <w:p w14:paraId="7E6EA22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56</w:t>
            </w:r>
          </w:p>
        </w:tc>
        <w:tc>
          <w:tcPr>
            <w:tcW w:w="1300" w:type="dxa"/>
            <w:noWrap/>
            <w:hideMark/>
          </w:tcPr>
          <w:p w14:paraId="7550F3A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3DA08DB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2109988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8EB9EAF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No discharge signs</w:t>
            </w:r>
          </w:p>
        </w:tc>
        <w:tc>
          <w:tcPr>
            <w:tcW w:w="1420" w:type="dxa"/>
            <w:noWrap/>
            <w:hideMark/>
          </w:tcPr>
          <w:p w14:paraId="52334F9A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57</w:t>
            </w:r>
          </w:p>
        </w:tc>
        <w:tc>
          <w:tcPr>
            <w:tcW w:w="1300" w:type="dxa"/>
            <w:noWrap/>
            <w:hideMark/>
          </w:tcPr>
          <w:p w14:paraId="1581B15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2B7D541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3EA9A955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1DEA456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SOE</w:t>
            </w:r>
          </w:p>
        </w:tc>
        <w:tc>
          <w:tcPr>
            <w:tcW w:w="1420" w:type="dxa"/>
            <w:noWrap/>
            <w:hideMark/>
          </w:tcPr>
          <w:p w14:paraId="65535E5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58</w:t>
            </w:r>
          </w:p>
        </w:tc>
        <w:tc>
          <w:tcPr>
            <w:tcW w:w="1300" w:type="dxa"/>
            <w:noWrap/>
            <w:hideMark/>
          </w:tcPr>
          <w:p w14:paraId="4A57446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10E8664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B2EBC3E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DD20A68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obligate</w:t>
            </w:r>
          </w:p>
        </w:tc>
        <w:tc>
          <w:tcPr>
            <w:tcW w:w="1420" w:type="dxa"/>
            <w:noWrap/>
            <w:hideMark/>
          </w:tcPr>
          <w:p w14:paraId="4DE5FA2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59</w:t>
            </w:r>
          </w:p>
        </w:tc>
        <w:tc>
          <w:tcPr>
            <w:tcW w:w="1300" w:type="dxa"/>
            <w:noWrap/>
            <w:hideMark/>
          </w:tcPr>
          <w:p w14:paraId="0ABB1AE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47044DF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224C0AB4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AF8580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PV shows the total power</w:t>
            </w:r>
          </w:p>
        </w:tc>
        <w:tc>
          <w:tcPr>
            <w:tcW w:w="1420" w:type="dxa"/>
            <w:noWrap/>
            <w:hideMark/>
          </w:tcPr>
          <w:p w14:paraId="44553B7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60</w:t>
            </w:r>
          </w:p>
        </w:tc>
        <w:tc>
          <w:tcPr>
            <w:tcW w:w="1300" w:type="dxa"/>
            <w:noWrap/>
            <w:hideMark/>
          </w:tcPr>
          <w:p w14:paraId="14D8006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3D954385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24D8D394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A43568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grid shows the total power</w:t>
            </w:r>
          </w:p>
        </w:tc>
        <w:tc>
          <w:tcPr>
            <w:tcW w:w="1420" w:type="dxa"/>
            <w:noWrap/>
            <w:hideMark/>
          </w:tcPr>
          <w:p w14:paraId="645A9F21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61</w:t>
            </w:r>
          </w:p>
        </w:tc>
        <w:tc>
          <w:tcPr>
            <w:tcW w:w="1300" w:type="dxa"/>
            <w:noWrap/>
            <w:hideMark/>
          </w:tcPr>
          <w:p w14:paraId="03979008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687D2A9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796D1FA3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D39A8FD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load shows the total power</w:t>
            </w:r>
          </w:p>
        </w:tc>
        <w:tc>
          <w:tcPr>
            <w:tcW w:w="1420" w:type="dxa"/>
            <w:noWrap/>
            <w:hideMark/>
          </w:tcPr>
          <w:p w14:paraId="1814ABA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62</w:t>
            </w:r>
          </w:p>
        </w:tc>
        <w:tc>
          <w:tcPr>
            <w:tcW w:w="1300" w:type="dxa"/>
            <w:noWrap/>
            <w:hideMark/>
          </w:tcPr>
          <w:p w14:paraId="6C0B0DC5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7F1C3D6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4BCC2142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A63B476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The battery shows the total power</w:t>
            </w:r>
          </w:p>
        </w:tc>
        <w:tc>
          <w:tcPr>
            <w:tcW w:w="1420" w:type="dxa"/>
            <w:noWrap/>
            <w:hideMark/>
          </w:tcPr>
          <w:p w14:paraId="0E0F03A3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63</w:t>
            </w:r>
          </w:p>
        </w:tc>
        <w:tc>
          <w:tcPr>
            <w:tcW w:w="1300" w:type="dxa"/>
            <w:noWrap/>
            <w:hideMark/>
          </w:tcPr>
          <w:p w14:paraId="710B45D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58839A8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68CAB530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124B03F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Total photovoltaic power generation</w:t>
            </w:r>
          </w:p>
        </w:tc>
        <w:tc>
          <w:tcPr>
            <w:tcW w:w="1420" w:type="dxa"/>
            <w:noWrap/>
            <w:hideMark/>
          </w:tcPr>
          <w:p w14:paraId="278A67D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64</w:t>
            </w:r>
          </w:p>
        </w:tc>
        <w:tc>
          <w:tcPr>
            <w:tcW w:w="1300" w:type="dxa"/>
            <w:noWrap/>
            <w:hideMark/>
          </w:tcPr>
          <w:p w14:paraId="03BE357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Float32</w:t>
            </w:r>
          </w:p>
        </w:tc>
        <w:tc>
          <w:tcPr>
            <w:tcW w:w="1240" w:type="dxa"/>
            <w:noWrap/>
            <w:hideMark/>
          </w:tcPr>
          <w:p w14:paraId="3315DCF7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73B4B29D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395DAE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Total load power consumption</w:t>
            </w:r>
          </w:p>
        </w:tc>
        <w:tc>
          <w:tcPr>
            <w:tcW w:w="1420" w:type="dxa"/>
            <w:noWrap/>
            <w:hideMark/>
          </w:tcPr>
          <w:p w14:paraId="66FB183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65</w:t>
            </w:r>
          </w:p>
        </w:tc>
        <w:tc>
          <w:tcPr>
            <w:tcW w:w="1300" w:type="dxa"/>
            <w:noWrap/>
            <w:hideMark/>
          </w:tcPr>
          <w:p w14:paraId="49DE044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6557C88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2CDC9604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6352D7D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Total battery charge</w:t>
            </w:r>
          </w:p>
        </w:tc>
        <w:tc>
          <w:tcPr>
            <w:tcW w:w="1420" w:type="dxa"/>
            <w:noWrap/>
            <w:hideMark/>
          </w:tcPr>
          <w:p w14:paraId="711F095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66</w:t>
            </w:r>
          </w:p>
        </w:tc>
        <w:tc>
          <w:tcPr>
            <w:tcW w:w="1300" w:type="dxa"/>
            <w:noWrap/>
            <w:hideMark/>
          </w:tcPr>
          <w:p w14:paraId="4EB7702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Float32</w:t>
            </w:r>
          </w:p>
        </w:tc>
        <w:tc>
          <w:tcPr>
            <w:tcW w:w="1240" w:type="dxa"/>
            <w:noWrap/>
            <w:hideMark/>
          </w:tcPr>
          <w:p w14:paraId="6E57797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7945FA90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573D69F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Total battery discharge</w:t>
            </w:r>
          </w:p>
        </w:tc>
        <w:tc>
          <w:tcPr>
            <w:tcW w:w="1420" w:type="dxa"/>
            <w:noWrap/>
            <w:hideMark/>
          </w:tcPr>
          <w:p w14:paraId="67FD49F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67</w:t>
            </w:r>
          </w:p>
        </w:tc>
        <w:tc>
          <w:tcPr>
            <w:tcW w:w="1300" w:type="dxa"/>
            <w:noWrap/>
            <w:hideMark/>
          </w:tcPr>
          <w:p w14:paraId="7B0B1EA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Float32</w:t>
            </w:r>
          </w:p>
        </w:tc>
        <w:tc>
          <w:tcPr>
            <w:tcW w:w="1240" w:type="dxa"/>
            <w:noWrap/>
            <w:hideMark/>
          </w:tcPr>
          <w:p w14:paraId="74A501E1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04C33C5E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CAA60D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Total on-grid power</w:t>
            </w:r>
          </w:p>
        </w:tc>
        <w:tc>
          <w:tcPr>
            <w:tcW w:w="1420" w:type="dxa"/>
            <w:noWrap/>
            <w:hideMark/>
          </w:tcPr>
          <w:p w14:paraId="7F51318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68</w:t>
            </w:r>
          </w:p>
        </w:tc>
        <w:tc>
          <w:tcPr>
            <w:tcW w:w="1300" w:type="dxa"/>
            <w:noWrap/>
            <w:hideMark/>
          </w:tcPr>
          <w:p w14:paraId="68E5EEB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Float32</w:t>
            </w:r>
          </w:p>
        </w:tc>
        <w:tc>
          <w:tcPr>
            <w:tcW w:w="1240" w:type="dxa"/>
            <w:noWrap/>
            <w:hideMark/>
          </w:tcPr>
          <w:p w14:paraId="5802F6C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2222751B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0EF9B78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Total electricity purchased</w:t>
            </w:r>
          </w:p>
        </w:tc>
        <w:tc>
          <w:tcPr>
            <w:tcW w:w="1420" w:type="dxa"/>
            <w:noWrap/>
            <w:hideMark/>
          </w:tcPr>
          <w:p w14:paraId="132C22B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69</w:t>
            </w:r>
          </w:p>
        </w:tc>
        <w:tc>
          <w:tcPr>
            <w:tcW w:w="1300" w:type="dxa"/>
            <w:noWrap/>
            <w:hideMark/>
          </w:tcPr>
          <w:p w14:paraId="1F3C6AF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Float32</w:t>
            </w:r>
          </w:p>
        </w:tc>
        <w:tc>
          <w:tcPr>
            <w:tcW w:w="1240" w:type="dxa"/>
            <w:noWrap/>
            <w:hideMark/>
          </w:tcPr>
          <w:p w14:paraId="6BE0978A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2D6D6820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EF35CE9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Single-core voltage</w:t>
            </w:r>
          </w:p>
        </w:tc>
        <w:tc>
          <w:tcPr>
            <w:tcW w:w="1420" w:type="dxa"/>
            <w:noWrap/>
            <w:hideMark/>
          </w:tcPr>
          <w:p w14:paraId="794010C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101-356</w:t>
            </w:r>
          </w:p>
        </w:tc>
        <w:tc>
          <w:tcPr>
            <w:tcW w:w="1300" w:type="dxa"/>
            <w:noWrap/>
            <w:hideMark/>
          </w:tcPr>
          <w:p w14:paraId="29D0ED6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UINT16[256]</w:t>
            </w:r>
          </w:p>
        </w:tc>
        <w:tc>
          <w:tcPr>
            <w:tcW w:w="1240" w:type="dxa"/>
            <w:noWrap/>
            <w:hideMark/>
          </w:tcPr>
          <w:p w14:paraId="4F31328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256</w:t>
            </w:r>
          </w:p>
        </w:tc>
      </w:tr>
      <w:tr w:rsidR="00BE358A" w:rsidRPr="00584C7E" w14:paraId="7102EE14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94054BD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Temperature per core</w:t>
            </w:r>
          </w:p>
        </w:tc>
        <w:tc>
          <w:tcPr>
            <w:tcW w:w="1420" w:type="dxa"/>
            <w:noWrap/>
            <w:hideMark/>
          </w:tcPr>
          <w:p w14:paraId="13FFAA9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401-656</w:t>
            </w:r>
          </w:p>
        </w:tc>
        <w:tc>
          <w:tcPr>
            <w:tcW w:w="1300" w:type="dxa"/>
            <w:noWrap/>
            <w:hideMark/>
          </w:tcPr>
          <w:p w14:paraId="523FDA63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INT16[256]</w:t>
            </w:r>
          </w:p>
        </w:tc>
        <w:tc>
          <w:tcPr>
            <w:tcW w:w="1240" w:type="dxa"/>
            <w:noWrap/>
            <w:hideMark/>
          </w:tcPr>
          <w:p w14:paraId="76A9F402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256</w:t>
            </w:r>
          </w:p>
        </w:tc>
      </w:tr>
      <w:tr w:rsidR="00BE358A" w:rsidRPr="00584C7E" w14:paraId="20870278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8747120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Single-core equilibrium state</w:t>
            </w:r>
          </w:p>
        </w:tc>
        <w:tc>
          <w:tcPr>
            <w:tcW w:w="1420" w:type="dxa"/>
            <w:noWrap/>
            <w:hideMark/>
          </w:tcPr>
          <w:p w14:paraId="462495D7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701-828</w:t>
            </w:r>
          </w:p>
        </w:tc>
        <w:tc>
          <w:tcPr>
            <w:tcW w:w="1300" w:type="dxa"/>
            <w:noWrap/>
            <w:hideMark/>
          </w:tcPr>
          <w:p w14:paraId="0495424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UINT8[256]</w:t>
            </w:r>
          </w:p>
        </w:tc>
        <w:tc>
          <w:tcPr>
            <w:tcW w:w="1240" w:type="dxa"/>
            <w:noWrap/>
            <w:hideMark/>
          </w:tcPr>
          <w:p w14:paraId="6D1D851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128</w:t>
            </w:r>
          </w:p>
        </w:tc>
      </w:tr>
      <w:tr w:rsidR="00BE358A" w:rsidRPr="00584C7E" w14:paraId="05420504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676840A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Software Part Number</w:t>
            </w:r>
          </w:p>
        </w:tc>
        <w:tc>
          <w:tcPr>
            <w:tcW w:w="1420" w:type="dxa"/>
            <w:noWrap/>
            <w:hideMark/>
          </w:tcPr>
          <w:p w14:paraId="3BB47AA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2001</w:t>
            </w:r>
          </w:p>
        </w:tc>
        <w:tc>
          <w:tcPr>
            <w:tcW w:w="1300" w:type="dxa"/>
            <w:noWrap/>
            <w:hideMark/>
          </w:tcPr>
          <w:p w14:paraId="15D23ECC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INT8[16]</w:t>
            </w:r>
          </w:p>
        </w:tc>
        <w:tc>
          <w:tcPr>
            <w:tcW w:w="1240" w:type="dxa"/>
            <w:noWrap/>
            <w:hideMark/>
          </w:tcPr>
          <w:p w14:paraId="3DBFE1B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8</w:t>
            </w:r>
          </w:p>
        </w:tc>
      </w:tr>
      <w:tr w:rsidR="00BE358A" w:rsidRPr="00584C7E" w14:paraId="2ACF3776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0C72964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 Total P</w:t>
            </w:r>
          </w:p>
        </w:tc>
        <w:tc>
          <w:tcPr>
            <w:tcW w:w="1420" w:type="dxa"/>
            <w:noWrap/>
            <w:hideMark/>
          </w:tcPr>
          <w:p w14:paraId="038BD15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2002</w:t>
            </w:r>
          </w:p>
        </w:tc>
        <w:tc>
          <w:tcPr>
            <w:tcW w:w="1300" w:type="dxa"/>
            <w:noWrap/>
            <w:hideMark/>
          </w:tcPr>
          <w:p w14:paraId="25EB0C04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4538B04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013476A1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A8F6F06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lastRenderedPageBreak/>
              <w:t>AC Total S</w:t>
            </w:r>
          </w:p>
        </w:tc>
        <w:tc>
          <w:tcPr>
            <w:tcW w:w="1420" w:type="dxa"/>
            <w:noWrap/>
            <w:hideMark/>
          </w:tcPr>
          <w:p w14:paraId="1BA32C1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2003</w:t>
            </w:r>
          </w:p>
        </w:tc>
        <w:tc>
          <w:tcPr>
            <w:tcW w:w="1300" w:type="dxa"/>
            <w:noWrap/>
            <w:hideMark/>
          </w:tcPr>
          <w:p w14:paraId="5DE06D2A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05C8BE2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6908F21C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4B7AD64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 Total Q</w:t>
            </w:r>
          </w:p>
        </w:tc>
        <w:tc>
          <w:tcPr>
            <w:tcW w:w="1420" w:type="dxa"/>
            <w:noWrap/>
            <w:hideMark/>
          </w:tcPr>
          <w:p w14:paraId="2583CA4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2004</w:t>
            </w:r>
          </w:p>
        </w:tc>
        <w:tc>
          <w:tcPr>
            <w:tcW w:w="1300" w:type="dxa"/>
            <w:noWrap/>
            <w:hideMark/>
          </w:tcPr>
          <w:p w14:paraId="4BF472F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7BEA5D44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12F759E3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73D187B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PV1 voltage</w:t>
            </w:r>
          </w:p>
        </w:tc>
        <w:tc>
          <w:tcPr>
            <w:tcW w:w="1420" w:type="dxa"/>
            <w:noWrap/>
            <w:hideMark/>
          </w:tcPr>
          <w:p w14:paraId="1DE0E74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2005</w:t>
            </w:r>
          </w:p>
        </w:tc>
        <w:tc>
          <w:tcPr>
            <w:tcW w:w="1300" w:type="dxa"/>
            <w:noWrap/>
            <w:hideMark/>
          </w:tcPr>
          <w:p w14:paraId="581531E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40297EE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6748A6E7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64022BF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PV1 current</w:t>
            </w:r>
          </w:p>
        </w:tc>
        <w:tc>
          <w:tcPr>
            <w:tcW w:w="1420" w:type="dxa"/>
            <w:noWrap/>
            <w:hideMark/>
          </w:tcPr>
          <w:p w14:paraId="5581C59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2006</w:t>
            </w:r>
          </w:p>
        </w:tc>
        <w:tc>
          <w:tcPr>
            <w:tcW w:w="1300" w:type="dxa"/>
            <w:noWrap/>
            <w:hideMark/>
          </w:tcPr>
          <w:p w14:paraId="6E860147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25EBEF50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2A6E6FAE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937D9C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PV2 voltage</w:t>
            </w:r>
          </w:p>
        </w:tc>
        <w:tc>
          <w:tcPr>
            <w:tcW w:w="1420" w:type="dxa"/>
            <w:noWrap/>
            <w:hideMark/>
          </w:tcPr>
          <w:p w14:paraId="1EA9F29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2007</w:t>
            </w:r>
          </w:p>
        </w:tc>
        <w:tc>
          <w:tcPr>
            <w:tcW w:w="1300" w:type="dxa"/>
            <w:noWrap/>
            <w:hideMark/>
          </w:tcPr>
          <w:p w14:paraId="78CD7D0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E414E8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63E0719C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9BF299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PV2 current</w:t>
            </w:r>
          </w:p>
        </w:tc>
        <w:tc>
          <w:tcPr>
            <w:tcW w:w="1420" w:type="dxa"/>
            <w:noWrap/>
            <w:hideMark/>
          </w:tcPr>
          <w:p w14:paraId="65AAAB3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2008</w:t>
            </w:r>
          </w:p>
        </w:tc>
        <w:tc>
          <w:tcPr>
            <w:tcW w:w="1300" w:type="dxa"/>
            <w:noWrap/>
            <w:hideMark/>
          </w:tcPr>
          <w:p w14:paraId="5F7658E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5A3CA70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843B467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473651C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PV3 voltage</w:t>
            </w:r>
          </w:p>
        </w:tc>
        <w:tc>
          <w:tcPr>
            <w:tcW w:w="1420" w:type="dxa"/>
            <w:noWrap/>
            <w:hideMark/>
          </w:tcPr>
          <w:p w14:paraId="49FAAB2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2009</w:t>
            </w:r>
          </w:p>
        </w:tc>
        <w:tc>
          <w:tcPr>
            <w:tcW w:w="1300" w:type="dxa"/>
            <w:noWrap/>
            <w:hideMark/>
          </w:tcPr>
          <w:p w14:paraId="3085CC8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1804B941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0E3876D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86C9954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PV3 current</w:t>
            </w:r>
          </w:p>
        </w:tc>
        <w:tc>
          <w:tcPr>
            <w:tcW w:w="1420" w:type="dxa"/>
            <w:noWrap/>
            <w:hideMark/>
          </w:tcPr>
          <w:p w14:paraId="6942F10C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2010</w:t>
            </w:r>
          </w:p>
        </w:tc>
        <w:tc>
          <w:tcPr>
            <w:tcW w:w="1300" w:type="dxa"/>
            <w:noWrap/>
            <w:hideMark/>
          </w:tcPr>
          <w:p w14:paraId="482648C7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FC2D7F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4EEECF04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3CF4E11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PV total Power</w:t>
            </w:r>
          </w:p>
        </w:tc>
        <w:tc>
          <w:tcPr>
            <w:tcW w:w="1420" w:type="dxa"/>
            <w:noWrap/>
            <w:hideMark/>
          </w:tcPr>
          <w:p w14:paraId="22F2CA8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2011</w:t>
            </w:r>
          </w:p>
        </w:tc>
        <w:tc>
          <w:tcPr>
            <w:tcW w:w="1300" w:type="dxa"/>
            <w:noWrap/>
            <w:hideMark/>
          </w:tcPr>
          <w:p w14:paraId="57515E0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67915EC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072087DF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A889F8D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 R voltage</w:t>
            </w:r>
          </w:p>
        </w:tc>
        <w:tc>
          <w:tcPr>
            <w:tcW w:w="1420" w:type="dxa"/>
            <w:noWrap/>
            <w:hideMark/>
          </w:tcPr>
          <w:p w14:paraId="265DA88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2012</w:t>
            </w:r>
          </w:p>
        </w:tc>
        <w:tc>
          <w:tcPr>
            <w:tcW w:w="1300" w:type="dxa"/>
            <w:noWrap/>
            <w:hideMark/>
          </w:tcPr>
          <w:p w14:paraId="7218429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27BFE0D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6B93B252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609369B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 R current</w:t>
            </w:r>
          </w:p>
        </w:tc>
        <w:tc>
          <w:tcPr>
            <w:tcW w:w="1420" w:type="dxa"/>
            <w:noWrap/>
            <w:hideMark/>
          </w:tcPr>
          <w:p w14:paraId="2A807B7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2013</w:t>
            </w:r>
          </w:p>
        </w:tc>
        <w:tc>
          <w:tcPr>
            <w:tcW w:w="1300" w:type="dxa"/>
            <w:noWrap/>
            <w:hideMark/>
          </w:tcPr>
          <w:p w14:paraId="1E0CCBE3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6BF6868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6027A059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C2CE68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 S voltage</w:t>
            </w:r>
          </w:p>
        </w:tc>
        <w:tc>
          <w:tcPr>
            <w:tcW w:w="1420" w:type="dxa"/>
            <w:noWrap/>
            <w:hideMark/>
          </w:tcPr>
          <w:p w14:paraId="0193C04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2014</w:t>
            </w:r>
          </w:p>
        </w:tc>
        <w:tc>
          <w:tcPr>
            <w:tcW w:w="1300" w:type="dxa"/>
            <w:noWrap/>
            <w:hideMark/>
          </w:tcPr>
          <w:p w14:paraId="1C4510D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20A474F5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36258E09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B3F678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 S current</w:t>
            </w:r>
          </w:p>
        </w:tc>
        <w:tc>
          <w:tcPr>
            <w:tcW w:w="1420" w:type="dxa"/>
            <w:noWrap/>
            <w:hideMark/>
          </w:tcPr>
          <w:p w14:paraId="7A72E168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2015</w:t>
            </w:r>
          </w:p>
        </w:tc>
        <w:tc>
          <w:tcPr>
            <w:tcW w:w="1300" w:type="dxa"/>
            <w:noWrap/>
            <w:hideMark/>
          </w:tcPr>
          <w:p w14:paraId="243E444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03CEF8A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6BBD1B4D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9C6BCAB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 T voltage</w:t>
            </w:r>
          </w:p>
        </w:tc>
        <w:tc>
          <w:tcPr>
            <w:tcW w:w="1420" w:type="dxa"/>
            <w:noWrap/>
            <w:hideMark/>
          </w:tcPr>
          <w:p w14:paraId="3840DE50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2016</w:t>
            </w:r>
          </w:p>
        </w:tc>
        <w:tc>
          <w:tcPr>
            <w:tcW w:w="1300" w:type="dxa"/>
            <w:noWrap/>
            <w:hideMark/>
          </w:tcPr>
          <w:p w14:paraId="2B9D760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52C5077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04A5040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0CD5175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 T current</w:t>
            </w:r>
          </w:p>
        </w:tc>
        <w:tc>
          <w:tcPr>
            <w:tcW w:w="1420" w:type="dxa"/>
            <w:noWrap/>
            <w:hideMark/>
          </w:tcPr>
          <w:p w14:paraId="6FBAD25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2017</w:t>
            </w:r>
          </w:p>
        </w:tc>
        <w:tc>
          <w:tcPr>
            <w:tcW w:w="1300" w:type="dxa"/>
            <w:noWrap/>
            <w:hideMark/>
          </w:tcPr>
          <w:p w14:paraId="6D242F7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203DDCB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50F480E8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DF557F4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AC frequency</w:t>
            </w:r>
          </w:p>
        </w:tc>
        <w:tc>
          <w:tcPr>
            <w:tcW w:w="1420" w:type="dxa"/>
            <w:noWrap/>
            <w:hideMark/>
          </w:tcPr>
          <w:p w14:paraId="083C080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2018</w:t>
            </w:r>
          </w:p>
        </w:tc>
        <w:tc>
          <w:tcPr>
            <w:tcW w:w="1300" w:type="dxa"/>
            <w:noWrap/>
            <w:hideMark/>
          </w:tcPr>
          <w:p w14:paraId="020CDB5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4247A0E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8277B81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F021D98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BUS voltage</w:t>
            </w:r>
          </w:p>
        </w:tc>
        <w:tc>
          <w:tcPr>
            <w:tcW w:w="1420" w:type="dxa"/>
            <w:noWrap/>
            <w:hideMark/>
          </w:tcPr>
          <w:p w14:paraId="1F363DD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2019</w:t>
            </w:r>
          </w:p>
        </w:tc>
        <w:tc>
          <w:tcPr>
            <w:tcW w:w="1300" w:type="dxa"/>
            <w:noWrap/>
            <w:hideMark/>
          </w:tcPr>
          <w:p w14:paraId="7EEF30FA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3936D8C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948876F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DB9A73A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ISO</w:t>
            </w:r>
          </w:p>
        </w:tc>
        <w:tc>
          <w:tcPr>
            <w:tcW w:w="1420" w:type="dxa"/>
            <w:noWrap/>
            <w:hideMark/>
          </w:tcPr>
          <w:p w14:paraId="06515216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2020</w:t>
            </w:r>
          </w:p>
        </w:tc>
        <w:tc>
          <w:tcPr>
            <w:tcW w:w="1300" w:type="dxa"/>
            <w:noWrap/>
            <w:hideMark/>
          </w:tcPr>
          <w:p w14:paraId="78C6CCC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DAA4C9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C89D20D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E8073AF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DCI</w:t>
            </w:r>
          </w:p>
        </w:tc>
        <w:tc>
          <w:tcPr>
            <w:tcW w:w="1420" w:type="dxa"/>
            <w:noWrap/>
            <w:hideMark/>
          </w:tcPr>
          <w:p w14:paraId="60E2C98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2021</w:t>
            </w:r>
          </w:p>
        </w:tc>
        <w:tc>
          <w:tcPr>
            <w:tcW w:w="1300" w:type="dxa"/>
            <w:noWrap/>
            <w:hideMark/>
          </w:tcPr>
          <w:p w14:paraId="775B234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7E653AB3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26D46FF3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E4BFB4A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GFCI</w:t>
            </w:r>
          </w:p>
        </w:tc>
        <w:tc>
          <w:tcPr>
            <w:tcW w:w="1420" w:type="dxa"/>
            <w:noWrap/>
            <w:hideMark/>
          </w:tcPr>
          <w:p w14:paraId="63F4130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2022</w:t>
            </w:r>
          </w:p>
        </w:tc>
        <w:tc>
          <w:tcPr>
            <w:tcW w:w="1300" w:type="dxa"/>
            <w:noWrap/>
            <w:hideMark/>
          </w:tcPr>
          <w:p w14:paraId="258C03B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0778229C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E541C04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ED77660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N PE voltage</w:t>
            </w:r>
          </w:p>
        </w:tc>
        <w:tc>
          <w:tcPr>
            <w:tcW w:w="1420" w:type="dxa"/>
            <w:noWrap/>
            <w:hideMark/>
          </w:tcPr>
          <w:p w14:paraId="6AE5041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2023</w:t>
            </w:r>
          </w:p>
        </w:tc>
        <w:tc>
          <w:tcPr>
            <w:tcW w:w="1300" w:type="dxa"/>
            <w:noWrap/>
            <w:hideMark/>
          </w:tcPr>
          <w:p w14:paraId="6EDA973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52E7B69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4192579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BC38D89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 xml:space="preserve">Internal ambient </w:t>
            </w:r>
            <w:r w:rsidRPr="00584C7E">
              <w:rPr>
                <w:rFonts w:ascii="等线" w:eastAsia="等线" w:hAnsi="等线" w:cs="宋体" w:hint="eastAsia"/>
                <w:color w:val="000000"/>
              </w:rPr>
              <w:br/>
              <w:t>temperature</w:t>
            </w:r>
          </w:p>
        </w:tc>
        <w:tc>
          <w:tcPr>
            <w:tcW w:w="1420" w:type="dxa"/>
            <w:noWrap/>
            <w:hideMark/>
          </w:tcPr>
          <w:p w14:paraId="3819909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2024</w:t>
            </w:r>
          </w:p>
        </w:tc>
        <w:tc>
          <w:tcPr>
            <w:tcW w:w="1300" w:type="dxa"/>
            <w:noWrap/>
            <w:hideMark/>
          </w:tcPr>
          <w:p w14:paraId="47CBF5AC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769CB00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44C25691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3BF90C4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Internal heatsink temperature</w:t>
            </w:r>
          </w:p>
        </w:tc>
        <w:tc>
          <w:tcPr>
            <w:tcW w:w="1420" w:type="dxa"/>
            <w:noWrap/>
            <w:hideMark/>
          </w:tcPr>
          <w:p w14:paraId="672161C7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2025</w:t>
            </w:r>
          </w:p>
        </w:tc>
        <w:tc>
          <w:tcPr>
            <w:tcW w:w="1300" w:type="dxa"/>
            <w:noWrap/>
            <w:hideMark/>
          </w:tcPr>
          <w:p w14:paraId="06B1007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4F6A86C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DFCB211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E7FC85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 xml:space="preserve">Internal boost-module </w:t>
            </w:r>
            <w:r w:rsidRPr="00584C7E">
              <w:rPr>
                <w:rFonts w:ascii="等线" w:eastAsia="等线" w:hAnsi="等线" w:cs="宋体" w:hint="eastAsia"/>
                <w:color w:val="000000"/>
              </w:rPr>
              <w:br/>
              <w:t>temperature</w:t>
            </w:r>
          </w:p>
        </w:tc>
        <w:tc>
          <w:tcPr>
            <w:tcW w:w="1420" w:type="dxa"/>
            <w:noWrap/>
            <w:hideMark/>
          </w:tcPr>
          <w:p w14:paraId="3734F537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2026</w:t>
            </w:r>
          </w:p>
        </w:tc>
        <w:tc>
          <w:tcPr>
            <w:tcW w:w="1300" w:type="dxa"/>
            <w:noWrap/>
            <w:hideMark/>
          </w:tcPr>
          <w:p w14:paraId="05B0098A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4D6A9C5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638D3864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247DE57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Reserved</w:t>
            </w:r>
          </w:p>
        </w:tc>
        <w:tc>
          <w:tcPr>
            <w:tcW w:w="1420" w:type="dxa"/>
            <w:noWrap/>
            <w:hideMark/>
          </w:tcPr>
          <w:p w14:paraId="0A2970D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2027</w:t>
            </w:r>
          </w:p>
        </w:tc>
        <w:tc>
          <w:tcPr>
            <w:tcW w:w="1300" w:type="dxa"/>
            <w:noWrap/>
            <w:hideMark/>
          </w:tcPr>
          <w:p w14:paraId="72DBD681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6C0F53E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CC511B6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BB951AF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Battery charge/discharge power</w:t>
            </w:r>
          </w:p>
        </w:tc>
        <w:tc>
          <w:tcPr>
            <w:tcW w:w="1420" w:type="dxa"/>
            <w:noWrap/>
            <w:hideMark/>
          </w:tcPr>
          <w:p w14:paraId="4F7F7BF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2028</w:t>
            </w:r>
          </w:p>
        </w:tc>
        <w:tc>
          <w:tcPr>
            <w:tcW w:w="1300" w:type="dxa"/>
            <w:noWrap/>
            <w:hideMark/>
          </w:tcPr>
          <w:p w14:paraId="68C49BC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599A3A8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4D4B6AE8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7F452876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Battery Voltage</w:t>
            </w:r>
          </w:p>
        </w:tc>
        <w:tc>
          <w:tcPr>
            <w:tcW w:w="1420" w:type="dxa"/>
            <w:noWrap/>
            <w:hideMark/>
          </w:tcPr>
          <w:p w14:paraId="1B2E43A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2029</w:t>
            </w:r>
          </w:p>
        </w:tc>
        <w:tc>
          <w:tcPr>
            <w:tcW w:w="1300" w:type="dxa"/>
            <w:noWrap/>
            <w:hideMark/>
          </w:tcPr>
          <w:p w14:paraId="58E6698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1A6C7183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FDB1D2B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61512896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Battery charge/discharge</w:t>
            </w:r>
            <w:r w:rsidRPr="00584C7E">
              <w:rPr>
                <w:rFonts w:ascii="等线" w:eastAsia="等线" w:hAnsi="等线" w:cs="宋体" w:hint="eastAsia"/>
                <w:color w:val="000000"/>
              </w:rPr>
              <w:br/>
              <w:t xml:space="preserve"> current</w:t>
            </w:r>
          </w:p>
        </w:tc>
        <w:tc>
          <w:tcPr>
            <w:tcW w:w="1420" w:type="dxa"/>
            <w:noWrap/>
            <w:hideMark/>
          </w:tcPr>
          <w:p w14:paraId="018EE85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2030</w:t>
            </w:r>
          </w:p>
        </w:tc>
        <w:tc>
          <w:tcPr>
            <w:tcW w:w="1300" w:type="dxa"/>
            <w:noWrap/>
            <w:hideMark/>
          </w:tcPr>
          <w:p w14:paraId="627365D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00177B20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2EC6AF20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3FACA59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EPS Volt</w:t>
            </w:r>
          </w:p>
        </w:tc>
        <w:tc>
          <w:tcPr>
            <w:tcW w:w="1420" w:type="dxa"/>
            <w:noWrap/>
            <w:hideMark/>
          </w:tcPr>
          <w:p w14:paraId="373183A3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2031</w:t>
            </w:r>
          </w:p>
        </w:tc>
        <w:tc>
          <w:tcPr>
            <w:tcW w:w="1300" w:type="dxa"/>
            <w:noWrap/>
            <w:hideMark/>
          </w:tcPr>
          <w:p w14:paraId="0193CCC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1E228EA2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FE3D076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7392E8A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EPS Freq</w:t>
            </w:r>
          </w:p>
        </w:tc>
        <w:tc>
          <w:tcPr>
            <w:tcW w:w="1420" w:type="dxa"/>
            <w:noWrap/>
            <w:hideMark/>
          </w:tcPr>
          <w:p w14:paraId="07BB200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2032</w:t>
            </w:r>
          </w:p>
        </w:tc>
        <w:tc>
          <w:tcPr>
            <w:tcW w:w="1300" w:type="dxa"/>
            <w:noWrap/>
            <w:hideMark/>
          </w:tcPr>
          <w:p w14:paraId="30C8EECC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277DCB0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8204226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1C0FE1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 xml:space="preserve">EPS Total Power </w:t>
            </w:r>
          </w:p>
        </w:tc>
        <w:tc>
          <w:tcPr>
            <w:tcW w:w="1420" w:type="dxa"/>
            <w:noWrap/>
            <w:hideMark/>
          </w:tcPr>
          <w:p w14:paraId="63DFC766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2033</w:t>
            </w:r>
          </w:p>
        </w:tc>
        <w:tc>
          <w:tcPr>
            <w:tcW w:w="1300" w:type="dxa"/>
            <w:noWrap/>
            <w:hideMark/>
          </w:tcPr>
          <w:p w14:paraId="1AF187DC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3EF5D60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6883C997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8969ED3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CT Current R</w:t>
            </w:r>
          </w:p>
        </w:tc>
        <w:tc>
          <w:tcPr>
            <w:tcW w:w="1420" w:type="dxa"/>
            <w:noWrap/>
            <w:hideMark/>
          </w:tcPr>
          <w:p w14:paraId="1557B13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2034</w:t>
            </w:r>
          </w:p>
        </w:tc>
        <w:tc>
          <w:tcPr>
            <w:tcW w:w="1300" w:type="dxa"/>
            <w:noWrap/>
            <w:hideMark/>
          </w:tcPr>
          <w:p w14:paraId="6037278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3EF56DD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EA7D3C8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2D982B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CT Current S</w:t>
            </w:r>
          </w:p>
        </w:tc>
        <w:tc>
          <w:tcPr>
            <w:tcW w:w="1420" w:type="dxa"/>
            <w:noWrap/>
            <w:hideMark/>
          </w:tcPr>
          <w:p w14:paraId="0D779C2B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2035</w:t>
            </w:r>
          </w:p>
        </w:tc>
        <w:tc>
          <w:tcPr>
            <w:tcW w:w="1300" w:type="dxa"/>
            <w:noWrap/>
            <w:hideMark/>
          </w:tcPr>
          <w:p w14:paraId="40AEC542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0BD25231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54A1519B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2774590E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CT Current T</w:t>
            </w:r>
          </w:p>
        </w:tc>
        <w:tc>
          <w:tcPr>
            <w:tcW w:w="1420" w:type="dxa"/>
            <w:noWrap/>
            <w:hideMark/>
          </w:tcPr>
          <w:p w14:paraId="358926CF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2036</w:t>
            </w:r>
          </w:p>
        </w:tc>
        <w:tc>
          <w:tcPr>
            <w:tcW w:w="1300" w:type="dxa"/>
            <w:noWrap/>
            <w:hideMark/>
          </w:tcPr>
          <w:p w14:paraId="69A299EE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INT16</w:t>
            </w:r>
          </w:p>
        </w:tc>
        <w:tc>
          <w:tcPr>
            <w:tcW w:w="1240" w:type="dxa"/>
            <w:noWrap/>
            <w:hideMark/>
          </w:tcPr>
          <w:p w14:paraId="1DF82B49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21135D7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BC48917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Reserved</w:t>
            </w:r>
          </w:p>
        </w:tc>
        <w:tc>
          <w:tcPr>
            <w:tcW w:w="1420" w:type="dxa"/>
            <w:noWrap/>
            <w:hideMark/>
          </w:tcPr>
          <w:p w14:paraId="4DCC12C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2037</w:t>
            </w:r>
          </w:p>
        </w:tc>
        <w:tc>
          <w:tcPr>
            <w:tcW w:w="1300" w:type="dxa"/>
            <w:noWrap/>
            <w:hideMark/>
          </w:tcPr>
          <w:p w14:paraId="28F8DA1F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6DD4A6D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188575FF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394B2158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Grid Power R</w:t>
            </w:r>
          </w:p>
        </w:tc>
        <w:tc>
          <w:tcPr>
            <w:tcW w:w="1420" w:type="dxa"/>
            <w:noWrap/>
            <w:hideMark/>
          </w:tcPr>
          <w:p w14:paraId="124AF534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2038</w:t>
            </w:r>
          </w:p>
        </w:tc>
        <w:tc>
          <w:tcPr>
            <w:tcW w:w="1300" w:type="dxa"/>
            <w:noWrap/>
            <w:hideMark/>
          </w:tcPr>
          <w:p w14:paraId="60AD8343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7B91841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5549997C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530C730E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Grid Power S</w:t>
            </w:r>
          </w:p>
        </w:tc>
        <w:tc>
          <w:tcPr>
            <w:tcW w:w="1420" w:type="dxa"/>
            <w:noWrap/>
            <w:hideMark/>
          </w:tcPr>
          <w:p w14:paraId="1FA6BB8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2039</w:t>
            </w:r>
          </w:p>
        </w:tc>
        <w:tc>
          <w:tcPr>
            <w:tcW w:w="1300" w:type="dxa"/>
            <w:noWrap/>
            <w:hideMark/>
          </w:tcPr>
          <w:p w14:paraId="5A73E80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2B9A30A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58C9843A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3921EF0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Grid Power T</w:t>
            </w:r>
          </w:p>
        </w:tc>
        <w:tc>
          <w:tcPr>
            <w:tcW w:w="1420" w:type="dxa"/>
            <w:noWrap/>
            <w:hideMark/>
          </w:tcPr>
          <w:p w14:paraId="17B99E74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2040</w:t>
            </w:r>
          </w:p>
        </w:tc>
        <w:tc>
          <w:tcPr>
            <w:tcW w:w="1300" w:type="dxa"/>
            <w:noWrap/>
            <w:hideMark/>
          </w:tcPr>
          <w:p w14:paraId="470083A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INT32</w:t>
            </w:r>
          </w:p>
        </w:tc>
        <w:tc>
          <w:tcPr>
            <w:tcW w:w="1240" w:type="dxa"/>
            <w:noWrap/>
            <w:hideMark/>
          </w:tcPr>
          <w:p w14:paraId="79C6C03B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4FAD5A23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5E29B62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lastRenderedPageBreak/>
              <w:t>Bus P_to_M voltage</w:t>
            </w:r>
          </w:p>
        </w:tc>
        <w:tc>
          <w:tcPr>
            <w:tcW w:w="1420" w:type="dxa"/>
            <w:noWrap/>
            <w:hideMark/>
          </w:tcPr>
          <w:p w14:paraId="216FD12D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2041</w:t>
            </w:r>
          </w:p>
        </w:tc>
        <w:tc>
          <w:tcPr>
            <w:tcW w:w="1300" w:type="dxa"/>
            <w:noWrap/>
            <w:hideMark/>
          </w:tcPr>
          <w:p w14:paraId="59B86544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1211CB3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0717291B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4867DF29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Reserved</w:t>
            </w:r>
          </w:p>
        </w:tc>
        <w:tc>
          <w:tcPr>
            <w:tcW w:w="1420" w:type="dxa"/>
            <w:noWrap/>
            <w:hideMark/>
          </w:tcPr>
          <w:p w14:paraId="53E8F7B1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2042</w:t>
            </w:r>
          </w:p>
        </w:tc>
        <w:tc>
          <w:tcPr>
            <w:tcW w:w="1300" w:type="dxa"/>
            <w:noWrap/>
            <w:hideMark/>
          </w:tcPr>
          <w:p w14:paraId="2B732C4D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UINT16</w:t>
            </w:r>
          </w:p>
        </w:tc>
        <w:tc>
          <w:tcPr>
            <w:tcW w:w="1240" w:type="dxa"/>
            <w:noWrap/>
            <w:hideMark/>
          </w:tcPr>
          <w:p w14:paraId="7C774822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</w:tr>
      <w:tr w:rsidR="00BE358A" w:rsidRPr="00584C7E" w14:paraId="7808E17C" w14:textId="77777777" w:rsidTr="003A14EE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1E90A1E4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File Tail</w:t>
            </w:r>
          </w:p>
        </w:tc>
        <w:tc>
          <w:tcPr>
            <w:tcW w:w="1420" w:type="dxa"/>
            <w:noWrap/>
            <w:hideMark/>
          </w:tcPr>
          <w:p w14:paraId="2D9F5A55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2043</w:t>
            </w:r>
          </w:p>
        </w:tc>
        <w:tc>
          <w:tcPr>
            <w:tcW w:w="1300" w:type="dxa"/>
            <w:noWrap/>
            <w:hideMark/>
          </w:tcPr>
          <w:p w14:paraId="555932B0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59FA7289" w14:textId="77777777" w:rsidR="00BE358A" w:rsidRPr="00584C7E" w:rsidRDefault="00BE358A" w:rsidP="003A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  <w:tr w:rsidR="00BE358A" w:rsidRPr="00584C7E" w14:paraId="0E4BF597" w14:textId="77777777" w:rsidTr="003A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0" w:type="dxa"/>
            <w:noWrap/>
            <w:hideMark/>
          </w:tcPr>
          <w:p w14:paraId="07BF4B96" w14:textId="77777777" w:rsidR="00BE358A" w:rsidRPr="00584C7E" w:rsidRDefault="00BE358A" w:rsidP="003A14EE">
            <w:pPr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CRC16</w:t>
            </w:r>
          </w:p>
        </w:tc>
        <w:tc>
          <w:tcPr>
            <w:tcW w:w="1420" w:type="dxa"/>
            <w:noWrap/>
            <w:hideMark/>
          </w:tcPr>
          <w:p w14:paraId="50C35E95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2044</w:t>
            </w:r>
          </w:p>
        </w:tc>
        <w:tc>
          <w:tcPr>
            <w:tcW w:w="1300" w:type="dxa"/>
            <w:noWrap/>
            <w:hideMark/>
          </w:tcPr>
          <w:p w14:paraId="72105098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UINT32</w:t>
            </w:r>
          </w:p>
        </w:tc>
        <w:tc>
          <w:tcPr>
            <w:tcW w:w="1240" w:type="dxa"/>
            <w:noWrap/>
            <w:hideMark/>
          </w:tcPr>
          <w:p w14:paraId="76F0C895" w14:textId="77777777" w:rsidR="00BE358A" w:rsidRPr="00584C7E" w:rsidRDefault="00BE358A" w:rsidP="003A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</w:rPr>
            </w:pPr>
            <w:r w:rsidRPr="00584C7E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</w:tr>
    </w:tbl>
    <w:p w14:paraId="039048C5" w14:textId="6A32954C" w:rsidR="00BE358A" w:rsidRDefault="00BE358A" w:rsidP="00BE358A"/>
    <w:p w14:paraId="319670E2" w14:textId="77777777" w:rsidR="00BE358A" w:rsidRPr="00BE358A" w:rsidRDefault="00BE358A" w:rsidP="00BE358A"/>
    <w:sectPr w:rsidR="00BE358A" w:rsidRPr="00BE358A" w:rsidSect="001508A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82" w:author="Administrator" w:date="2025-07-07T18:25:00Z" w:initials="A">
    <w:p w14:paraId="20BF6A7A" w14:textId="77777777" w:rsidR="006C4E34" w:rsidRDefault="006C4E34" w:rsidP="00BD6343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考虑改为</w:t>
      </w:r>
      <w:r>
        <w:t>U32</w:t>
      </w:r>
    </w:p>
    <w:p w14:paraId="6A649D1D" w14:textId="77777777" w:rsidR="006C4E34" w:rsidRDefault="006C4E34" w:rsidP="00BD6343">
      <w:pPr>
        <w:pStyle w:val="af3"/>
      </w:pPr>
    </w:p>
    <w:p w14:paraId="30EC56B9" w14:textId="77777777" w:rsidR="006C4E34" w:rsidRDefault="006C4E34" w:rsidP="00BD6343">
      <w:pPr>
        <w:pStyle w:val="af3"/>
      </w:pPr>
      <w:r>
        <w:rPr>
          <w:rFonts w:hint="eastAsia"/>
        </w:rPr>
        <w:t>因为记录实际循环覆盖的机制，最终条目数不会超过</w:t>
      </w:r>
      <w:r>
        <w:t xml:space="preserve">65535 </w:t>
      </w:r>
      <w:r>
        <w:rPr>
          <w:rFonts w:hint="eastAsia"/>
        </w:rPr>
        <w:t>，暂时保持</w:t>
      </w:r>
      <w:r>
        <w:t>U16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0EC56B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EC56B9" w16cid:durableId="30EC56B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8508FA" w14:textId="77777777" w:rsidR="00C83883" w:rsidRDefault="00C83883" w:rsidP="00FA1957">
      <w:pPr>
        <w:spacing w:after="0" w:line="240" w:lineRule="auto"/>
      </w:pPr>
      <w:r>
        <w:separator/>
      </w:r>
    </w:p>
  </w:endnote>
  <w:endnote w:type="continuationSeparator" w:id="0">
    <w:p w14:paraId="3D6996EF" w14:textId="77777777" w:rsidR="00C83883" w:rsidRDefault="00C83883" w:rsidP="00FA1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6113537"/>
      <w:docPartObj>
        <w:docPartGallery w:val="Page Numbers (Bottom of Page)"/>
        <w:docPartUnique/>
      </w:docPartObj>
    </w:sdtPr>
    <w:sdtEndPr/>
    <w:sdtContent>
      <w:sdt>
        <w:sdtPr>
          <w:id w:val="171357217"/>
          <w:docPartObj>
            <w:docPartGallery w:val="Page Numbers (Top of Page)"/>
            <w:docPartUnique/>
          </w:docPartObj>
        </w:sdtPr>
        <w:sdtEndPr/>
        <w:sdtContent>
          <w:p w14:paraId="062D6AA2" w14:textId="303B8CC3" w:rsidR="006C4E34" w:rsidRDefault="006C4E34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80F9B">
              <w:rPr>
                <w:b/>
                <w:noProof/>
              </w:rPr>
              <w:t>53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80F9B">
              <w:rPr>
                <w:b/>
                <w:noProof/>
              </w:rPr>
              <w:t>81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76082D9" w14:textId="77777777" w:rsidR="006C4E34" w:rsidRDefault="006C4E34" w:rsidP="00040212">
    <w:pPr>
      <w:pStyle w:val="a9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F586DF" w14:textId="77777777" w:rsidR="00C83883" w:rsidRDefault="00C83883" w:rsidP="00FA1957">
      <w:pPr>
        <w:spacing w:after="0" w:line="240" w:lineRule="auto"/>
      </w:pPr>
      <w:r>
        <w:separator/>
      </w:r>
    </w:p>
  </w:footnote>
  <w:footnote w:type="continuationSeparator" w:id="0">
    <w:p w14:paraId="03309041" w14:textId="77777777" w:rsidR="00C83883" w:rsidRDefault="00C83883" w:rsidP="00FA1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475FE" w14:textId="77777777" w:rsidR="006C4E34" w:rsidRDefault="006C4E34" w:rsidP="00040212">
    <w:pPr>
      <w:pStyle w:val="a7"/>
      <w:jc w:val="left"/>
    </w:pPr>
    <w:r>
      <w:rPr>
        <w:noProof/>
      </w:rPr>
      <w:drawing>
        <wp:inline distT="0" distB="0" distL="0" distR="0" wp14:anchorId="345C8AE2" wp14:editId="5D48CC61">
          <wp:extent cx="1585463" cy="356451"/>
          <wp:effectExtent l="19050" t="0" r="0" b="0"/>
          <wp:docPr id="1" name="图片 0" descr="中兴派能Logo 英文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中兴派能Logo 英文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5463" cy="3564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56940"/>
    <w:multiLevelType w:val="hybridMultilevel"/>
    <w:tmpl w:val="F5E4BE98"/>
    <w:lvl w:ilvl="0" w:tplc="F1387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8F10AA"/>
    <w:multiLevelType w:val="hybridMultilevel"/>
    <w:tmpl w:val="F5E4BE98"/>
    <w:lvl w:ilvl="0" w:tplc="F1387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EE0638"/>
    <w:multiLevelType w:val="hybridMultilevel"/>
    <w:tmpl w:val="B3682CF2"/>
    <w:lvl w:ilvl="0" w:tplc="B53678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E34E4E"/>
    <w:multiLevelType w:val="hybridMultilevel"/>
    <w:tmpl w:val="B3B49730"/>
    <w:lvl w:ilvl="0" w:tplc="71CC0F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000BE5"/>
    <w:multiLevelType w:val="hybridMultilevel"/>
    <w:tmpl w:val="E026C400"/>
    <w:lvl w:ilvl="0" w:tplc="C538768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AD3D5C"/>
    <w:multiLevelType w:val="multilevel"/>
    <w:tmpl w:val="19AD3D5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</w:rPr>
    </w:lvl>
  </w:abstractNum>
  <w:abstractNum w:abstractNumId="6" w15:restartNumberingAfterBreak="0">
    <w:nsid w:val="1AEE508D"/>
    <w:multiLevelType w:val="hybridMultilevel"/>
    <w:tmpl w:val="F91C41A2"/>
    <w:lvl w:ilvl="0" w:tplc="4734EB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4A750C"/>
    <w:multiLevelType w:val="hybridMultilevel"/>
    <w:tmpl w:val="B1186C68"/>
    <w:lvl w:ilvl="0" w:tplc="90E08A6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02A27ED"/>
    <w:multiLevelType w:val="hybridMultilevel"/>
    <w:tmpl w:val="80304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442FF"/>
    <w:multiLevelType w:val="hybridMultilevel"/>
    <w:tmpl w:val="46FA7196"/>
    <w:lvl w:ilvl="0" w:tplc="3B1AAD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EBC2F20"/>
    <w:multiLevelType w:val="hybridMultilevel"/>
    <w:tmpl w:val="DCB0E3E0"/>
    <w:lvl w:ilvl="0" w:tplc="436CE2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4A43320"/>
    <w:multiLevelType w:val="hybridMultilevel"/>
    <w:tmpl w:val="2E2E1CD6"/>
    <w:lvl w:ilvl="0" w:tplc="2CB8FF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76F5676"/>
    <w:multiLevelType w:val="hybridMultilevel"/>
    <w:tmpl w:val="2E2E1CD6"/>
    <w:lvl w:ilvl="0" w:tplc="2CB8FF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9B50B25"/>
    <w:multiLevelType w:val="hybridMultilevel"/>
    <w:tmpl w:val="2E2E1CD6"/>
    <w:lvl w:ilvl="0" w:tplc="2CB8FF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73668D"/>
    <w:multiLevelType w:val="hybridMultilevel"/>
    <w:tmpl w:val="1FEAB0FE"/>
    <w:lvl w:ilvl="0" w:tplc="2B687F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C083207"/>
    <w:multiLevelType w:val="hybridMultilevel"/>
    <w:tmpl w:val="A1C20CD0"/>
    <w:lvl w:ilvl="0" w:tplc="876A6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D33149C"/>
    <w:multiLevelType w:val="hybridMultilevel"/>
    <w:tmpl w:val="20803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9A47F2"/>
    <w:multiLevelType w:val="hybridMultilevel"/>
    <w:tmpl w:val="59405CD0"/>
    <w:lvl w:ilvl="0" w:tplc="45BE0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2407A2"/>
    <w:multiLevelType w:val="hybridMultilevel"/>
    <w:tmpl w:val="FA424B2A"/>
    <w:lvl w:ilvl="0" w:tplc="430A6C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8580FF7"/>
    <w:multiLevelType w:val="hybridMultilevel"/>
    <w:tmpl w:val="F31873D6"/>
    <w:lvl w:ilvl="0" w:tplc="8AF2E9C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F220CC9"/>
    <w:multiLevelType w:val="hybridMultilevel"/>
    <w:tmpl w:val="F5E4BE98"/>
    <w:lvl w:ilvl="0" w:tplc="F1387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0D5411D"/>
    <w:multiLevelType w:val="multilevel"/>
    <w:tmpl w:val="8E4207A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582" w:hanging="1440"/>
      </w:pPr>
      <w:rPr>
        <w:rFonts w:hint="default"/>
        <w:b w:val="0"/>
      </w:rPr>
    </w:lvl>
  </w:abstractNum>
  <w:abstractNum w:abstractNumId="22" w15:restartNumberingAfterBreak="0">
    <w:nsid w:val="56361917"/>
    <w:multiLevelType w:val="hybridMultilevel"/>
    <w:tmpl w:val="F5E4BE98"/>
    <w:lvl w:ilvl="0" w:tplc="F1387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C8179C6"/>
    <w:multiLevelType w:val="hybridMultilevel"/>
    <w:tmpl w:val="F5E4BE98"/>
    <w:lvl w:ilvl="0" w:tplc="F1387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2163B97"/>
    <w:multiLevelType w:val="hybridMultilevel"/>
    <w:tmpl w:val="F5E4BE98"/>
    <w:lvl w:ilvl="0" w:tplc="F1387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3DE7581"/>
    <w:multiLevelType w:val="hybridMultilevel"/>
    <w:tmpl w:val="BF6E5566"/>
    <w:lvl w:ilvl="0" w:tplc="EB20C8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6A8131A"/>
    <w:multiLevelType w:val="hybridMultilevel"/>
    <w:tmpl w:val="1FEAB0FE"/>
    <w:lvl w:ilvl="0" w:tplc="2B687F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DC3121C"/>
    <w:multiLevelType w:val="multilevel"/>
    <w:tmpl w:val="5E2E63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28" w15:restartNumberingAfterBreak="0">
    <w:nsid w:val="708E4702"/>
    <w:multiLevelType w:val="hybridMultilevel"/>
    <w:tmpl w:val="0652C46A"/>
    <w:lvl w:ilvl="0" w:tplc="8356D9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2D93E73"/>
    <w:multiLevelType w:val="multilevel"/>
    <w:tmpl w:val="C6DC6B4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30" w15:restartNumberingAfterBreak="0">
    <w:nsid w:val="753133DB"/>
    <w:multiLevelType w:val="hybridMultilevel"/>
    <w:tmpl w:val="73CE0A8E"/>
    <w:lvl w:ilvl="0" w:tplc="CA084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B8D1FC9"/>
    <w:multiLevelType w:val="hybridMultilevel"/>
    <w:tmpl w:val="3CE69D7E"/>
    <w:lvl w:ilvl="0" w:tplc="CCF8FD4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30"/>
  </w:num>
  <w:num w:numId="4">
    <w:abstractNumId w:val="3"/>
  </w:num>
  <w:num w:numId="5">
    <w:abstractNumId w:val="15"/>
  </w:num>
  <w:num w:numId="6">
    <w:abstractNumId w:val="10"/>
  </w:num>
  <w:num w:numId="7">
    <w:abstractNumId w:val="11"/>
  </w:num>
  <w:num w:numId="8">
    <w:abstractNumId w:val="4"/>
  </w:num>
  <w:num w:numId="9">
    <w:abstractNumId w:val="13"/>
  </w:num>
  <w:num w:numId="10">
    <w:abstractNumId w:val="12"/>
  </w:num>
  <w:num w:numId="11">
    <w:abstractNumId w:val="25"/>
  </w:num>
  <w:num w:numId="12">
    <w:abstractNumId w:val="14"/>
  </w:num>
  <w:num w:numId="13">
    <w:abstractNumId w:val="26"/>
  </w:num>
  <w:num w:numId="14">
    <w:abstractNumId w:val="23"/>
  </w:num>
  <w:num w:numId="15">
    <w:abstractNumId w:val="31"/>
  </w:num>
  <w:num w:numId="16">
    <w:abstractNumId w:val="17"/>
  </w:num>
  <w:num w:numId="17">
    <w:abstractNumId w:val="27"/>
  </w:num>
  <w:num w:numId="18">
    <w:abstractNumId w:val="20"/>
  </w:num>
  <w:num w:numId="19">
    <w:abstractNumId w:val="1"/>
  </w:num>
  <w:num w:numId="20">
    <w:abstractNumId w:val="29"/>
  </w:num>
  <w:num w:numId="21">
    <w:abstractNumId w:val="21"/>
  </w:num>
  <w:num w:numId="22">
    <w:abstractNumId w:val="0"/>
  </w:num>
  <w:num w:numId="23">
    <w:abstractNumId w:val="22"/>
  </w:num>
  <w:num w:numId="24">
    <w:abstractNumId w:val="2"/>
  </w:num>
  <w:num w:numId="25">
    <w:abstractNumId w:val="24"/>
  </w:num>
  <w:num w:numId="26">
    <w:abstractNumId w:val="5"/>
  </w:num>
  <w:num w:numId="27">
    <w:abstractNumId w:val="9"/>
  </w:num>
  <w:num w:numId="28">
    <w:abstractNumId w:val="19"/>
  </w:num>
  <w:num w:numId="29">
    <w:abstractNumId w:val="6"/>
  </w:num>
  <w:num w:numId="30">
    <w:abstractNumId w:val="28"/>
  </w:num>
  <w:num w:numId="31">
    <w:abstractNumId w:val="7"/>
  </w:num>
  <w:num w:numId="32">
    <w:abstractNumId w:val="18"/>
  </w:num>
  <w:num w:numId="3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Pylon">
    <w15:presenceInfo w15:providerId="None" w15:userId="Pylon"/>
  </w15:person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131078" w:nlCheck="1" w:checkStyle="0"/>
  <w:activeWritingStyle w:appName="MSWord" w:lang="zh-CN" w:vendorID="64" w:dllVersion="131077" w:nlCheck="1" w:checkStyle="1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500"/>
    <w:rsid w:val="000005EC"/>
    <w:rsid w:val="000012D4"/>
    <w:rsid w:val="00001BDB"/>
    <w:rsid w:val="000021A3"/>
    <w:rsid w:val="000022F5"/>
    <w:rsid w:val="000026D3"/>
    <w:rsid w:val="00002B8B"/>
    <w:rsid w:val="00002DDF"/>
    <w:rsid w:val="00003A3E"/>
    <w:rsid w:val="00003BB7"/>
    <w:rsid w:val="000041D0"/>
    <w:rsid w:val="0000697E"/>
    <w:rsid w:val="0000733E"/>
    <w:rsid w:val="00007E18"/>
    <w:rsid w:val="00010FB8"/>
    <w:rsid w:val="00015AF3"/>
    <w:rsid w:val="00016369"/>
    <w:rsid w:val="0001670F"/>
    <w:rsid w:val="00016B79"/>
    <w:rsid w:val="00017173"/>
    <w:rsid w:val="0001789C"/>
    <w:rsid w:val="00021470"/>
    <w:rsid w:val="000221CF"/>
    <w:rsid w:val="00022692"/>
    <w:rsid w:val="000226B8"/>
    <w:rsid w:val="00023432"/>
    <w:rsid w:val="00023F10"/>
    <w:rsid w:val="0002404E"/>
    <w:rsid w:val="000252B3"/>
    <w:rsid w:val="00026C8D"/>
    <w:rsid w:val="0002757F"/>
    <w:rsid w:val="00027A8A"/>
    <w:rsid w:val="00027F84"/>
    <w:rsid w:val="00032738"/>
    <w:rsid w:val="00033D2D"/>
    <w:rsid w:val="00033E41"/>
    <w:rsid w:val="00036249"/>
    <w:rsid w:val="0003638A"/>
    <w:rsid w:val="00040212"/>
    <w:rsid w:val="0004129C"/>
    <w:rsid w:val="00042A73"/>
    <w:rsid w:val="0004360E"/>
    <w:rsid w:val="00043A0F"/>
    <w:rsid w:val="000446A4"/>
    <w:rsid w:val="0004511C"/>
    <w:rsid w:val="000456D7"/>
    <w:rsid w:val="00045DAA"/>
    <w:rsid w:val="00046198"/>
    <w:rsid w:val="00046302"/>
    <w:rsid w:val="000507F0"/>
    <w:rsid w:val="000515ED"/>
    <w:rsid w:val="0005172C"/>
    <w:rsid w:val="00051C6C"/>
    <w:rsid w:val="00052C3A"/>
    <w:rsid w:val="00052FB7"/>
    <w:rsid w:val="0005302D"/>
    <w:rsid w:val="0005445C"/>
    <w:rsid w:val="00054A67"/>
    <w:rsid w:val="000552C8"/>
    <w:rsid w:val="0005599C"/>
    <w:rsid w:val="00055F9C"/>
    <w:rsid w:val="00057068"/>
    <w:rsid w:val="0006063F"/>
    <w:rsid w:val="00062490"/>
    <w:rsid w:val="00062A24"/>
    <w:rsid w:val="00062F8C"/>
    <w:rsid w:val="00063BFE"/>
    <w:rsid w:val="0006425B"/>
    <w:rsid w:val="00064BC1"/>
    <w:rsid w:val="00064C19"/>
    <w:rsid w:val="00065031"/>
    <w:rsid w:val="00065D1B"/>
    <w:rsid w:val="00067109"/>
    <w:rsid w:val="000702CF"/>
    <w:rsid w:val="00070EFA"/>
    <w:rsid w:val="000716DE"/>
    <w:rsid w:val="000717AD"/>
    <w:rsid w:val="00071D11"/>
    <w:rsid w:val="00073533"/>
    <w:rsid w:val="000745A4"/>
    <w:rsid w:val="000752B4"/>
    <w:rsid w:val="00075B3E"/>
    <w:rsid w:val="00076165"/>
    <w:rsid w:val="00076679"/>
    <w:rsid w:val="00076DE6"/>
    <w:rsid w:val="000771D0"/>
    <w:rsid w:val="000776BB"/>
    <w:rsid w:val="00082758"/>
    <w:rsid w:val="00082CFD"/>
    <w:rsid w:val="00082D27"/>
    <w:rsid w:val="00082E4B"/>
    <w:rsid w:val="000831EF"/>
    <w:rsid w:val="000835F0"/>
    <w:rsid w:val="000843FF"/>
    <w:rsid w:val="000854FD"/>
    <w:rsid w:val="00085E90"/>
    <w:rsid w:val="00086F34"/>
    <w:rsid w:val="00090575"/>
    <w:rsid w:val="00091833"/>
    <w:rsid w:val="00091E89"/>
    <w:rsid w:val="00092246"/>
    <w:rsid w:val="0009235C"/>
    <w:rsid w:val="000935CF"/>
    <w:rsid w:val="00095EED"/>
    <w:rsid w:val="00096497"/>
    <w:rsid w:val="0009795B"/>
    <w:rsid w:val="000A0160"/>
    <w:rsid w:val="000A12BA"/>
    <w:rsid w:val="000A147C"/>
    <w:rsid w:val="000A18CB"/>
    <w:rsid w:val="000A33B2"/>
    <w:rsid w:val="000A45EE"/>
    <w:rsid w:val="000A484A"/>
    <w:rsid w:val="000A5DE8"/>
    <w:rsid w:val="000A79CE"/>
    <w:rsid w:val="000A7C89"/>
    <w:rsid w:val="000B0AB6"/>
    <w:rsid w:val="000B0D92"/>
    <w:rsid w:val="000B119A"/>
    <w:rsid w:val="000B11F2"/>
    <w:rsid w:val="000B1452"/>
    <w:rsid w:val="000B30E5"/>
    <w:rsid w:val="000B415A"/>
    <w:rsid w:val="000B49B9"/>
    <w:rsid w:val="000B4D37"/>
    <w:rsid w:val="000B5369"/>
    <w:rsid w:val="000B58CD"/>
    <w:rsid w:val="000B5C18"/>
    <w:rsid w:val="000B60F9"/>
    <w:rsid w:val="000B67EF"/>
    <w:rsid w:val="000B7805"/>
    <w:rsid w:val="000B7995"/>
    <w:rsid w:val="000C2228"/>
    <w:rsid w:val="000C28AB"/>
    <w:rsid w:val="000C5A33"/>
    <w:rsid w:val="000C7183"/>
    <w:rsid w:val="000C72AC"/>
    <w:rsid w:val="000C74F2"/>
    <w:rsid w:val="000D085E"/>
    <w:rsid w:val="000D0C92"/>
    <w:rsid w:val="000D1411"/>
    <w:rsid w:val="000D2845"/>
    <w:rsid w:val="000D32DE"/>
    <w:rsid w:val="000D3C78"/>
    <w:rsid w:val="000D66B7"/>
    <w:rsid w:val="000D6BEA"/>
    <w:rsid w:val="000D6DFB"/>
    <w:rsid w:val="000D7F57"/>
    <w:rsid w:val="000E176B"/>
    <w:rsid w:val="000E1F79"/>
    <w:rsid w:val="000E20E8"/>
    <w:rsid w:val="000E299C"/>
    <w:rsid w:val="000E39D4"/>
    <w:rsid w:val="000E3F1F"/>
    <w:rsid w:val="000E48F0"/>
    <w:rsid w:val="000E5B6F"/>
    <w:rsid w:val="000E6615"/>
    <w:rsid w:val="000F05DC"/>
    <w:rsid w:val="000F067C"/>
    <w:rsid w:val="000F17EE"/>
    <w:rsid w:val="000F30F8"/>
    <w:rsid w:val="000F42DB"/>
    <w:rsid w:val="000F4C4E"/>
    <w:rsid w:val="000F4FC1"/>
    <w:rsid w:val="000F502E"/>
    <w:rsid w:val="000F6EA1"/>
    <w:rsid w:val="000F767D"/>
    <w:rsid w:val="000F7E9E"/>
    <w:rsid w:val="001012E8"/>
    <w:rsid w:val="00101E9E"/>
    <w:rsid w:val="001026F9"/>
    <w:rsid w:val="00103753"/>
    <w:rsid w:val="00106B1E"/>
    <w:rsid w:val="00110791"/>
    <w:rsid w:val="00110C15"/>
    <w:rsid w:val="00110EAF"/>
    <w:rsid w:val="0011267F"/>
    <w:rsid w:val="001136D3"/>
    <w:rsid w:val="00113D44"/>
    <w:rsid w:val="00115529"/>
    <w:rsid w:val="00115847"/>
    <w:rsid w:val="00115EFB"/>
    <w:rsid w:val="00120606"/>
    <w:rsid w:val="00120DA2"/>
    <w:rsid w:val="00121687"/>
    <w:rsid w:val="0012250E"/>
    <w:rsid w:val="00122A34"/>
    <w:rsid w:val="00123C1B"/>
    <w:rsid w:val="001259E8"/>
    <w:rsid w:val="00126742"/>
    <w:rsid w:val="001267A5"/>
    <w:rsid w:val="0012787A"/>
    <w:rsid w:val="00127E99"/>
    <w:rsid w:val="001306D9"/>
    <w:rsid w:val="001308CE"/>
    <w:rsid w:val="00130F9B"/>
    <w:rsid w:val="001312EA"/>
    <w:rsid w:val="0013361C"/>
    <w:rsid w:val="0013433D"/>
    <w:rsid w:val="00135230"/>
    <w:rsid w:val="0013561D"/>
    <w:rsid w:val="001356E5"/>
    <w:rsid w:val="0013594B"/>
    <w:rsid w:val="00135D02"/>
    <w:rsid w:val="00137228"/>
    <w:rsid w:val="00137292"/>
    <w:rsid w:val="00137CA2"/>
    <w:rsid w:val="00140911"/>
    <w:rsid w:val="00141B89"/>
    <w:rsid w:val="00142E4A"/>
    <w:rsid w:val="001443C6"/>
    <w:rsid w:val="001451BC"/>
    <w:rsid w:val="00146A3E"/>
    <w:rsid w:val="00146FD5"/>
    <w:rsid w:val="00147869"/>
    <w:rsid w:val="001479AD"/>
    <w:rsid w:val="001502BF"/>
    <w:rsid w:val="001506F7"/>
    <w:rsid w:val="001508AB"/>
    <w:rsid w:val="00150DED"/>
    <w:rsid w:val="001514A2"/>
    <w:rsid w:val="0015151B"/>
    <w:rsid w:val="00151B3D"/>
    <w:rsid w:val="00151BE5"/>
    <w:rsid w:val="001522B0"/>
    <w:rsid w:val="00152480"/>
    <w:rsid w:val="00152DC1"/>
    <w:rsid w:val="00152EF8"/>
    <w:rsid w:val="00152F50"/>
    <w:rsid w:val="001531BB"/>
    <w:rsid w:val="00154949"/>
    <w:rsid w:val="00155916"/>
    <w:rsid w:val="00156426"/>
    <w:rsid w:val="00156E5E"/>
    <w:rsid w:val="0015794D"/>
    <w:rsid w:val="00162810"/>
    <w:rsid w:val="001643F2"/>
    <w:rsid w:val="0016665A"/>
    <w:rsid w:val="00167233"/>
    <w:rsid w:val="00167B42"/>
    <w:rsid w:val="00171D79"/>
    <w:rsid w:val="0017285D"/>
    <w:rsid w:val="00172B9A"/>
    <w:rsid w:val="00173A50"/>
    <w:rsid w:val="00175A25"/>
    <w:rsid w:val="00177518"/>
    <w:rsid w:val="001776A5"/>
    <w:rsid w:val="00177F90"/>
    <w:rsid w:val="0018013D"/>
    <w:rsid w:val="00180BA1"/>
    <w:rsid w:val="001820F0"/>
    <w:rsid w:val="001832A0"/>
    <w:rsid w:val="00185D66"/>
    <w:rsid w:val="0018632F"/>
    <w:rsid w:val="00186430"/>
    <w:rsid w:val="001875AC"/>
    <w:rsid w:val="00190882"/>
    <w:rsid w:val="001909B9"/>
    <w:rsid w:val="001916DF"/>
    <w:rsid w:val="00192A80"/>
    <w:rsid w:val="00192B05"/>
    <w:rsid w:val="00193050"/>
    <w:rsid w:val="0019309F"/>
    <w:rsid w:val="001932BE"/>
    <w:rsid w:val="001938EF"/>
    <w:rsid w:val="00193925"/>
    <w:rsid w:val="00193AB0"/>
    <w:rsid w:val="001959C4"/>
    <w:rsid w:val="001A0773"/>
    <w:rsid w:val="001A08CE"/>
    <w:rsid w:val="001A1B32"/>
    <w:rsid w:val="001A26DE"/>
    <w:rsid w:val="001A41F1"/>
    <w:rsid w:val="001A5B58"/>
    <w:rsid w:val="001A6A54"/>
    <w:rsid w:val="001A74A3"/>
    <w:rsid w:val="001A7AFB"/>
    <w:rsid w:val="001A7EAF"/>
    <w:rsid w:val="001B055A"/>
    <w:rsid w:val="001B0857"/>
    <w:rsid w:val="001B120D"/>
    <w:rsid w:val="001B193E"/>
    <w:rsid w:val="001B1FB4"/>
    <w:rsid w:val="001B37E4"/>
    <w:rsid w:val="001B52FF"/>
    <w:rsid w:val="001B5856"/>
    <w:rsid w:val="001B707A"/>
    <w:rsid w:val="001B7CD3"/>
    <w:rsid w:val="001C139A"/>
    <w:rsid w:val="001C1DC1"/>
    <w:rsid w:val="001C2B13"/>
    <w:rsid w:val="001C392D"/>
    <w:rsid w:val="001C57C8"/>
    <w:rsid w:val="001C5DE0"/>
    <w:rsid w:val="001C63E6"/>
    <w:rsid w:val="001C66A9"/>
    <w:rsid w:val="001D0EFA"/>
    <w:rsid w:val="001D2215"/>
    <w:rsid w:val="001D377B"/>
    <w:rsid w:val="001D397A"/>
    <w:rsid w:val="001D4046"/>
    <w:rsid w:val="001D4253"/>
    <w:rsid w:val="001D45D9"/>
    <w:rsid w:val="001D4B3D"/>
    <w:rsid w:val="001D586B"/>
    <w:rsid w:val="001D59C9"/>
    <w:rsid w:val="001D6FA7"/>
    <w:rsid w:val="001D7A9D"/>
    <w:rsid w:val="001E0A1E"/>
    <w:rsid w:val="001E1139"/>
    <w:rsid w:val="001E1481"/>
    <w:rsid w:val="001E15C1"/>
    <w:rsid w:val="001E2AB4"/>
    <w:rsid w:val="001E5F25"/>
    <w:rsid w:val="001E6997"/>
    <w:rsid w:val="001E6BEA"/>
    <w:rsid w:val="001E70F3"/>
    <w:rsid w:val="001E784F"/>
    <w:rsid w:val="001F07F9"/>
    <w:rsid w:val="001F1040"/>
    <w:rsid w:val="001F19C7"/>
    <w:rsid w:val="001F1BAE"/>
    <w:rsid w:val="001F31A2"/>
    <w:rsid w:val="001F3499"/>
    <w:rsid w:val="001F3BFA"/>
    <w:rsid w:val="001F495C"/>
    <w:rsid w:val="001F67A5"/>
    <w:rsid w:val="001F7601"/>
    <w:rsid w:val="0020034B"/>
    <w:rsid w:val="002003F1"/>
    <w:rsid w:val="00200483"/>
    <w:rsid w:val="00201DB7"/>
    <w:rsid w:val="002029A6"/>
    <w:rsid w:val="002041D1"/>
    <w:rsid w:val="002041DF"/>
    <w:rsid w:val="002064A3"/>
    <w:rsid w:val="00206DE7"/>
    <w:rsid w:val="00207F25"/>
    <w:rsid w:val="00207FC7"/>
    <w:rsid w:val="002109C9"/>
    <w:rsid w:val="00212372"/>
    <w:rsid w:val="00212478"/>
    <w:rsid w:val="00215846"/>
    <w:rsid w:val="00216403"/>
    <w:rsid w:val="0021643A"/>
    <w:rsid w:val="00220FC4"/>
    <w:rsid w:val="00221CF1"/>
    <w:rsid w:val="00222A01"/>
    <w:rsid w:val="00223D83"/>
    <w:rsid w:val="00225790"/>
    <w:rsid w:val="00226205"/>
    <w:rsid w:val="00226280"/>
    <w:rsid w:val="002268DB"/>
    <w:rsid w:val="00226C33"/>
    <w:rsid w:val="00227372"/>
    <w:rsid w:val="00227E41"/>
    <w:rsid w:val="00227F02"/>
    <w:rsid w:val="00230913"/>
    <w:rsid w:val="00230BE7"/>
    <w:rsid w:val="002333EA"/>
    <w:rsid w:val="0024038D"/>
    <w:rsid w:val="00240F4C"/>
    <w:rsid w:val="00241A18"/>
    <w:rsid w:val="00241C77"/>
    <w:rsid w:val="00242713"/>
    <w:rsid w:val="002429B4"/>
    <w:rsid w:val="002431CA"/>
    <w:rsid w:val="00244741"/>
    <w:rsid w:val="00245CBF"/>
    <w:rsid w:val="0024753F"/>
    <w:rsid w:val="00250C79"/>
    <w:rsid w:val="002513A0"/>
    <w:rsid w:val="00251BD8"/>
    <w:rsid w:val="002529AA"/>
    <w:rsid w:val="00252D6D"/>
    <w:rsid w:val="00253153"/>
    <w:rsid w:val="00253402"/>
    <w:rsid w:val="0025399B"/>
    <w:rsid w:val="00253B16"/>
    <w:rsid w:val="00253DED"/>
    <w:rsid w:val="00254125"/>
    <w:rsid w:val="0025697D"/>
    <w:rsid w:val="002570CF"/>
    <w:rsid w:val="0025722F"/>
    <w:rsid w:val="00257BBE"/>
    <w:rsid w:val="0026019F"/>
    <w:rsid w:val="0026050E"/>
    <w:rsid w:val="00260F59"/>
    <w:rsid w:val="002616A1"/>
    <w:rsid w:val="00261EFD"/>
    <w:rsid w:val="00262154"/>
    <w:rsid w:val="0026493E"/>
    <w:rsid w:val="002650C7"/>
    <w:rsid w:val="0026552C"/>
    <w:rsid w:val="00266470"/>
    <w:rsid w:val="00266FA7"/>
    <w:rsid w:val="002678F8"/>
    <w:rsid w:val="002712A5"/>
    <w:rsid w:val="002719EB"/>
    <w:rsid w:val="00272484"/>
    <w:rsid w:val="00273A7E"/>
    <w:rsid w:val="00273D5B"/>
    <w:rsid w:val="00275528"/>
    <w:rsid w:val="00276E10"/>
    <w:rsid w:val="00280513"/>
    <w:rsid w:val="00280E31"/>
    <w:rsid w:val="0028181C"/>
    <w:rsid w:val="00281AA9"/>
    <w:rsid w:val="00281BB0"/>
    <w:rsid w:val="00281FCB"/>
    <w:rsid w:val="00282131"/>
    <w:rsid w:val="00282630"/>
    <w:rsid w:val="00283E23"/>
    <w:rsid w:val="0028468F"/>
    <w:rsid w:val="00284DD2"/>
    <w:rsid w:val="0028649D"/>
    <w:rsid w:val="002924C0"/>
    <w:rsid w:val="0029505C"/>
    <w:rsid w:val="002956BB"/>
    <w:rsid w:val="00296343"/>
    <w:rsid w:val="00297148"/>
    <w:rsid w:val="00297155"/>
    <w:rsid w:val="00297ADD"/>
    <w:rsid w:val="002A0228"/>
    <w:rsid w:val="002A164F"/>
    <w:rsid w:val="002A1E8F"/>
    <w:rsid w:val="002A1F8B"/>
    <w:rsid w:val="002A390E"/>
    <w:rsid w:val="002A3A9E"/>
    <w:rsid w:val="002A4FE3"/>
    <w:rsid w:val="002A5C4F"/>
    <w:rsid w:val="002A69D0"/>
    <w:rsid w:val="002B21BF"/>
    <w:rsid w:val="002B2631"/>
    <w:rsid w:val="002B42FD"/>
    <w:rsid w:val="002B4CF0"/>
    <w:rsid w:val="002B74BF"/>
    <w:rsid w:val="002B7B9D"/>
    <w:rsid w:val="002C27B7"/>
    <w:rsid w:val="002C2A37"/>
    <w:rsid w:val="002C2C39"/>
    <w:rsid w:val="002C3E36"/>
    <w:rsid w:val="002C4862"/>
    <w:rsid w:val="002C4D0E"/>
    <w:rsid w:val="002C4DA9"/>
    <w:rsid w:val="002C6B7A"/>
    <w:rsid w:val="002D01E9"/>
    <w:rsid w:val="002D04C7"/>
    <w:rsid w:val="002D0C56"/>
    <w:rsid w:val="002D111D"/>
    <w:rsid w:val="002D1BC7"/>
    <w:rsid w:val="002D39A1"/>
    <w:rsid w:val="002D438B"/>
    <w:rsid w:val="002D44AF"/>
    <w:rsid w:val="002D4BBC"/>
    <w:rsid w:val="002D6092"/>
    <w:rsid w:val="002E0500"/>
    <w:rsid w:val="002E054A"/>
    <w:rsid w:val="002E06E4"/>
    <w:rsid w:val="002E1A06"/>
    <w:rsid w:val="002E2C90"/>
    <w:rsid w:val="002E502E"/>
    <w:rsid w:val="002E504A"/>
    <w:rsid w:val="002E5D89"/>
    <w:rsid w:val="002E69D9"/>
    <w:rsid w:val="002F0151"/>
    <w:rsid w:val="002F23A3"/>
    <w:rsid w:val="002F2762"/>
    <w:rsid w:val="002F3205"/>
    <w:rsid w:val="002F4EC6"/>
    <w:rsid w:val="002F62D9"/>
    <w:rsid w:val="002F65A7"/>
    <w:rsid w:val="002F6AA3"/>
    <w:rsid w:val="002F6EBD"/>
    <w:rsid w:val="003009E1"/>
    <w:rsid w:val="003011F7"/>
    <w:rsid w:val="003015D8"/>
    <w:rsid w:val="00302222"/>
    <w:rsid w:val="003025DD"/>
    <w:rsid w:val="00303C5F"/>
    <w:rsid w:val="00305FC7"/>
    <w:rsid w:val="00307586"/>
    <w:rsid w:val="00307C00"/>
    <w:rsid w:val="00310569"/>
    <w:rsid w:val="0031095B"/>
    <w:rsid w:val="00310B3B"/>
    <w:rsid w:val="0031157F"/>
    <w:rsid w:val="003121CF"/>
    <w:rsid w:val="00312646"/>
    <w:rsid w:val="0031280F"/>
    <w:rsid w:val="0031303E"/>
    <w:rsid w:val="003158FC"/>
    <w:rsid w:val="00315FFD"/>
    <w:rsid w:val="003162B4"/>
    <w:rsid w:val="003168A8"/>
    <w:rsid w:val="00317FD2"/>
    <w:rsid w:val="00320913"/>
    <w:rsid w:val="00320CB3"/>
    <w:rsid w:val="00325272"/>
    <w:rsid w:val="00327191"/>
    <w:rsid w:val="003302EE"/>
    <w:rsid w:val="00330F8C"/>
    <w:rsid w:val="0033468A"/>
    <w:rsid w:val="0033549B"/>
    <w:rsid w:val="0033595A"/>
    <w:rsid w:val="00336093"/>
    <w:rsid w:val="003366DF"/>
    <w:rsid w:val="00336CDF"/>
    <w:rsid w:val="00340C19"/>
    <w:rsid w:val="0034102A"/>
    <w:rsid w:val="00341E58"/>
    <w:rsid w:val="00342B97"/>
    <w:rsid w:val="00343C01"/>
    <w:rsid w:val="00344F13"/>
    <w:rsid w:val="00345FDD"/>
    <w:rsid w:val="00350F96"/>
    <w:rsid w:val="00352ACB"/>
    <w:rsid w:val="00353086"/>
    <w:rsid w:val="003534AD"/>
    <w:rsid w:val="00355450"/>
    <w:rsid w:val="00355846"/>
    <w:rsid w:val="0036053F"/>
    <w:rsid w:val="00361F5F"/>
    <w:rsid w:val="00362072"/>
    <w:rsid w:val="00362A1D"/>
    <w:rsid w:val="00362D9F"/>
    <w:rsid w:val="003644C4"/>
    <w:rsid w:val="00365151"/>
    <w:rsid w:val="0036586B"/>
    <w:rsid w:val="00365D5E"/>
    <w:rsid w:val="00367365"/>
    <w:rsid w:val="003677BA"/>
    <w:rsid w:val="00367849"/>
    <w:rsid w:val="0037033F"/>
    <w:rsid w:val="00370847"/>
    <w:rsid w:val="00370D98"/>
    <w:rsid w:val="0037129D"/>
    <w:rsid w:val="00371645"/>
    <w:rsid w:val="00372088"/>
    <w:rsid w:val="00372CCF"/>
    <w:rsid w:val="00373F56"/>
    <w:rsid w:val="00373FB6"/>
    <w:rsid w:val="003745EA"/>
    <w:rsid w:val="00374CDB"/>
    <w:rsid w:val="00375F74"/>
    <w:rsid w:val="00377309"/>
    <w:rsid w:val="003776C1"/>
    <w:rsid w:val="00377AC0"/>
    <w:rsid w:val="00377AD5"/>
    <w:rsid w:val="00381597"/>
    <w:rsid w:val="00383182"/>
    <w:rsid w:val="00383686"/>
    <w:rsid w:val="003837B8"/>
    <w:rsid w:val="003842EC"/>
    <w:rsid w:val="003845C5"/>
    <w:rsid w:val="003854AC"/>
    <w:rsid w:val="00385B9F"/>
    <w:rsid w:val="00385DA0"/>
    <w:rsid w:val="00386721"/>
    <w:rsid w:val="00386E96"/>
    <w:rsid w:val="00387757"/>
    <w:rsid w:val="00387D1E"/>
    <w:rsid w:val="00390F93"/>
    <w:rsid w:val="00391384"/>
    <w:rsid w:val="00391494"/>
    <w:rsid w:val="003915FD"/>
    <w:rsid w:val="00392806"/>
    <w:rsid w:val="00392844"/>
    <w:rsid w:val="0039288E"/>
    <w:rsid w:val="00392FE8"/>
    <w:rsid w:val="00393773"/>
    <w:rsid w:val="00394674"/>
    <w:rsid w:val="00394804"/>
    <w:rsid w:val="00395949"/>
    <w:rsid w:val="00396F59"/>
    <w:rsid w:val="003A0B49"/>
    <w:rsid w:val="003A14EE"/>
    <w:rsid w:val="003A15CC"/>
    <w:rsid w:val="003A1718"/>
    <w:rsid w:val="003A1C93"/>
    <w:rsid w:val="003A25F6"/>
    <w:rsid w:val="003A271A"/>
    <w:rsid w:val="003A2FE2"/>
    <w:rsid w:val="003A3E92"/>
    <w:rsid w:val="003A40BF"/>
    <w:rsid w:val="003A4A1B"/>
    <w:rsid w:val="003A4D0B"/>
    <w:rsid w:val="003A5436"/>
    <w:rsid w:val="003A57D1"/>
    <w:rsid w:val="003A670D"/>
    <w:rsid w:val="003A6A30"/>
    <w:rsid w:val="003B0516"/>
    <w:rsid w:val="003B0C5C"/>
    <w:rsid w:val="003B283F"/>
    <w:rsid w:val="003B64F1"/>
    <w:rsid w:val="003B687F"/>
    <w:rsid w:val="003B6F84"/>
    <w:rsid w:val="003B70D8"/>
    <w:rsid w:val="003B7410"/>
    <w:rsid w:val="003B7A9F"/>
    <w:rsid w:val="003C061D"/>
    <w:rsid w:val="003C0DA6"/>
    <w:rsid w:val="003C1245"/>
    <w:rsid w:val="003C13A2"/>
    <w:rsid w:val="003C155B"/>
    <w:rsid w:val="003C16AD"/>
    <w:rsid w:val="003C34E7"/>
    <w:rsid w:val="003C361F"/>
    <w:rsid w:val="003C3706"/>
    <w:rsid w:val="003C5166"/>
    <w:rsid w:val="003C5B50"/>
    <w:rsid w:val="003C5D4B"/>
    <w:rsid w:val="003C61B9"/>
    <w:rsid w:val="003D03B7"/>
    <w:rsid w:val="003D07DC"/>
    <w:rsid w:val="003D12F4"/>
    <w:rsid w:val="003D1692"/>
    <w:rsid w:val="003D2A8C"/>
    <w:rsid w:val="003D3C0C"/>
    <w:rsid w:val="003D484B"/>
    <w:rsid w:val="003D538E"/>
    <w:rsid w:val="003E2DC9"/>
    <w:rsid w:val="003E30D8"/>
    <w:rsid w:val="003E4D11"/>
    <w:rsid w:val="003E4EB1"/>
    <w:rsid w:val="003E57AB"/>
    <w:rsid w:val="003E6D0A"/>
    <w:rsid w:val="003E6EB6"/>
    <w:rsid w:val="003E71C3"/>
    <w:rsid w:val="003E763A"/>
    <w:rsid w:val="003E7862"/>
    <w:rsid w:val="003E7E3D"/>
    <w:rsid w:val="003F0636"/>
    <w:rsid w:val="003F17A7"/>
    <w:rsid w:val="003F24A2"/>
    <w:rsid w:val="003F2C87"/>
    <w:rsid w:val="003F375C"/>
    <w:rsid w:val="003F37FD"/>
    <w:rsid w:val="003F44E2"/>
    <w:rsid w:val="003F4ED2"/>
    <w:rsid w:val="003F5381"/>
    <w:rsid w:val="003F58A5"/>
    <w:rsid w:val="003F6E54"/>
    <w:rsid w:val="003F6EFD"/>
    <w:rsid w:val="003F78EF"/>
    <w:rsid w:val="00400502"/>
    <w:rsid w:val="004008C6"/>
    <w:rsid w:val="00402748"/>
    <w:rsid w:val="004028A6"/>
    <w:rsid w:val="004040BD"/>
    <w:rsid w:val="004041F3"/>
    <w:rsid w:val="004044A7"/>
    <w:rsid w:val="00404686"/>
    <w:rsid w:val="00404F40"/>
    <w:rsid w:val="00404FAE"/>
    <w:rsid w:val="0040527C"/>
    <w:rsid w:val="00405848"/>
    <w:rsid w:val="00405951"/>
    <w:rsid w:val="00405ABD"/>
    <w:rsid w:val="00406707"/>
    <w:rsid w:val="00406718"/>
    <w:rsid w:val="00406E0F"/>
    <w:rsid w:val="00407EE7"/>
    <w:rsid w:val="00410AEC"/>
    <w:rsid w:val="004112CF"/>
    <w:rsid w:val="004121B7"/>
    <w:rsid w:val="0041231D"/>
    <w:rsid w:val="00412E5C"/>
    <w:rsid w:val="00413BC6"/>
    <w:rsid w:val="004148AD"/>
    <w:rsid w:val="0041497A"/>
    <w:rsid w:val="00417E28"/>
    <w:rsid w:val="0042070C"/>
    <w:rsid w:val="004216F0"/>
    <w:rsid w:val="004217D5"/>
    <w:rsid w:val="00423478"/>
    <w:rsid w:val="0042458E"/>
    <w:rsid w:val="00424A76"/>
    <w:rsid w:val="00426DBE"/>
    <w:rsid w:val="00427747"/>
    <w:rsid w:val="00427B14"/>
    <w:rsid w:val="00427B45"/>
    <w:rsid w:val="00431364"/>
    <w:rsid w:val="00431E60"/>
    <w:rsid w:val="00432ED7"/>
    <w:rsid w:val="00433799"/>
    <w:rsid w:val="0043404E"/>
    <w:rsid w:val="00436ED0"/>
    <w:rsid w:val="004371B1"/>
    <w:rsid w:val="00437996"/>
    <w:rsid w:val="004408BE"/>
    <w:rsid w:val="004416D1"/>
    <w:rsid w:val="00442B3B"/>
    <w:rsid w:val="00443586"/>
    <w:rsid w:val="00444250"/>
    <w:rsid w:val="00446249"/>
    <w:rsid w:val="004479D4"/>
    <w:rsid w:val="00450EC0"/>
    <w:rsid w:val="00450F0C"/>
    <w:rsid w:val="00451416"/>
    <w:rsid w:val="00451FEB"/>
    <w:rsid w:val="00452CA6"/>
    <w:rsid w:val="004532D0"/>
    <w:rsid w:val="00454EC5"/>
    <w:rsid w:val="004554AB"/>
    <w:rsid w:val="0045696D"/>
    <w:rsid w:val="00456C4B"/>
    <w:rsid w:val="0045733B"/>
    <w:rsid w:val="00457F0A"/>
    <w:rsid w:val="00462B73"/>
    <w:rsid w:val="00463180"/>
    <w:rsid w:val="00463368"/>
    <w:rsid w:val="004635D4"/>
    <w:rsid w:val="004637B5"/>
    <w:rsid w:val="0046630C"/>
    <w:rsid w:val="00466C81"/>
    <w:rsid w:val="0046704B"/>
    <w:rsid w:val="00467A73"/>
    <w:rsid w:val="00467D5B"/>
    <w:rsid w:val="00471C9F"/>
    <w:rsid w:val="004723BC"/>
    <w:rsid w:val="00472629"/>
    <w:rsid w:val="00473C59"/>
    <w:rsid w:val="004760A7"/>
    <w:rsid w:val="004763EE"/>
    <w:rsid w:val="0048053C"/>
    <w:rsid w:val="0048157C"/>
    <w:rsid w:val="00482003"/>
    <w:rsid w:val="00482176"/>
    <w:rsid w:val="004825DD"/>
    <w:rsid w:val="00482E2E"/>
    <w:rsid w:val="00483751"/>
    <w:rsid w:val="00483E1E"/>
    <w:rsid w:val="0048620D"/>
    <w:rsid w:val="004866D6"/>
    <w:rsid w:val="0048715D"/>
    <w:rsid w:val="004905EC"/>
    <w:rsid w:val="00490DFA"/>
    <w:rsid w:val="00490F3E"/>
    <w:rsid w:val="00491BBA"/>
    <w:rsid w:val="00491BFE"/>
    <w:rsid w:val="00491D2B"/>
    <w:rsid w:val="00492A63"/>
    <w:rsid w:val="00492F55"/>
    <w:rsid w:val="004944E2"/>
    <w:rsid w:val="00494786"/>
    <w:rsid w:val="004949F2"/>
    <w:rsid w:val="00495550"/>
    <w:rsid w:val="00495569"/>
    <w:rsid w:val="0049632A"/>
    <w:rsid w:val="004969DD"/>
    <w:rsid w:val="00496ACA"/>
    <w:rsid w:val="00496C8E"/>
    <w:rsid w:val="0049774C"/>
    <w:rsid w:val="004A01FA"/>
    <w:rsid w:val="004A0FF9"/>
    <w:rsid w:val="004A1D31"/>
    <w:rsid w:val="004A23B7"/>
    <w:rsid w:val="004A25A9"/>
    <w:rsid w:val="004A298E"/>
    <w:rsid w:val="004A30E4"/>
    <w:rsid w:val="004A49E0"/>
    <w:rsid w:val="004A7E47"/>
    <w:rsid w:val="004B0061"/>
    <w:rsid w:val="004B12E0"/>
    <w:rsid w:val="004B15F9"/>
    <w:rsid w:val="004B1E76"/>
    <w:rsid w:val="004B4906"/>
    <w:rsid w:val="004B59FB"/>
    <w:rsid w:val="004B5D06"/>
    <w:rsid w:val="004B6A82"/>
    <w:rsid w:val="004B6D60"/>
    <w:rsid w:val="004C036C"/>
    <w:rsid w:val="004C11C3"/>
    <w:rsid w:val="004C2EA2"/>
    <w:rsid w:val="004C45FE"/>
    <w:rsid w:val="004C59CE"/>
    <w:rsid w:val="004C5A62"/>
    <w:rsid w:val="004C6240"/>
    <w:rsid w:val="004C6F8F"/>
    <w:rsid w:val="004D010A"/>
    <w:rsid w:val="004D03E5"/>
    <w:rsid w:val="004D0D2D"/>
    <w:rsid w:val="004D267A"/>
    <w:rsid w:val="004D2AEA"/>
    <w:rsid w:val="004D42A8"/>
    <w:rsid w:val="004D478F"/>
    <w:rsid w:val="004D5100"/>
    <w:rsid w:val="004D57BF"/>
    <w:rsid w:val="004D6888"/>
    <w:rsid w:val="004D706C"/>
    <w:rsid w:val="004E00BF"/>
    <w:rsid w:val="004E0ACD"/>
    <w:rsid w:val="004E0CA3"/>
    <w:rsid w:val="004E0DE7"/>
    <w:rsid w:val="004E1476"/>
    <w:rsid w:val="004E185C"/>
    <w:rsid w:val="004E1B06"/>
    <w:rsid w:val="004E29EA"/>
    <w:rsid w:val="004E4FA3"/>
    <w:rsid w:val="004E5F15"/>
    <w:rsid w:val="004E6C40"/>
    <w:rsid w:val="004F0118"/>
    <w:rsid w:val="004F14AE"/>
    <w:rsid w:val="004F1BF0"/>
    <w:rsid w:val="004F3FC4"/>
    <w:rsid w:val="004F48D4"/>
    <w:rsid w:val="004F6AD2"/>
    <w:rsid w:val="004F7992"/>
    <w:rsid w:val="005004C9"/>
    <w:rsid w:val="00500D69"/>
    <w:rsid w:val="0050271F"/>
    <w:rsid w:val="00502A38"/>
    <w:rsid w:val="00502ABE"/>
    <w:rsid w:val="00503347"/>
    <w:rsid w:val="00503993"/>
    <w:rsid w:val="00503B04"/>
    <w:rsid w:val="005050FF"/>
    <w:rsid w:val="005069A5"/>
    <w:rsid w:val="005069D2"/>
    <w:rsid w:val="005071EE"/>
    <w:rsid w:val="005102EF"/>
    <w:rsid w:val="00512D09"/>
    <w:rsid w:val="005131FA"/>
    <w:rsid w:val="00513574"/>
    <w:rsid w:val="0051404D"/>
    <w:rsid w:val="00514FBB"/>
    <w:rsid w:val="00515011"/>
    <w:rsid w:val="00516706"/>
    <w:rsid w:val="0051777B"/>
    <w:rsid w:val="00520EFB"/>
    <w:rsid w:val="00521234"/>
    <w:rsid w:val="00522C4C"/>
    <w:rsid w:val="00522EB1"/>
    <w:rsid w:val="00525A07"/>
    <w:rsid w:val="00526565"/>
    <w:rsid w:val="00526838"/>
    <w:rsid w:val="00526DF1"/>
    <w:rsid w:val="00527342"/>
    <w:rsid w:val="0052759F"/>
    <w:rsid w:val="00532AE1"/>
    <w:rsid w:val="0053608A"/>
    <w:rsid w:val="005365D0"/>
    <w:rsid w:val="005366A3"/>
    <w:rsid w:val="0053687B"/>
    <w:rsid w:val="0053726D"/>
    <w:rsid w:val="005418A4"/>
    <w:rsid w:val="00541D6E"/>
    <w:rsid w:val="00541EE9"/>
    <w:rsid w:val="00542094"/>
    <w:rsid w:val="005435C9"/>
    <w:rsid w:val="0054406F"/>
    <w:rsid w:val="00545185"/>
    <w:rsid w:val="005452E2"/>
    <w:rsid w:val="005454FC"/>
    <w:rsid w:val="005455D0"/>
    <w:rsid w:val="005457C6"/>
    <w:rsid w:val="00546034"/>
    <w:rsid w:val="005467C0"/>
    <w:rsid w:val="00546D2D"/>
    <w:rsid w:val="00550262"/>
    <w:rsid w:val="00552B38"/>
    <w:rsid w:val="00553988"/>
    <w:rsid w:val="0055405F"/>
    <w:rsid w:val="00556F36"/>
    <w:rsid w:val="00557BAD"/>
    <w:rsid w:val="00560551"/>
    <w:rsid w:val="005614A4"/>
    <w:rsid w:val="00561D45"/>
    <w:rsid w:val="00561FED"/>
    <w:rsid w:val="00562BFF"/>
    <w:rsid w:val="00564610"/>
    <w:rsid w:val="0056570D"/>
    <w:rsid w:val="0056781E"/>
    <w:rsid w:val="00572F1F"/>
    <w:rsid w:val="00575BEB"/>
    <w:rsid w:val="0057620E"/>
    <w:rsid w:val="00576B93"/>
    <w:rsid w:val="0057723E"/>
    <w:rsid w:val="0057783C"/>
    <w:rsid w:val="0058037C"/>
    <w:rsid w:val="005817D8"/>
    <w:rsid w:val="00582CF1"/>
    <w:rsid w:val="00584173"/>
    <w:rsid w:val="0058449E"/>
    <w:rsid w:val="00584BC3"/>
    <w:rsid w:val="00584EE8"/>
    <w:rsid w:val="005851E5"/>
    <w:rsid w:val="00585829"/>
    <w:rsid w:val="00585C0E"/>
    <w:rsid w:val="005863E9"/>
    <w:rsid w:val="005869B7"/>
    <w:rsid w:val="005903B1"/>
    <w:rsid w:val="005924D3"/>
    <w:rsid w:val="00592944"/>
    <w:rsid w:val="00593503"/>
    <w:rsid w:val="00594F8B"/>
    <w:rsid w:val="00595990"/>
    <w:rsid w:val="00596259"/>
    <w:rsid w:val="00597847"/>
    <w:rsid w:val="005978C9"/>
    <w:rsid w:val="005A01C2"/>
    <w:rsid w:val="005A0396"/>
    <w:rsid w:val="005A115A"/>
    <w:rsid w:val="005A1C2D"/>
    <w:rsid w:val="005A2278"/>
    <w:rsid w:val="005A302C"/>
    <w:rsid w:val="005A40A6"/>
    <w:rsid w:val="005A446E"/>
    <w:rsid w:val="005A4B5B"/>
    <w:rsid w:val="005A56A3"/>
    <w:rsid w:val="005A7180"/>
    <w:rsid w:val="005A76C9"/>
    <w:rsid w:val="005A7EB5"/>
    <w:rsid w:val="005B08C3"/>
    <w:rsid w:val="005B0E66"/>
    <w:rsid w:val="005B1122"/>
    <w:rsid w:val="005B13CA"/>
    <w:rsid w:val="005B1D28"/>
    <w:rsid w:val="005B29E5"/>
    <w:rsid w:val="005B4131"/>
    <w:rsid w:val="005B7649"/>
    <w:rsid w:val="005B7934"/>
    <w:rsid w:val="005C02AA"/>
    <w:rsid w:val="005C0BB3"/>
    <w:rsid w:val="005C110F"/>
    <w:rsid w:val="005C1FB0"/>
    <w:rsid w:val="005C2FFA"/>
    <w:rsid w:val="005C344A"/>
    <w:rsid w:val="005C34D0"/>
    <w:rsid w:val="005C39FB"/>
    <w:rsid w:val="005C55DE"/>
    <w:rsid w:val="005C6201"/>
    <w:rsid w:val="005C67E0"/>
    <w:rsid w:val="005C6CD8"/>
    <w:rsid w:val="005C6DDD"/>
    <w:rsid w:val="005C74A3"/>
    <w:rsid w:val="005C7D41"/>
    <w:rsid w:val="005D0149"/>
    <w:rsid w:val="005D04BB"/>
    <w:rsid w:val="005D490B"/>
    <w:rsid w:val="005D49F3"/>
    <w:rsid w:val="005D4A40"/>
    <w:rsid w:val="005D50B8"/>
    <w:rsid w:val="005D5619"/>
    <w:rsid w:val="005D5FC8"/>
    <w:rsid w:val="005D6439"/>
    <w:rsid w:val="005D6782"/>
    <w:rsid w:val="005D7036"/>
    <w:rsid w:val="005D761D"/>
    <w:rsid w:val="005D7721"/>
    <w:rsid w:val="005E0777"/>
    <w:rsid w:val="005E090C"/>
    <w:rsid w:val="005E095F"/>
    <w:rsid w:val="005E1BBC"/>
    <w:rsid w:val="005E3782"/>
    <w:rsid w:val="005E469F"/>
    <w:rsid w:val="005E601A"/>
    <w:rsid w:val="005E714D"/>
    <w:rsid w:val="005E78F1"/>
    <w:rsid w:val="005E7C42"/>
    <w:rsid w:val="005F317B"/>
    <w:rsid w:val="005F3E10"/>
    <w:rsid w:val="005F7567"/>
    <w:rsid w:val="005F7929"/>
    <w:rsid w:val="005F7FF3"/>
    <w:rsid w:val="0060128A"/>
    <w:rsid w:val="00602690"/>
    <w:rsid w:val="00603317"/>
    <w:rsid w:val="0060339E"/>
    <w:rsid w:val="0060343F"/>
    <w:rsid w:val="00604455"/>
    <w:rsid w:val="006052F7"/>
    <w:rsid w:val="00605E09"/>
    <w:rsid w:val="006117B5"/>
    <w:rsid w:val="0061202C"/>
    <w:rsid w:val="0061288A"/>
    <w:rsid w:val="00613FC4"/>
    <w:rsid w:val="00615E8B"/>
    <w:rsid w:val="00620EAD"/>
    <w:rsid w:val="00621467"/>
    <w:rsid w:val="006218F4"/>
    <w:rsid w:val="006239E3"/>
    <w:rsid w:val="006255A1"/>
    <w:rsid w:val="00625D49"/>
    <w:rsid w:val="00626014"/>
    <w:rsid w:val="00627EF5"/>
    <w:rsid w:val="00627F58"/>
    <w:rsid w:val="006300CF"/>
    <w:rsid w:val="00630214"/>
    <w:rsid w:val="006305AC"/>
    <w:rsid w:val="006305AF"/>
    <w:rsid w:val="00630708"/>
    <w:rsid w:val="00631254"/>
    <w:rsid w:val="00631410"/>
    <w:rsid w:val="006322D9"/>
    <w:rsid w:val="00633D93"/>
    <w:rsid w:val="00634D9D"/>
    <w:rsid w:val="00635A08"/>
    <w:rsid w:val="00635C98"/>
    <w:rsid w:val="0063655F"/>
    <w:rsid w:val="00637B3F"/>
    <w:rsid w:val="00640670"/>
    <w:rsid w:val="00641B57"/>
    <w:rsid w:val="00641D24"/>
    <w:rsid w:val="00642663"/>
    <w:rsid w:val="0064322D"/>
    <w:rsid w:val="0064338F"/>
    <w:rsid w:val="00643C03"/>
    <w:rsid w:val="00645AA0"/>
    <w:rsid w:val="00645ADE"/>
    <w:rsid w:val="00646802"/>
    <w:rsid w:val="0064720F"/>
    <w:rsid w:val="00650B87"/>
    <w:rsid w:val="006511E1"/>
    <w:rsid w:val="00651FE1"/>
    <w:rsid w:val="0065271A"/>
    <w:rsid w:val="0065300A"/>
    <w:rsid w:val="0065340F"/>
    <w:rsid w:val="0065366D"/>
    <w:rsid w:val="00653F38"/>
    <w:rsid w:val="00653FAA"/>
    <w:rsid w:val="006553CB"/>
    <w:rsid w:val="006560B5"/>
    <w:rsid w:val="00656D61"/>
    <w:rsid w:val="006571CC"/>
    <w:rsid w:val="00657B91"/>
    <w:rsid w:val="00660527"/>
    <w:rsid w:val="00661309"/>
    <w:rsid w:val="00661479"/>
    <w:rsid w:val="006628C0"/>
    <w:rsid w:val="00662A77"/>
    <w:rsid w:val="00662E6C"/>
    <w:rsid w:val="00665197"/>
    <w:rsid w:val="00665719"/>
    <w:rsid w:val="00665CF0"/>
    <w:rsid w:val="006705B9"/>
    <w:rsid w:val="00671DCB"/>
    <w:rsid w:val="00672FE8"/>
    <w:rsid w:val="00674D7E"/>
    <w:rsid w:val="0067515D"/>
    <w:rsid w:val="006755C8"/>
    <w:rsid w:val="00675AF3"/>
    <w:rsid w:val="00676FCA"/>
    <w:rsid w:val="0068082D"/>
    <w:rsid w:val="00680F98"/>
    <w:rsid w:val="00680F9B"/>
    <w:rsid w:val="00681692"/>
    <w:rsid w:val="00682278"/>
    <w:rsid w:val="006828D1"/>
    <w:rsid w:val="00682CB0"/>
    <w:rsid w:val="0068358B"/>
    <w:rsid w:val="006837B1"/>
    <w:rsid w:val="0068414F"/>
    <w:rsid w:val="0068430B"/>
    <w:rsid w:val="0068454F"/>
    <w:rsid w:val="00684BD6"/>
    <w:rsid w:val="006852B0"/>
    <w:rsid w:val="00685678"/>
    <w:rsid w:val="00686387"/>
    <w:rsid w:val="006865A0"/>
    <w:rsid w:val="00686EB5"/>
    <w:rsid w:val="00687111"/>
    <w:rsid w:val="00687270"/>
    <w:rsid w:val="006874E2"/>
    <w:rsid w:val="00692219"/>
    <w:rsid w:val="00694993"/>
    <w:rsid w:val="00695A87"/>
    <w:rsid w:val="00695E01"/>
    <w:rsid w:val="0069638A"/>
    <w:rsid w:val="00696647"/>
    <w:rsid w:val="00697D02"/>
    <w:rsid w:val="006A04B2"/>
    <w:rsid w:val="006A21C9"/>
    <w:rsid w:val="006A26E8"/>
    <w:rsid w:val="006A2DF3"/>
    <w:rsid w:val="006A3076"/>
    <w:rsid w:val="006A4559"/>
    <w:rsid w:val="006A4EA2"/>
    <w:rsid w:val="006A550C"/>
    <w:rsid w:val="006A5CD9"/>
    <w:rsid w:val="006A77C2"/>
    <w:rsid w:val="006A7F88"/>
    <w:rsid w:val="006B0B28"/>
    <w:rsid w:val="006B0B55"/>
    <w:rsid w:val="006B14A8"/>
    <w:rsid w:val="006B177C"/>
    <w:rsid w:val="006B19D7"/>
    <w:rsid w:val="006B2C35"/>
    <w:rsid w:val="006B3EF0"/>
    <w:rsid w:val="006B41EF"/>
    <w:rsid w:val="006B4B31"/>
    <w:rsid w:val="006B7ADD"/>
    <w:rsid w:val="006C326D"/>
    <w:rsid w:val="006C4143"/>
    <w:rsid w:val="006C4E34"/>
    <w:rsid w:val="006C6A57"/>
    <w:rsid w:val="006C79A4"/>
    <w:rsid w:val="006D0EA9"/>
    <w:rsid w:val="006D0EC2"/>
    <w:rsid w:val="006D15C2"/>
    <w:rsid w:val="006D4D73"/>
    <w:rsid w:val="006E29B9"/>
    <w:rsid w:val="006E2C91"/>
    <w:rsid w:val="006E2E47"/>
    <w:rsid w:val="006E3FE8"/>
    <w:rsid w:val="006E4488"/>
    <w:rsid w:val="006E62FC"/>
    <w:rsid w:val="006E78A6"/>
    <w:rsid w:val="006E7A10"/>
    <w:rsid w:val="006F0DA0"/>
    <w:rsid w:val="006F21EF"/>
    <w:rsid w:val="006F24F4"/>
    <w:rsid w:val="006F2E18"/>
    <w:rsid w:val="006F30A6"/>
    <w:rsid w:val="006F3CF2"/>
    <w:rsid w:val="006F4828"/>
    <w:rsid w:val="006F5347"/>
    <w:rsid w:val="006F6121"/>
    <w:rsid w:val="006F6419"/>
    <w:rsid w:val="006F6AE4"/>
    <w:rsid w:val="006F7833"/>
    <w:rsid w:val="006F7D01"/>
    <w:rsid w:val="00700047"/>
    <w:rsid w:val="007003FE"/>
    <w:rsid w:val="007014E8"/>
    <w:rsid w:val="00701C0F"/>
    <w:rsid w:val="00701D60"/>
    <w:rsid w:val="00702372"/>
    <w:rsid w:val="0070270D"/>
    <w:rsid w:val="00703701"/>
    <w:rsid w:val="00703717"/>
    <w:rsid w:val="00703E49"/>
    <w:rsid w:val="0070420A"/>
    <w:rsid w:val="0070514B"/>
    <w:rsid w:val="007065C3"/>
    <w:rsid w:val="0070665C"/>
    <w:rsid w:val="0070795A"/>
    <w:rsid w:val="007106C5"/>
    <w:rsid w:val="007113B6"/>
    <w:rsid w:val="00712119"/>
    <w:rsid w:val="00712A14"/>
    <w:rsid w:val="00713315"/>
    <w:rsid w:val="007139D7"/>
    <w:rsid w:val="0071570D"/>
    <w:rsid w:val="00715865"/>
    <w:rsid w:val="00717A48"/>
    <w:rsid w:val="007203FB"/>
    <w:rsid w:val="00720534"/>
    <w:rsid w:val="00721D53"/>
    <w:rsid w:val="00721FF6"/>
    <w:rsid w:val="007230B7"/>
    <w:rsid w:val="00723823"/>
    <w:rsid w:val="0072437A"/>
    <w:rsid w:val="00724752"/>
    <w:rsid w:val="0072513C"/>
    <w:rsid w:val="00726D03"/>
    <w:rsid w:val="00727329"/>
    <w:rsid w:val="00727657"/>
    <w:rsid w:val="00730D7E"/>
    <w:rsid w:val="00730DCB"/>
    <w:rsid w:val="00730DDD"/>
    <w:rsid w:val="0073163B"/>
    <w:rsid w:val="00731FD8"/>
    <w:rsid w:val="00732104"/>
    <w:rsid w:val="00732900"/>
    <w:rsid w:val="00732FE9"/>
    <w:rsid w:val="0073335F"/>
    <w:rsid w:val="0073375A"/>
    <w:rsid w:val="00735D7A"/>
    <w:rsid w:val="00736C6C"/>
    <w:rsid w:val="00736F9B"/>
    <w:rsid w:val="007378A0"/>
    <w:rsid w:val="00737FBD"/>
    <w:rsid w:val="00741167"/>
    <w:rsid w:val="00741536"/>
    <w:rsid w:val="007417D8"/>
    <w:rsid w:val="0074190F"/>
    <w:rsid w:val="007429E8"/>
    <w:rsid w:val="00743C62"/>
    <w:rsid w:val="00743CA6"/>
    <w:rsid w:val="00744125"/>
    <w:rsid w:val="00744917"/>
    <w:rsid w:val="00745987"/>
    <w:rsid w:val="007461D1"/>
    <w:rsid w:val="00750833"/>
    <w:rsid w:val="00750A2D"/>
    <w:rsid w:val="00751035"/>
    <w:rsid w:val="00751BCA"/>
    <w:rsid w:val="00751BF0"/>
    <w:rsid w:val="00752636"/>
    <w:rsid w:val="00753943"/>
    <w:rsid w:val="00753A92"/>
    <w:rsid w:val="007568A6"/>
    <w:rsid w:val="007573BC"/>
    <w:rsid w:val="00757E38"/>
    <w:rsid w:val="007608C3"/>
    <w:rsid w:val="007608E1"/>
    <w:rsid w:val="0076147A"/>
    <w:rsid w:val="007627E4"/>
    <w:rsid w:val="00764E6C"/>
    <w:rsid w:val="00765777"/>
    <w:rsid w:val="007663C5"/>
    <w:rsid w:val="00766A0E"/>
    <w:rsid w:val="00767063"/>
    <w:rsid w:val="00771102"/>
    <w:rsid w:val="00771D90"/>
    <w:rsid w:val="00771ED8"/>
    <w:rsid w:val="007726A1"/>
    <w:rsid w:val="0077302A"/>
    <w:rsid w:val="00774441"/>
    <w:rsid w:val="00776459"/>
    <w:rsid w:val="007772D1"/>
    <w:rsid w:val="007774C1"/>
    <w:rsid w:val="00777C8D"/>
    <w:rsid w:val="00777E35"/>
    <w:rsid w:val="00781516"/>
    <w:rsid w:val="00781683"/>
    <w:rsid w:val="00782C58"/>
    <w:rsid w:val="00782E0F"/>
    <w:rsid w:val="007852D4"/>
    <w:rsid w:val="007855A0"/>
    <w:rsid w:val="00785BCE"/>
    <w:rsid w:val="0078618C"/>
    <w:rsid w:val="00787DCE"/>
    <w:rsid w:val="0079060A"/>
    <w:rsid w:val="00790971"/>
    <w:rsid w:val="007917D1"/>
    <w:rsid w:val="00791C1B"/>
    <w:rsid w:val="00791F6D"/>
    <w:rsid w:val="00792B75"/>
    <w:rsid w:val="00792F11"/>
    <w:rsid w:val="00793345"/>
    <w:rsid w:val="0079340B"/>
    <w:rsid w:val="00793F7C"/>
    <w:rsid w:val="0079505C"/>
    <w:rsid w:val="0079569D"/>
    <w:rsid w:val="007962FC"/>
    <w:rsid w:val="00796893"/>
    <w:rsid w:val="00796E21"/>
    <w:rsid w:val="007A0767"/>
    <w:rsid w:val="007A0AFD"/>
    <w:rsid w:val="007A232A"/>
    <w:rsid w:val="007A241C"/>
    <w:rsid w:val="007A2428"/>
    <w:rsid w:val="007A655F"/>
    <w:rsid w:val="007A6920"/>
    <w:rsid w:val="007A6C19"/>
    <w:rsid w:val="007A76BC"/>
    <w:rsid w:val="007B02B7"/>
    <w:rsid w:val="007B11C5"/>
    <w:rsid w:val="007B202B"/>
    <w:rsid w:val="007B2B91"/>
    <w:rsid w:val="007B5C40"/>
    <w:rsid w:val="007B5D81"/>
    <w:rsid w:val="007B6BDC"/>
    <w:rsid w:val="007B79CC"/>
    <w:rsid w:val="007C037A"/>
    <w:rsid w:val="007C0BBC"/>
    <w:rsid w:val="007C1AFF"/>
    <w:rsid w:val="007C3A60"/>
    <w:rsid w:val="007C3D3A"/>
    <w:rsid w:val="007C4E8E"/>
    <w:rsid w:val="007C4EC6"/>
    <w:rsid w:val="007C50A7"/>
    <w:rsid w:val="007C52C8"/>
    <w:rsid w:val="007C5886"/>
    <w:rsid w:val="007C5AC9"/>
    <w:rsid w:val="007C75F2"/>
    <w:rsid w:val="007D00F3"/>
    <w:rsid w:val="007D0B22"/>
    <w:rsid w:val="007D2527"/>
    <w:rsid w:val="007D2668"/>
    <w:rsid w:val="007D26A4"/>
    <w:rsid w:val="007D3486"/>
    <w:rsid w:val="007D3F8F"/>
    <w:rsid w:val="007D478E"/>
    <w:rsid w:val="007D4FE2"/>
    <w:rsid w:val="007D5854"/>
    <w:rsid w:val="007D605E"/>
    <w:rsid w:val="007D640C"/>
    <w:rsid w:val="007D6B67"/>
    <w:rsid w:val="007D6CD0"/>
    <w:rsid w:val="007E0932"/>
    <w:rsid w:val="007E0B78"/>
    <w:rsid w:val="007E0FFC"/>
    <w:rsid w:val="007E24D9"/>
    <w:rsid w:val="007E25BC"/>
    <w:rsid w:val="007E421B"/>
    <w:rsid w:val="007E4C75"/>
    <w:rsid w:val="007E5475"/>
    <w:rsid w:val="007E5A31"/>
    <w:rsid w:val="007E6959"/>
    <w:rsid w:val="007F0770"/>
    <w:rsid w:val="007F0A27"/>
    <w:rsid w:val="007F17D2"/>
    <w:rsid w:val="007F2B5B"/>
    <w:rsid w:val="007F3528"/>
    <w:rsid w:val="007F4174"/>
    <w:rsid w:val="007F4385"/>
    <w:rsid w:val="007F491F"/>
    <w:rsid w:val="007F4D32"/>
    <w:rsid w:val="007F63E8"/>
    <w:rsid w:val="00801E16"/>
    <w:rsid w:val="00802DEC"/>
    <w:rsid w:val="00803877"/>
    <w:rsid w:val="008041B7"/>
    <w:rsid w:val="00804C5D"/>
    <w:rsid w:val="00805A1B"/>
    <w:rsid w:val="00806123"/>
    <w:rsid w:val="00806410"/>
    <w:rsid w:val="008065CC"/>
    <w:rsid w:val="00810150"/>
    <w:rsid w:val="00810336"/>
    <w:rsid w:val="0081062F"/>
    <w:rsid w:val="00810D9D"/>
    <w:rsid w:val="00812743"/>
    <w:rsid w:val="00812F76"/>
    <w:rsid w:val="008131F2"/>
    <w:rsid w:val="00813F92"/>
    <w:rsid w:val="00814007"/>
    <w:rsid w:val="00814C30"/>
    <w:rsid w:val="0081517C"/>
    <w:rsid w:val="008151AC"/>
    <w:rsid w:val="00816C52"/>
    <w:rsid w:val="00817F1D"/>
    <w:rsid w:val="008204DA"/>
    <w:rsid w:val="00820CA4"/>
    <w:rsid w:val="008224D9"/>
    <w:rsid w:val="008229B8"/>
    <w:rsid w:val="008231BD"/>
    <w:rsid w:val="00824F2B"/>
    <w:rsid w:val="00825462"/>
    <w:rsid w:val="00825C03"/>
    <w:rsid w:val="00825E20"/>
    <w:rsid w:val="00826874"/>
    <w:rsid w:val="008279CD"/>
    <w:rsid w:val="00830287"/>
    <w:rsid w:val="00830418"/>
    <w:rsid w:val="008311FA"/>
    <w:rsid w:val="00831329"/>
    <w:rsid w:val="00831FFA"/>
    <w:rsid w:val="00834713"/>
    <w:rsid w:val="00834848"/>
    <w:rsid w:val="008361E1"/>
    <w:rsid w:val="008373B7"/>
    <w:rsid w:val="00837E5B"/>
    <w:rsid w:val="00842A9B"/>
    <w:rsid w:val="00843E8A"/>
    <w:rsid w:val="00844AC1"/>
    <w:rsid w:val="00844D92"/>
    <w:rsid w:val="00846216"/>
    <w:rsid w:val="00846924"/>
    <w:rsid w:val="00846BAF"/>
    <w:rsid w:val="00847393"/>
    <w:rsid w:val="00847F88"/>
    <w:rsid w:val="008506C3"/>
    <w:rsid w:val="0085078F"/>
    <w:rsid w:val="00851030"/>
    <w:rsid w:val="0085181E"/>
    <w:rsid w:val="00852D55"/>
    <w:rsid w:val="00853144"/>
    <w:rsid w:val="00855BF4"/>
    <w:rsid w:val="00855CCA"/>
    <w:rsid w:val="00855D26"/>
    <w:rsid w:val="0085606C"/>
    <w:rsid w:val="008569EC"/>
    <w:rsid w:val="00856AAA"/>
    <w:rsid w:val="008607C5"/>
    <w:rsid w:val="008610D1"/>
    <w:rsid w:val="008619BD"/>
    <w:rsid w:val="00861D39"/>
    <w:rsid w:val="00861D58"/>
    <w:rsid w:val="0086256C"/>
    <w:rsid w:val="008642EA"/>
    <w:rsid w:val="008643AD"/>
    <w:rsid w:val="008657C5"/>
    <w:rsid w:val="008669DF"/>
    <w:rsid w:val="0086778B"/>
    <w:rsid w:val="008701CB"/>
    <w:rsid w:val="00870464"/>
    <w:rsid w:val="00870B9F"/>
    <w:rsid w:val="008713B8"/>
    <w:rsid w:val="008732DE"/>
    <w:rsid w:val="008760D1"/>
    <w:rsid w:val="00876D37"/>
    <w:rsid w:val="00877C5C"/>
    <w:rsid w:val="00880067"/>
    <w:rsid w:val="00881B3D"/>
    <w:rsid w:val="00882551"/>
    <w:rsid w:val="008829D4"/>
    <w:rsid w:val="008835E3"/>
    <w:rsid w:val="00883722"/>
    <w:rsid w:val="008853BC"/>
    <w:rsid w:val="00885A80"/>
    <w:rsid w:val="008862FA"/>
    <w:rsid w:val="00887425"/>
    <w:rsid w:val="008876D7"/>
    <w:rsid w:val="008913D0"/>
    <w:rsid w:val="00891517"/>
    <w:rsid w:val="00891BA9"/>
    <w:rsid w:val="008922DB"/>
    <w:rsid w:val="00892974"/>
    <w:rsid w:val="00892984"/>
    <w:rsid w:val="00892E48"/>
    <w:rsid w:val="0089356F"/>
    <w:rsid w:val="00893699"/>
    <w:rsid w:val="00894831"/>
    <w:rsid w:val="00896314"/>
    <w:rsid w:val="0089750F"/>
    <w:rsid w:val="00897726"/>
    <w:rsid w:val="008A0337"/>
    <w:rsid w:val="008A2690"/>
    <w:rsid w:val="008A2EEA"/>
    <w:rsid w:val="008A437F"/>
    <w:rsid w:val="008A44D9"/>
    <w:rsid w:val="008A4563"/>
    <w:rsid w:val="008A57AE"/>
    <w:rsid w:val="008A5CD5"/>
    <w:rsid w:val="008A6C82"/>
    <w:rsid w:val="008A76D1"/>
    <w:rsid w:val="008B0DD1"/>
    <w:rsid w:val="008B2634"/>
    <w:rsid w:val="008B2CE3"/>
    <w:rsid w:val="008B3591"/>
    <w:rsid w:val="008B37B9"/>
    <w:rsid w:val="008B399A"/>
    <w:rsid w:val="008B513C"/>
    <w:rsid w:val="008B61F3"/>
    <w:rsid w:val="008B6FDD"/>
    <w:rsid w:val="008B7010"/>
    <w:rsid w:val="008B70C2"/>
    <w:rsid w:val="008B76D3"/>
    <w:rsid w:val="008C007A"/>
    <w:rsid w:val="008C02F7"/>
    <w:rsid w:val="008C0E3B"/>
    <w:rsid w:val="008C377C"/>
    <w:rsid w:val="008C3C3D"/>
    <w:rsid w:val="008C48E1"/>
    <w:rsid w:val="008C4A9E"/>
    <w:rsid w:val="008C5FDB"/>
    <w:rsid w:val="008C65CB"/>
    <w:rsid w:val="008C77D0"/>
    <w:rsid w:val="008C7E8E"/>
    <w:rsid w:val="008D1B86"/>
    <w:rsid w:val="008D20B9"/>
    <w:rsid w:val="008D27E7"/>
    <w:rsid w:val="008D4692"/>
    <w:rsid w:val="008D47BE"/>
    <w:rsid w:val="008D48F7"/>
    <w:rsid w:val="008D4DEF"/>
    <w:rsid w:val="008D79E9"/>
    <w:rsid w:val="008E0A74"/>
    <w:rsid w:val="008E191E"/>
    <w:rsid w:val="008E2075"/>
    <w:rsid w:val="008E251E"/>
    <w:rsid w:val="008E3517"/>
    <w:rsid w:val="008E4E8E"/>
    <w:rsid w:val="008E5483"/>
    <w:rsid w:val="008E7D83"/>
    <w:rsid w:val="008F0686"/>
    <w:rsid w:val="008F11EA"/>
    <w:rsid w:val="008F1BB9"/>
    <w:rsid w:val="008F257C"/>
    <w:rsid w:val="008F2BE5"/>
    <w:rsid w:val="008F34F0"/>
    <w:rsid w:val="008F3642"/>
    <w:rsid w:val="008F39B0"/>
    <w:rsid w:val="008F3B57"/>
    <w:rsid w:val="008F5017"/>
    <w:rsid w:val="008F74E5"/>
    <w:rsid w:val="00900A62"/>
    <w:rsid w:val="009013A3"/>
    <w:rsid w:val="00901493"/>
    <w:rsid w:val="009018E6"/>
    <w:rsid w:val="00901ABE"/>
    <w:rsid w:val="00902BA1"/>
    <w:rsid w:val="009047DC"/>
    <w:rsid w:val="009063BC"/>
    <w:rsid w:val="00906FC3"/>
    <w:rsid w:val="00907AD3"/>
    <w:rsid w:val="0091015F"/>
    <w:rsid w:val="009103D1"/>
    <w:rsid w:val="00910CA6"/>
    <w:rsid w:val="00910FAD"/>
    <w:rsid w:val="00911CBF"/>
    <w:rsid w:val="00912698"/>
    <w:rsid w:val="00912699"/>
    <w:rsid w:val="00912D2C"/>
    <w:rsid w:val="0091736B"/>
    <w:rsid w:val="0091779E"/>
    <w:rsid w:val="009202EC"/>
    <w:rsid w:val="0092038C"/>
    <w:rsid w:val="00921895"/>
    <w:rsid w:val="00921E25"/>
    <w:rsid w:val="009221F7"/>
    <w:rsid w:val="00922E0C"/>
    <w:rsid w:val="00923620"/>
    <w:rsid w:val="00923738"/>
    <w:rsid w:val="00926700"/>
    <w:rsid w:val="00926A81"/>
    <w:rsid w:val="00926F29"/>
    <w:rsid w:val="00926FC6"/>
    <w:rsid w:val="00927A01"/>
    <w:rsid w:val="00930D02"/>
    <w:rsid w:val="00931329"/>
    <w:rsid w:val="009317E8"/>
    <w:rsid w:val="00931B23"/>
    <w:rsid w:val="00931F0F"/>
    <w:rsid w:val="00932666"/>
    <w:rsid w:val="00932E1B"/>
    <w:rsid w:val="00933E70"/>
    <w:rsid w:val="009340B6"/>
    <w:rsid w:val="00934201"/>
    <w:rsid w:val="00934D48"/>
    <w:rsid w:val="00936282"/>
    <w:rsid w:val="0093723D"/>
    <w:rsid w:val="00937240"/>
    <w:rsid w:val="00940943"/>
    <w:rsid w:val="00942A4C"/>
    <w:rsid w:val="00943703"/>
    <w:rsid w:val="00944275"/>
    <w:rsid w:val="0094434E"/>
    <w:rsid w:val="00946613"/>
    <w:rsid w:val="00946B85"/>
    <w:rsid w:val="00946FD0"/>
    <w:rsid w:val="0094706D"/>
    <w:rsid w:val="009472CD"/>
    <w:rsid w:val="0095037D"/>
    <w:rsid w:val="009504BE"/>
    <w:rsid w:val="00951A9E"/>
    <w:rsid w:val="00953FAE"/>
    <w:rsid w:val="00954AF0"/>
    <w:rsid w:val="00954F5F"/>
    <w:rsid w:val="009609AA"/>
    <w:rsid w:val="00961196"/>
    <w:rsid w:val="0096256B"/>
    <w:rsid w:val="00963A06"/>
    <w:rsid w:val="00963D95"/>
    <w:rsid w:val="009654A0"/>
    <w:rsid w:val="00970B93"/>
    <w:rsid w:val="0097174A"/>
    <w:rsid w:val="00971797"/>
    <w:rsid w:val="00971CCE"/>
    <w:rsid w:val="00973113"/>
    <w:rsid w:val="009751F8"/>
    <w:rsid w:val="009760A5"/>
    <w:rsid w:val="00980BD6"/>
    <w:rsid w:val="00980D1A"/>
    <w:rsid w:val="00981517"/>
    <w:rsid w:val="00981789"/>
    <w:rsid w:val="00981E69"/>
    <w:rsid w:val="009824C7"/>
    <w:rsid w:val="00982EF6"/>
    <w:rsid w:val="00984508"/>
    <w:rsid w:val="00984844"/>
    <w:rsid w:val="00984A2A"/>
    <w:rsid w:val="00985DF5"/>
    <w:rsid w:val="0099054F"/>
    <w:rsid w:val="00990702"/>
    <w:rsid w:val="00990793"/>
    <w:rsid w:val="009914A7"/>
    <w:rsid w:val="00991F8D"/>
    <w:rsid w:val="00992005"/>
    <w:rsid w:val="00993862"/>
    <w:rsid w:val="00993E7B"/>
    <w:rsid w:val="00993FCA"/>
    <w:rsid w:val="009953BE"/>
    <w:rsid w:val="00996CDA"/>
    <w:rsid w:val="00996D0C"/>
    <w:rsid w:val="00996D6A"/>
    <w:rsid w:val="00997B75"/>
    <w:rsid w:val="009A1218"/>
    <w:rsid w:val="009A15B6"/>
    <w:rsid w:val="009A1900"/>
    <w:rsid w:val="009A1A6C"/>
    <w:rsid w:val="009A23D3"/>
    <w:rsid w:val="009A3161"/>
    <w:rsid w:val="009A32C0"/>
    <w:rsid w:val="009A343E"/>
    <w:rsid w:val="009A44F3"/>
    <w:rsid w:val="009A5F82"/>
    <w:rsid w:val="009A634B"/>
    <w:rsid w:val="009B04EE"/>
    <w:rsid w:val="009B0C08"/>
    <w:rsid w:val="009B140C"/>
    <w:rsid w:val="009B2577"/>
    <w:rsid w:val="009B4161"/>
    <w:rsid w:val="009B42A7"/>
    <w:rsid w:val="009B579B"/>
    <w:rsid w:val="009B57C8"/>
    <w:rsid w:val="009B758B"/>
    <w:rsid w:val="009B7BEF"/>
    <w:rsid w:val="009B7F7C"/>
    <w:rsid w:val="009C0719"/>
    <w:rsid w:val="009C0DD9"/>
    <w:rsid w:val="009C1098"/>
    <w:rsid w:val="009C14DC"/>
    <w:rsid w:val="009C1F16"/>
    <w:rsid w:val="009C2D01"/>
    <w:rsid w:val="009C316F"/>
    <w:rsid w:val="009C38D2"/>
    <w:rsid w:val="009C4005"/>
    <w:rsid w:val="009C51E3"/>
    <w:rsid w:val="009C5269"/>
    <w:rsid w:val="009C545B"/>
    <w:rsid w:val="009C5805"/>
    <w:rsid w:val="009C5971"/>
    <w:rsid w:val="009C68FE"/>
    <w:rsid w:val="009C6A81"/>
    <w:rsid w:val="009D01DE"/>
    <w:rsid w:val="009D06BE"/>
    <w:rsid w:val="009D2553"/>
    <w:rsid w:val="009D2665"/>
    <w:rsid w:val="009D3130"/>
    <w:rsid w:val="009D3EFC"/>
    <w:rsid w:val="009D43E3"/>
    <w:rsid w:val="009D442A"/>
    <w:rsid w:val="009D4AB0"/>
    <w:rsid w:val="009D4C3C"/>
    <w:rsid w:val="009D5508"/>
    <w:rsid w:val="009D6712"/>
    <w:rsid w:val="009E04B0"/>
    <w:rsid w:val="009E1B21"/>
    <w:rsid w:val="009E2CB0"/>
    <w:rsid w:val="009E50E3"/>
    <w:rsid w:val="009E60C6"/>
    <w:rsid w:val="009E75A1"/>
    <w:rsid w:val="009F0064"/>
    <w:rsid w:val="009F0197"/>
    <w:rsid w:val="009F33C2"/>
    <w:rsid w:val="009F3555"/>
    <w:rsid w:val="009F395F"/>
    <w:rsid w:val="009F4006"/>
    <w:rsid w:val="009F4C60"/>
    <w:rsid w:val="009F5087"/>
    <w:rsid w:val="009F55E5"/>
    <w:rsid w:val="009F632E"/>
    <w:rsid w:val="009F6F5D"/>
    <w:rsid w:val="009F7169"/>
    <w:rsid w:val="009F7C03"/>
    <w:rsid w:val="009F7E64"/>
    <w:rsid w:val="00A004A2"/>
    <w:rsid w:val="00A00A41"/>
    <w:rsid w:val="00A00CC1"/>
    <w:rsid w:val="00A01916"/>
    <w:rsid w:val="00A01AAD"/>
    <w:rsid w:val="00A02977"/>
    <w:rsid w:val="00A03EE0"/>
    <w:rsid w:val="00A046CA"/>
    <w:rsid w:val="00A04C52"/>
    <w:rsid w:val="00A05DD3"/>
    <w:rsid w:val="00A068E5"/>
    <w:rsid w:val="00A0698D"/>
    <w:rsid w:val="00A06A22"/>
    <w:rsid w:val="00A06A4E"/>
    <w:rsid w:val="00A06B27"/>
    <w:rsid w:val="00A11AF0"/>
    <w:rsid w:val="00A11F64"/>
    <w:rsid w:val="00A1214E"/>
    <w:rsid w:val="00A12512"/>
    <w:rsid w:val="00A153CC"/>
    <w:rsid w:val="00A154D9"/>
    <w:rsid w:val="00A158F6"/>
    <w:rsid w:val="00A16B71"/>
    <w:rsid w:val="00A2125D"/>
    <w:rsid w:val="00A2151A"/>
    <w:rsid w:val="00A21667"/>
    <w:rsid w:val="00A21854"/>
    <w:rsid w:val="00A21A27"/>
    <w:rsid w:val="00A22493"/>
    <w:rsid w:val="00A238B3"/>
    <w:rsid w:val="00A23955"/>
    <w:rsid w:val="00A23EA5"/>
    <w:rsid w:val="00A2475A"/>
    <w:rsid w:val="00A24D63"/>
    <w:rsid w:val="00A26C04"/>
    <w:rsid w:val="00A27377"/>
    <w:rsid w:val="00A27B9A"/>
    <w:rsid w:val="00A31F48"/>
    <w:rsid w:val="00A32383"/>
    <w:rsid w:val="00A336DE"/>
    <w:rsid w:val="00A35FB3"/>
    <w:rsid w:val="00A36A2B"/>
    <w:rsid w:val="00A40413"/>
    <w:rsid w:val="00A40F95"/>
    <w:rsid w:val="00A4424F"/>
    <w:rsid w:val="00A44FD2"/>
    <w:rsid w:val="00A45D45"/>
    <w:rsid w:val="00A47C3E"/>
    <w:rsid w:val="00A50238"/>
    <w:rsid w:val="00A51AF5"/>
    <w:rsid w:val="00A52CE9"/>
    <w:rsid w:val="00A53091"/>
    <w:rsid w:val="00A53424"/>
    <w:rsid w:val="00A53BC0"/>
    <w:rsid w:val="00A557BA"/>
    <w:rsid w:val="00A5657F"/>
    <w:rsid w:val="00A575E7"/>
    <w:rsid w:val="00A62807"/>
    <w:rsid w:val="00A62D16"/>
    <w:rsid w:val="00A630D2"/>
    <w:rsid w:val="00A632DE"/>
    <w:rsid w:val="00A63685"/>
    <w:rsid w:val="00A6426E"/>
    <w:rsid w:val="00A651EA"/>
    <w:rsid w:val="00A65458"/>
    <w:rsid w:val="00A65A59"/>
    <w:rsid w:val="00A678AE"/>
    <w:rsid w:val="00A67E9E"/>
    <w:rsid w:val="00A71974"/>
    <w:rsid w:val="00A71B43"/>
    <w:rsid w:val="00A742A0"/>
    <w:rsid w:val="00A75FA4"/>
    <w:rsid w:val="00A76379"/>
    <w:rsid w:val="00A76D15"/>
    <w:rsid w:val="00A77655"/>
    <w:rsid w:val="00A77A2F"/>
    <w:rsid w:val="00A8152C"/>
    <w:rsid w:val="00A81D29"/>
    <w:rsid w:val="00A81E8A"/>
    <w:rsid w:val="00A829DE"/>
    <w:rsid w:val="00A82AEC"/>
    <w:rsid w:val="00A83049"/>
    <w:rsid w:val="00A832BB"/>
    <w:rsid w:val="00A84CBE"/>
    <w:rsid w:val="00A8571D"/>
    <w:rsid w:val="00A85AD3"/>
    <w:rsid w:val="00A863DC"/>
    <w:rsid w:val="00A8645A"/>
    <w:rsid w:val="00A87C74"/>
    <w:rsid w:val="00A906D5"/>
    <w:rsid w:val="00A90787"/>
    <w:rsid w:val="00A943FB"/>
    <w:rsid w:val="00A95986"/>
    <w:rsid w:val="00A96518"/>
    <w:rsid w:val="00A96682"/>
    <w:rsid w:val="00A97FD3"/>
    <w:rsid w:val="00AA0CE7"/>
    <w:rsid w:val="00AA0DC3"/>
    <w:rsid w:val="00AA12CD"/>
    <w:rsid w:val="00AA2B3F"/>
    <w:rsid w:val="00AA2D6D"/>
    <w:rsid w:val="00AA3856"/>
    <w:rsid w:val="00AA4214"/>
    <w:rsid w:val="00AA53B2"/>
    <w:rsid w:val="00AA53CC"/>
    <w:rsid w:val="00AA699A"/>
    <w:rsid w:val="00AA6B4B"/>
    <w:rsid w:val="00AA6D87"/>
    <w:rsid w:val="00AA7910"/>
    <w:rsid w:val="00AA7E1B"/>
    <w:rsid w:val="00AB2C3F"/>
    <w:rsid w:val="00AB3795"/>
    <w:rsid w:val="00AB53DB"/>
    <w:rsid w:val="00AB5971"/>
    <w:rsid w:val="00AB67DB"/>
    <w:rsid w:val="00AC5020"/>
    <w:rsid w:val="00AC5F85"/>
    <w:rsid w:val="00AC72BB"/>
    <w:rsid w:val="00AC7B12"/>
    <w:rsid w:val="00AD0A4C"/>
    <w:rsid w:val="00AD0DC8"/>
    <w:rsid w:val="00AD1AC1"/>
    <w:rsid w:val="00AD2175"/>
    <w:rsid w:val="00AD2302"/>
    <w:rsid w:val="00AD3265"/>
    <w:rsid w:val="00AD3F31"/>
    <w:rsid w:val="00AD4657"/>
    <w:rsid w:val="00AD4C42"/>
    <w:rsid w:val="00AD4CA1"/>
    <w:rsid w:val="00AD6773"/>
    <w:rsid w:val="00AD709C"/>
    <w:rsid w:val="00AE1B60"/>
    <w:rsid w:val="00AE2A43"/>
    <w:rsid w:val="00AE2FBD"/>
    <w:rsid w:val="00AE336D"/>
    <w:rsid w:val="00AE48C2"/>
    <w:rsid w:val="00AE5AB0"/>
    <w:rsid w:val="00AE789C"/>
    <w:rsid w:val="00AF12FF"/>
    <w:rsid w:val="00AF1B33"/>
    <w:rsid w:val="00AF2095"/>
    <w:rsid w:val="00AF30D3"/>
    <w:rsid w:val="00AF4217"/>
    <w:rsid w:val="00AF49FA"/>
    <w:rsid w:val="00AF4B40"/>
    <w:rsid w:val="00AF4CD1"/>
    <w:rsid w:val="00AF4D8F"/>
    <w:rsid w:val="00AF4EA2"/>
    <w:rsid w:val="00AF5FDA"/>
    <w:rsid w:val="00AF6498"/>
    <w:rsid w:val="00AF6F01"/>
    <w:rsid w:val="00AF6FCF"/>
    <w:rsid w:val="00B00B1E"/>
    <w:rsid w:val="00B00D72"/>
    <w:rsid w:val="00B04159"/>
    <w:rsid w:val="00B0451E"/>
    <w:rsid w:val="00B04868"/>
    <w:rsid w:val="00B051C4"/>
    <w:rsid w:val="00B05428"/>
    <w:rsid w:val="00B070DE"/>
    <w:rsid w:val="00B07438"/>
    <w:rsid w:val="00B07DEC"/>
    <w:rsid w:val="00B102C5"/>
    <w:rsid w:val="00B107E4"/>
    <w:rsid w:val="00B107EB"/>
    <w:rsid w:val="00B10CAB"/>
    <w:rsid w:val="00B10D47"/>
    <w:rsid w:val="00B113CD"/>
    <w:rsid w:val="00B12166"/>
    <w:rsid w:val="00B12272"/>
    <w:rsid w:val="00B123D2"/>
    <w:rsid w:val="00B12E23"/>
    <w:rsid w:val="00B13190"/>
    <w:rsid w:val="00B14748"/>
    <w:rsid w:val="00B15768"/>
    <w:rsid w:val="00B161B0"/>
    <w:rsid w:val="00B20838"/>
    <w:rsid w:val="00B2162A"/>
    <w:rsid w:val="00B21C87"/>
    <w:rsid w:val="00B224EE"/>
    <w:rsid w:val="00B22AF7"/>
    <w:rsid w:val="00B22FED"/>
    <w:rsid w:val="00B22FF2"/>
    <w:rsid w:val="00B23BE3"/>
    <w:rsid w:val="00B24374"/>
    <w:rsid w:val="00B25D3D"/>
    <w:rsid w:val="00B30A56"/>
    <w:rsid w:val="00B32315"/>
    <w:rsid w:val="00B33631"/>
    <w:rsid w:val="00B33797"/>
    <w:rsid w:val="00B33B05"/>
    <w:rsid w:val="00B34A21"/>
    <w:rsid w:val="00B35009"/>
    <w:rsid w:val="00B35355"/>
    <w:rsid w:val="00B35DF6"/>
    <w:rsid w:val="00B3666C"/>
    <w:rsid w:val="00B36771"/>
    <w:rsid w:val="00B37A76"/>
    <w:rsid w:val="00B37C6F"/>
    <w:rsid w:val="00B402BA"/>
    <w:rsid w:val="00B40549"/>
    <w:rsid w:val="00B4078A"/>
    <w:rsid w:val="00B4244F"/>
    <w:rsid w:val="00B44104"/>
    <w:rsid w:val="00B44433"/>
    <w:rsid w:val="00B4537E"/>
    <w:rsid w:val="00B45E86"/>
    <w:rsid w:val="00B4694C"/>
    <w:rsid w:val="00B472EB"/>
    <w:rsid w:val="00B50A4E"/>
    <w:rsid w:val="00B50BB0"/>
    <w:rsid w:val="00B54644"/>
    <w:rsid w:val="00B54A26"/>
    <w:rsid w:val="00B550A6"/>
    <w:rsid w:val="00B5688B"/>
    <w:rsid w:val="00B570FA"/>
    <w:rsid w:val="00B578FA"/>
    <w:rsid w:val="00B57CCB"/>
    <w:rsid w:val="00B57DDF"/>
    <w:rsid w:val="00B6252B"/>
    <w:rsid w:val="00B63F9F"/>
    <w:rsid w:val="00B647A6"/>
    <w:rsid w:val="00B64FC7"/>
    <w:rsid w:val="00B65193"/>
    <w:rsid w:val="00B651BA"/>
    <w:rsid w:val="00B651CD"/>
    <w:rsid w:val="00B65D4B"/>
    <w:rsid w:val="00B70108"/>
    <w:rsid w:val="00B703D3"/>
    <w:rsid w:val="00B71508"/>
    <w:rsid w:val="00B72617"/>
    <w:rsid w:val="00B72898"/>
    <w:rsid w:val="00B72A09"/>
    <w:rsid w:val="00B73960"/>
    <w:rsid w:val="00B73DEF"/>
    <w:rsid w:val="00B7477E"/>
    <w:rsid w:val="00B7565A"/>
    <w:rsid w:val="00B75759"/>
    <w:rsid w:val="00B75789"/>
    <w:rsid w:val="00B75A83"/>
    <w:rsid w:val="00B75CB9"/>
    <w:rsid w:val="00B76ED1"/>
    <w:rsid w:val="00B80002"/>
    <w:rsid w:val="00B80018"/>
    <w:rsid w:val="00B81488"/>
    <w:rsid w:val="00B81AA9"/>
    <w:rsid w:val="00B82686"/>
    <w:rsid w:val="00B843E4"/>
    <w:rsid w:val="00B85325"/>
    <w:rsid w:val="00B85BE6"/>
    <w:rsid w:val="00B86923"/>
    <w:rsid w:val="00B86E23"/>
    <w:rsid w:val="00B906A2"/>
    <w:rsid w:val="00B9090A"/>
    <w:rsid w:val="00B92D7F"/>
    <w:rsid w:val="00B93DC0"/>
    <w:rsid w:val="00B93EDC"/>
    <w:rsid w:val="00B947AC"/>
    <w:rsid w:val="00B948A6"/>
    <w:rsid w:val="00B9561D"/>
    <w:rsid w:val="00B95CC8"/>
    <w:rsid w:val="00B9633B"/>
    <w:rsid w:val="00B9654C"/>
    <w:rsid w:val="00B9752C"/>
    <w:rsid w:val="00BA01DF"/>
    <w:rsid w:val="00BA2B6B"/>
    <w:rsid w:val="00BA3B7B"/>
    <w:rsid w:val="00BA3FB1"/>
    <w:rsid w:val="00BA4892"/>
    <w:rsid w:val="00BA56D9"/>
    <w:rsid w:val="00BA58E3"/>
    <w:rsid w:val="00BA5C3C"/>
    <w:rsid w:val="00BA6CBC"/>
    <w:rsid w:val="00BA6F0D"/>
    <w:rsid w:val="00BA70F7"/>
    <w:rsid w:val="00BB11B7"/>
    <w:rsid w:val="00BB1499"/>
    <w:rsid w:val="00BB2935"/>
    <w:rsid w:val="00BB2C8F"/>
    <w:rsid w:val="00BB3007"/>
    <w:rsid w:val="00BB68D4"/>
    <w:rsid w:val="00BB6C6B"/>
    <w:rsid w:val="00BC070E"/>
    <w:rsid w:val="00BC2060"/>
    <w:rsid w:val="00BC2B94"/>
    <w:rsid w:val="00BC2D1C"/>
    <w:rsid w:val="00BC3779"/>
    <w:rsid w:val="00BC4248"/>
    <w:rsid w:val="00BC50AD"/>
    <w:rsid w:val="00BC6267"/>
    <w:rsid w:val="00BC65FC"/>
    <w:rsid w:val="00BC6D5E"/>
    <w:rsid w:val="00BC7264"/>
    <w:rsid w:val="00BC7269"/>
    <w:rsid w:val="00BC7ED8"/>
    <w:rsid w:val="00BD0362"/>
    <w:rsid w:val="00BD0AF4"/>
    <w:rsid w:val="00BD0BFA"/>
    <w:rsid w:val="00BD167B"/>
    <w:rsid w:val="00BD1EB8"/>
    <w:rsid w:val="00BD1F95"/>
    <w:rsid w:val="00BD442D"/>
    <w:rsid w:val="00BD6343"/>
    <w:rsid w:val="00BD795B"/>
    <w:rsid w:val="00BE358A"/>
    <w:rsid w:val="00BE39EB"/>
    <w:rsid w:val="00BE41D0"/>
    <w:rsid w:val="00BE4F2B"/>
    <w:rsid w:val="00BE5516"/>
    <w:rsid w:val="00BE6A41"/>
    <w:rsid w:val="00BE6CE6"/>
    <w:rsid w:val="00BE72D3"/>
    <w:rsid w:val="00BE7A66"/>
    <w:rsid w:val="00BF0BD7"/>
    <w:rsid w:val="00BF137C"/>
    <w:rsid w:val="00BF22D8"/>
    <w:rsid w:val="00BF2444"/>
    <w:rsid w:val="00BF2C50"/>
    <w:rsid w:val="00BF2E97"/>
    <w:rsid w:val="00BF30F6"/>
    <w:rsid w:val="00BF3B66"/>
    <w:rsid w:val="00BF3D37"/>
    <w:rsid w:val="00BF4161"/>
    <w:rsid w:val="00BF4D16"/>
    <w:rsid w:val="00BF58A0"/>
    <w:rsid w:val="00BF59E3"/>
    <w:rsid w:val="00BF6E4E"/>
    <w:rsid w:val="00BF6F00"/>
    <w:rsid w:val="00C0070F"/>
    <w:rsid w:val="00C00A5A"/>
    <w:rsid w:val="00C00BA2"/>
    <w:rsid w:val="00C0159A"/>
    <w:rsid w:val="00C0276F"/>
    <w:rsid w:val="00C03590"/>
    <w:rsid w:val="00C04185"/>
    <w:rsid w:val="00C06AFA"/>
    <w:rsid w:val="00C07D14"/>
    <w:rsid w:val="00C100B2"/>
    <w:rsid w:val="00C10514"/>
    <w:rsid w:val="00C12AD2"/>
    <w:rsid w:val="00C13BC7"/>
    <w:rsid w:val="00C13BF3"/>
    <w:rsid w:val="00C13C48"/>
    <w:rsid w:val="00C144B7"/>
    <w:rsid w:val="00C156C5"/>
    <w:rsid w:val="00C16486"/>
    <w:rsid w:val="00C16A15"/>
    <w:rsid w:val="00C16BAA"/>
    <w:rsid w:val="00C20258"/>
    <w:rsid w:val="00C20427"/>
    <w:rsid w:val="00C21B79"/>
    <w:rsid w:val="00C21F11"/>
    <w:rsid w:val="00C22CB6"/>
    <w:rsid w:val="00C239C8"/>
    <w:rsid w:val="00C24286"/>
    <w:rsid w:val="00C248F4"/>
    <w:rsid w:val="00C260F1"/>
    <w:rsid w:val="00C274FE"/>
    <w:rsid w:val="00C2754F"/>
    <w:rsid w:val="00C27698"/>
    <w:rsid w:val="00C277CC"/>
    <w:rsid w:val="00C27E37"/>
    <w:rsid w:val="00C30027"/>
    <w:rsid w:val="00C302A9"/>
    <w:rsid w:val="00C3037F"/>
    <w:rsid w:val="00C30C2C"/>
    <w:rsid w:val="00C312F5"/>
    <w:rsid w:val="00C3138A"/>
    <w:rsid w:val="00C31B1E"/>
    <w:rsid w:val="00C31C86"/>
    <w:rsid w:val="00C31DB9"/>
    <w:rsid w:val="00C32E03"/>
    <w:rsid w:val="00C33170"/>
    <w:rsid w:val="00C335E4"/>
    <w:rsid w:val="00C34E26"/>
    <w:rsid w:val="00C350C5"/>
    <w:rsid w:val="00C3640B"/>
    <w:rsid w:val="00C36565"/>
    <w:rsid w:val="00C36583"/>
    <w:rsid w:val="00C4184A"/>
    <w:rsid w:val="00C41AAD"/>
    <w:rsid w:val="00C42AE6"/>
    <w:rsid w:val="00C437EB"/>
    <w:rsid w:val="00C44650"/>
    <w:rsid w:val="00C44E26"/>
    <w:rsid w:val="00C45E2C"/>
    <w:rsid w:val="00C479A9"/>
    <w:rsid w:val="00C47DC0"/>
    <w:rsid w:val="00C50510"/>
    <w:rsid w:val="00C508F2"/>
    <w:rsid w:val="00C50F2A"/>
    <w:rsid w:val="00C50F3F"/>
    <w:rsid w:val="00C516D3"/>
    <w:rsid w:val="00C517E1"/>
    <w:rsid w:val="00C521A9"/>
    <w:rsid w:val="00C52FEE"/>
    <w:rsid w:val="00C541BE"/>
    <w:rsid w:val="00C541ED"/>
    <w:rsid w:val="00C545BA"/>
    <w:rsid w:val="00C54CD8"/>
    <w:rsid w:val="00C54EE5"/>
    <w:rsid w:val="00C56974"/>
    <w:rsid w:val="00C57D6C"/>
    <w:rsid w:val="00C60792"/>
    <w:rsid w:val="00C6157A"/>
    <w:rsid w:val="00C62628"/>
    <w:rsid w:val="00C6348F"/>
    <w:rsid w:val="00C6483F"/>
    <w:rsid w:val="00C65B16"/>
    <w:rsid w:val="00C66069"/>
    <w:rsid w:val="00C6683A"/>
    <w:rsid w:val="00C67C02"/>
    <w:rsid w:val="00C67D09"/>
    <w:rsid w:val="00C71DE4"/>
    <w:rsid w:val="00C740F3"/>
    <w:rsid w:val="00C74179"/>
    <w:rsid w:val="00C7475B"/>
    <w:rsid w:val="00C75557"/>
    <w:rsid w:val="00C75E94"/>
    <w:rsid w:val="00C77ABA"/>
    <w:rsid w:val="00C8060B"/>
    <w:rsid w:val="00C80F98"/>
    <w:rsid w:val="00C813FF"/>
    <w:rsid w:val="00C81705"/>
    <w:rsid w:val="00C8311F"/>
    <w:rsid w:val="00C83883"/>
    <w:rsid w:val="00C84100"/>
    <w:rsid w:val="00C84375"/>
    <w:rsid w:val="00C84795"/>
    <w:rsid w:val="00C86B26"/>
    <w:rsid w:val="00C91369"/>
    <w:rsid w:val="00C9321E"/>
    <w:rsid w:val="00C9358B"/>
    <w:rsid w:val="00C93785"/>
    <w:rsid w:val="00C93D55"/>
    <w:rsid w:val="00C94E9C"/>
    <w:rsid w:val="00C95033"/>
    <w:rsid w:val="00C9630C"/>
    <w:rsid w:val="00C96408"/>
    <w:rsid w:val="00C96B9D"/>
    <w:rsid w:val="00CA01AE"/>
    <w:rsid w:val="00CA0A1F"/>
    <w:rsid w:val="00CA41F3"/>
    <w:rsid w:val="00CA5F96"/>
    <w:rsid w:val="00CB0696"/>
    <w:rsid w:val="00CB174C"/>
    <w:rsid w:val="00CB1D40"/>
    <w:rsid w:val="00CB354F"/>
    <w:rsid w:val="00CB3EAD"/>
    <w:rsid w:val="00CB6582"/>
    <w:rsid w:val="00CC2599"/>
    <w:rsid w:val="00CC286E"/>
    <w:rsid w:val="00CC2ACF"/>
    <w:rsid w:val="00CC2C3E"/>
    <w:rsid w:val="00CC4A35"/>
    <w:rsid w:val="00CC4DBE"/>
    <w:rsid w:val="00CC553E"/>
    <w:rsid w:val="00CC5984"/>
    <w:rsid w:val="00CC612D"/>
    <w:rsid w:val="00CC6DEB"/>
    <w:rsid w:val="00CD0279"/>
    <w:rsid w:val="00CD1497"/>
    <w:rsid w:val="00CD2A4B"/>
    <w:rsid w:val="00CD35EC"/>
    <w:rsid w:val="00CD3F6F"/>
    <w:rsid w:val="00CD5ECB"/>
    <w:rsid w:val="00CD62C4"/>
    <w:rsid w:val="00CD6FE4"/>
    <w:rsid w:val="00CD7183"/>
    <w:rsid w:val="00CD775F"/>
    <w:rsid w:val="00CD7A9A"/>
    <w:rsid w:val="00CE0192"/>
    <w:rsid w:val="00CE297E"/>
    <w:rsid w:val="00CE3C6E"/>
    <w:rsid w:val="00CE4657"/>
    <w:rsid w:val="00CE64D8"/>
    <w:rsid w:val="00CE71D5"/>
    <w:rsid w:val="00CE7644"/>
    <w:rsid w:val="00CE7729"/>
    <w:rsid w:val="00CF0CB3"/>
    <w:rsid w:val="00CF1CFE"/>
    <w:rsid w:val="00CF1D97"/>
    <w:rsid w:val="00CF35F2"/>
    <w:rsid w:val="00CF3C2A"/>
    <w:rsid w:val="00CF4066"/>
    <w:rsid w:val="00CF63E2"/>
    <w:rsid w:val="00CF6AE5"/>
    <w:rsid w:val="00D00893"/>
    <w:rsid w:val="00D019EC"/>
    <w:rsid w:val="00D020A7"/>
    <w:rsid w:val="00D05AE2"/>
    <w:rsid w:val="00D0763F"/>
    <w:rsid w:val="00D07D1E"/>
    <w:rsid w:val="00D12272"/>
    <w:rsid w:val="00D12C04"/>
    <w:rsid w:val="00D130A1"/>
    <w:rsid w:val="00D13832"/>
    <w:rsid w:val="00D13C30"/>
    <w:rsid w:val="00D1521E"/>
    <w:rsid w:val="00D157B1"/>
    <w:rsid w:val="00D1605F"/>
    <w:rsid w:val="00D17A06"/>
    <w:rsid w:val="00D202BB"/>
    <w:rsid w:val="00D21EF3"/>
    <w:rsid w:val="00D2280C"/>
    <w:rsid w:val="00D22B6C"/>
    <w:rsid w:val="00D23475"/>
    <w:rsid w:val="00D24C1D"/>
    <w:rsid w:val="00D263FE"/>
    <w:rsid w:val="00D30754"/>
    <w:rsid w:val="00D30F9B"/>
    <w:rsid w:val="00D311BC"/>
    <w:rsid w:val="00D31E44"/>
    <w:rsid w:val="00D321DF"/>
    <w:rsid w:val="00D32493"/>
    <w:rsid w:val="00D33246"/>
    <w:rsid w:val="00D401BA"/>
    <w:rsid w:val="00D40797"/>
    <w:rsid w:val="00D40820"/>
    <w:rsid w:val="00D41136"/>
    <w:rsid w:val="00D43425"/>
    <w:rsid w:val="00D43E5F"/>
    <w:rsid w:val="00D448C8"/>
    <w:rsid w:val="00D451F7"/>
    <w:rsid w:val="00D464BA"/>
    <w:rsid w:val="00D47416"/>
    <w:rsid w:val="00D500CE"/>
    <w:rsid w:val="00D51944"/>
    <w:rsid w:val="00D51D99"/>
    <w:rsid w:val="00D53C82"/>
    <w:rsid w:val="00D53F5C"/>
    <w:rsid w:val="00D545F3"/>
    <w:rsid w:val="00D54972"/>
    <w:rsid w:val="00D54E0D"/>
    <w:rsid w:val="00D55C4C"/>
    <w:rsid w:val="00D55DA5"/>
    <w:rsid w:val="00D573FA"/>
    <w:rsid w:val="00D57EED"/>
    <w:rsid w:val="00D60674"/>
    <w:rsid w:val="00D62294"/>
    <w:rsid w:val="00D622E6"/>
    <w:rsid w:val="00D62449"/>
    <w:rsid w:val="00D63D8A"/>
    <w:rsid w:val="00D64879"/>
    <w:rsid w:val="00D64CB4"/>
    <w:rsid w:val="00D65646"/>
    <w:rsid w:val="00D667C0"/>
    <w:rsid w:val="00D70E45"/>
    <w:rsid w:val="00D7149B"/>
    <w:rsid w:val="00D72694"/>
    <w:rsid w:val="00D727DC"/>
    <w:rsid w:val="00D74D4B"/>
    <w:rsid w:val="00D77525"/>
    <w:rsid w:val="00D77646"/>
    <w:rsid w:val="00D77676"/>
    <w:rsid w:val="00D81010"/>
    <w:rsid w:val="00D8142F"/>
    <w:rsid w:val="00D817CC"/>
    <w:rsid w:val="00D82C2C"/>
    <w:rsid w:val="00D8574E"/>
    <w:rsid w:val="00D86187"/>
    <w:rsid w:val="00D866E9"/>
    <w:rsid w:val="00D86D4C"/>
    <w:rsid w:val="00D90976"/>
    <w:rsid w:val="00D90A10"/>
    <w:rsid w:val="00D913C0"/>
    <w:rsid w:val="00D91D75"/>
    <w:rsid w:val="00D91DA5"/>
    <w:rsid w:val="00D92AAB"/>
    <w:rsid w:val="00D937D4"/>
    <w:rsid w:val="00D9437C"/>
    <w:rsid w:val="00D950BD"/>
    <w:rsid w:val="00D95502"/>
    <w:rsid w:val="00D9576F"/>
    <w:rsid w:val="00DA0AAE"/>
    <w:rsid w:val="00DA0BE7"/>
    <w:rsid w:val="00DA0D00"/>
    <w:rsid w:val="00DA1778"/>
    <w:rsid w:val="00DA1971"/>
    <w:rsid w:val="00DA3BFE"/>
    <w:rsid w:val="00DA3E71"/>
    <w:rsid w:val="00DA4F8C"/>
    <w:rsid w:val="00DA5BEA"/>
    <w:rsid w:val="00DA5F7F"/>
    <w:rsid w:val="00DA60FD"/>
    <w:rsid w:val="00DA6A4E"/>
    <w:rsid w:val="00DA6B8C"/>
    <w:rsid w:val="00DA7A60"/>
    <w:rsid w:val="00DA7E64"/>
    <w:rsid w:val="00DB0659"/>
    <w:rsid w:val="00DB0E60"/>
    <w:rsid w:val="00DB0EC4"/>
    <w:rsid w:val="00DB207A"/>
    <w:rsid w:val="00DB2875"/>
    <w:rsid w:val="00DB4164"/>
    <w:rsid w:val="00DB4223"/>
    <w:rsid w:val="00DB6CA8"/>
    <w:rsid w:val="00DB6E11"/>
    <w:rsid w:val="00DB6FAE"/>
    <w:rsid w:val="00DB759E"/>
    <w:rsid w:val="00DC04F5"/>
    <w:rsid w:val="00DC0C23"/>
    <w:rsid w:val="00DC0D35"/>
    <w:rsid w:val="00DC13F7"/>
    <w:rsid w:val="00DC15B8"/>
    <w:rsid w:val="00DC1DEF"/>
    <w:rsid w:val="00DC1FC3"/>
    <w:rsid w:val="00DC2A56"/>
    <w:rsid w:val="00DC41C3"/>
    <w:rsid w:val="00DC4D45"/>
    <w:rsid w:val="00DC516D"/>
    <w:rsid w:val="00DC6221"/>
    <w:rsid w:val="00DC651A"/>
    <w:rsid w:val="00DC7640"/>
    <w:rsid w:val="00DD29A7"/>
    <w:rsid w:val="00DD3160"/>
    <w:rsid w:val="00DD31C6"/>
    <w:rsid w:val="00DD4A86"/>
    <w:rsid w:val="00DD65D5"/>
    <w:rsid w:val="00DD6728"/>
    <w:rsid w:val="00DD6FEE"/>
    <w:rsid w:val="00DE156E"/>
    <w:rsid w:val="00DE19EA"/>
    <w:rsid w:val="00DE2D9B"/>
    <w:rsid w:val="00DE4386"/>
    <w:rsid w:val="00DE5EAA"/>
    <w:rsid w:val="00DE665F"/>
    <w:rsid w:val="00DE7D9F"/>
    <w:rsid w:val="00DE7EC7"/>
    <w:rsid w:val="00DF09D8"/>
    <w:rsid w:val="00DF1C2A"/>
    <w:rsid w:val="00DF29BF"/>
    <w:rsid w:val="00DF2DE3"/>
    <w:rsid w:val="00DF358D"/>
    <w:rsid w:val="00DF39EE"/>
    <w:rsid w:val="00DF49A6"/>
    <w:rsid w:val="00DF49C3"/>
    <w:rsid w:val="00DF5DCD"/>
    <w:rsid w:val="00DF5EFB"/>
    <w:rsid w:val="00DF6EFB"/>
    <w:rsid w:val="00DF6FEB"/>
    <w:rsid w:val="00E020CC"/>
    <w:rsid w:val="00E02260"/>
    <w:rsid w:val="00E028E0"/>
    <w:rsid w:val="00E02CE1"/>
    <w:rsid w:val="00E02D87"/>
    <w:rsid w:val="00E037ED"/>
    <w:rsid w:val="00E04BA2"/>
    <w:rsid w:val="00E05041"/>
    <w:rsid w:val="00E06DA3"/>
    <w:rsid w:val="00E10569"/>
    <w:rsid w:val="00E10708"/>
    <w:rsid w:val="00E10BE0"/>
    <w:rsid w:val="00E10C7B"/>
    <w:rsid w:val="00E11257"/>
    <w:rsid w:val="00E11A55"/>
    <w:rsid w:val="00E11F39"/>
    <w:rsid w:val="00E1204F"/>
    <w:rsid w:val="00E12643"/>
    <w:rsid w:val="00E13B06"/>
    <w:rsid w:val="00E13B8C"/>
    <w:rsid w:val="00E16D85"/>
    <w:rsid w:val="00E16EAE"/>
    <w:rsid w:val="00E21090"/>
    <w:rsid w:val="00E21A39"/>
    <w:rsid w:val="00E22171"/>
    <w:rsid w:val="00E223D2"/>
    <w:rsid w:val="00E23B29"/>
    <w:rsid w:val="00E23F68"/>
    <w:rsid w:val="00E2460D"/>
    <w:rsid w:val="00E2611D"/>
    <w:rsid w:val="00E26B18"/>
    <w:rsid w:val="00E30C2F"/>
    <w:rsid w:val="00E30C45"/>
    <w:rsid w:val="00E30F62"/>
    <w:rsid w:val="00E31195"/>
    <w:rsid w:val="00E31C7D"/>
    <w:rsid w:val="00E32372"/>
    <w:rsid w:val="00E32FCF"/>
    <w:rsid w:val="00E331A5"/>
    <w:rsid w:val="00E3499E"/>
    <w:rsid w:val="00E35171"/>
    <w:rsid w:val="00E36E2B"/>
    <w:rsid w:val="00E37BBB"/>
    <w:rsid w:val="00E41768"/>
    <w:rsid w:val="00E44A53"/>
    <w:rsid w:val="00E458E6"/>
    <w:rsid w:val="00E45ACE"/>
    <w:rsid w:val="00E45AFE"/>
    <w:rsid w:val="00E50485"/>
    <w:rsid w:val="00E507B8"/>
    <w:rsid w:val="00E525A3"/>
    <w:rsid w:val="00E5380C"/>
    <w:rsid w:val="00E53C12"/>
    <w:rsid w:val="00E5406F"/>
    <w:rsid w:val="00E543A1"/>
    <w:rsid w:val="00E54B72"/>
    <w:rsid w:val="00E56566"/>
    <w:rsid w:val="00E569E7"/>
    <w:rsid w:val="00E66803"/>
    <w:rsid w:val="00E6684C"/>
    <w:rsid w:val="00E70AD6"/>
    <w:rsid w:val="00E712EE"/>
    <w:rsid w:val="00E71D2A"/>
    <w:rsid w:val="00E73AA7"/>
    <w:rsid w:val="00E74BE8"/>
    <w:rsid w:val="00E74F90"/>
    <w:rsid w:val="00E75925"/>
    <w:rsid w:val="00E75F08"/>
    <w:rsid w:val="00E762FD"/>
    <w:rsid w:val="00E76DAC"/>
    <w:rsid w:val="00E76EBB"/>
    <w:rsid w:val="00E77356"/>
    <w:rsid w:val="00E77401"/>
    <w:rsid w:val="00E77880"/>
    <w:rsid w:val="00E77D17"/>
    <w:rsid w:val="00E77DBD"/>
    <w:rsid w:val="00E801B5"/>
    <w:rsid w:val="00E80773"/>
    <w:rsid w:val="00E80D49"/>
    <w:rsid w:val="00E812F6"/>
    <w:rsid w:val="00E8333F"/>
    <w:rsid w:val="00E83DB5"/>
    <w:rsid w:val="00E851DF"/>
    <w:rsid w:val="00E85206"/>
    <w:rsid w:val="00E85844"/>
    <w:rsid w:val="00E876EB"/>
    <w:rsid w:val="00E87EDA"/>
    <w:rsid w:val="00E90A83"/>
    <w:rsid w:val="00E9155F"/>
    <w:rsid w:val="00E91C8C"/>
    <w:rsid w:val="00E91C8D"/>
    <w:rsid w:val="00E93C6F"/>
    <w:rsid w:val="00E94CFA"/>
    <w:rsid w:val="00E953CD"/>
    <w:rsid w:val="00E95426"/>
    <w:rsid w:val="00E95BA2"/>
    <w:rsid w:val="00E95C09"/>
    <w:rsid w:val="00E96B4E"/>
    <w:rsid w:val="00EA002C"/>
    <w:rsid w:val="00EA05D2"/>
    <w:rsid w:val="00EA06D3"/>
    <w:rsid w:val="00EA28D5"/>
    <w:rsid w:val="00EA2CDC"/>
    <w:rsid w:val="00EA327A"/>
    <w:rsid w:val="00EA32C9"/>
    <w:rsid w:val="00EA3ACA"/>
    <w:rsid w:val="00EA44A9"/>
    <w:rsid w:val="00EA4761"/>
    <w:rsid w:val="00EA48D0"/>
    <w:rsid w:val="00EA6EC8"/>
    <w:rsid w:val="00EA7411"/>
    <w:rsid w:val="00EA75A7"/>
    <w:rsid w:val="00EA76B1"/>
    <w:rsid w:val="00EB098D"/>
    <w:rsid w:val="00EB1BD4"/>
    <w:rsid w:val="00EB25D5"/>
    <w:rsid w:val="00EB2F37"/>
    <w:rsid w:val="00EB35AF"/>
    <w:rsid w:val="00EB3967"/>
    <w:rsid w:val="00EB4E05"/>
    <w:rsid w:val="00EB5AAD"/>
    <w:rsid w:val="00EB6746"/>
    <w:rsid w:val="00EB6FD1"/>
    <w:rsid w:val="00EC04F7"/>
    <w:rsid w:val="00EC0EAB"/>
    <w:rsid w:val="00EC1526"/>
    <w:rsid w:val="00EC16FC"/>
    <w:rsid w:val="00EC27CB"/>
    <w:rsid w:val="00EC31C8"/>
    <w:rsid w:val="00EC3241"/>
    <w:rsid w:val="00EC4488"/>
    <w:rsid w:val="00EC545E"/>
    <w:rsid w:val="00EC5C99"/>
    <w:rsid w:val="00EC5F53"/>
    <w:rsid w:val="00EC648E"/>
    <w:rsid w:val="00EC7005"/>
    <w:rsid w:val="00EC71E4"/>
    <w:rsid w:val="00ED020F"/>
    <w:rsid w:val="00ED0499"/>
    <w:rsid w:val="00ED0556"/>
    <w:rsid w:val="00ED091D"/>
    <w:rsid w:val="00ED101C"/>
    <w:rsid w:val="00ED110A"/>
    <w:rsid w:val="00ED1168"/>
    <w:rsid w:val="00ED19DF"/>
    <w:rsid w:val="00ED2B5C"/>
    <w:rsid w:val="00ED3DC7"/>
    <w:rsid w:val="00ED424F"/>
    <w:rsid w:val="00ED431D"/>
    <w:rsid w:val="00ED4CF3"/>
    <w:rsid w:val="00ED5470"/>
    <w:rsid w:val="00ED5FBC"/>
    <w:rsid w:val="00ED75E7"/>
    <w:rsid w:val="00EE0823"/>
    <w:rsid w:val="00EE14DC"/>
    <w:rsid w:val="00EE31D3"/>
    <w:rsid w:val="00EE3C8F"/>
    <w:rsid w:val="00EE3F77"/>
    <w:rsid w:val="00EE4798"/>
    <w:rsid w:val="00EE48D1"/>
    <w:rsid w:val="00EE4D17"/>
    <w:rsid w:val="00EE6422"/>
    <w:rsid w:val="00EE7704"/>
    <w:rsid w:val="00EE7DFD"/>
    <w:rsid w:val="00EF032E"/>
    <w:rsid w:val="00EF0686"/>
    <w:rsid w:val="00EF112C"/>
    <w:rsid w:val="00EF21D8"/>
    <w:rsid w:val="00EF7F0E"/>
    <w:rsid w:val="00F012D3"/>
    <w:rsid w:val="00F025F4"/>
    <w:rsid w:val="00F0386C"/>
    <w:rsid w:val="00F03A80"/>
    <w:rsid w:val="00F04649"/>
    <w:rsid w:val="00F049CC"/>
    <w:rsid w:val="00F051EB"/>
    <w:rsid w:val="00F05F03"/>
    <w:rsid w:val="00F07402"/>
    <w:rsid w:val="00F075BF"/>
    <w:rsid w:val="00F102C4"/>
    <w:rsid w:val="00F1039F"/>
    <w:rsid w:val="00F10473"/>
    <w:rsid w:val="00F10CB9"/>
    <w:rsid w:val="00F10EB9"/>
    <w:rsid w:val="00F13242"/>
    <w:rsid w:val="00F13E5A"/>
    <w:rsid w:val="00F13F3A"/>
    <w:rsid w:val="00F16FBF"/>
    <w:rsid w:val="00F17F1D"/>
    <w:rsid w:val="00F20F21"/>
    <w:rsid w:val="00F22035"/>
    <w:rsid w:val="00F2243C"/>
    <w:rsid w:val="00F22C79"/>
    <w:rsid w:val="00F23344"/>
    <w:rsid w:val="00F23D5D"/>
    <w:rsid w:val="00F2456D"/>
    <w:rsid w:val="00F251BE"/>
    <w:rsid w:val="00F25777"/>
    <w:rsid w:val="00F25D96"/>
    <w:rsid w:val="00F265F9"/>
    <w:rsid w:val="00F26619"/>
    <w:rsid w:val="00F26FE6"/>
    <w:rsid w:val="00F27AB2"/>
    <w:rsid w:val="00F27D62"/>
    <w:rsid w:val="00F300B7"/>
    <w:rsid w:val="00F301CB"/>
    <w:rsid w:val="00F30F5F"/>
    <w:rsid w:val="00F31723"/>
    <w:rsid w:val="00F32931"/>
    <w:rsid w:val="00F32D50"/>
    <w:rsid w:val="00F332AB"/>
    <w:rsid w:val="00F334D7"/>
    <w:rsid w:val="00F349B4"/>
    <w:rsid w:val="00F34EA8"/>
    <w:rsid w:val="00F35673"/>
    <w:rsid w:val="00F35882"/>
    <w:rsid w:val="00F36581"/>
    <w:rsid w:val="00F36E0F"/>
    <w:rsid w:val="00F40E40"/>
    <w:rsid w:val="00F41337"/>
    <w:rsid w:val="00F41A41"/>
    <w:rsid w:val="00F43C7F"/>
    <w:rsid w:val="00F445AF"/>
    <w:rsid w:val="00F45102"/>
    <w:rsid w:val="00F50666"/>
    <w:rsid w:val="00F50F1E"/>
    <w:rsid w:val="00F52924"/>
    <w:rsid w:val="00F531A9"/>
    <w:rsid w:val="00F53C71"/>
    <w:rsid w:val="00F5468B"/>
    <w:rsid w:val="00F54B23"/>
    <w:rsid w:val="00F55001"/>
    <w:rsid w:val="00F55137"/>
    <w:rsid w:val="00F5690E"/>
    <w:rsid w:val="00F57A31"/>
    <w:rsid w:val="00F57CA9"/>
    <w:rsid w:val="00F600CF"/>
    <w:rsid w:val="00F60105"/>
    <w:rsid w:val="00F60741"/>
    <w:rsid w:val="00F607EF"/>
    <w:rsid w:val="00F60B7A"/>
    <w:rsid w:val="00F61426"/>
    <w:rsid w:val="00F619C1"/>
    <w:rsid w:val="00F6222C"/>
    <w:rsid w:val="00F62549"/>
    <w:rsid w:val="00F62FC2"/>
    <w:rsid w:val="00F63403"/>
    <w:rsid w:val="00F63E99"/>
    <w:rsid w:val="00F64441"/>
    <w:rsid w:val="00F64807"/>
    <w:rsid w:val="00F6658E"/>
    <w:rsid w:val="00F6670A"/>
    <w:rsid w:val="00F66878"/>
    <w:rsid w:val="00F67586"/>
    <w:rsid w:val="00F70284"/>
    <w:rsid w:val="00F70F53"/>
    <w:rsid w:val="00F710E1"/>
    <w:rsid w:val="00F72DBC"/>
    <w:rsid w:val="00F73B81"/>
    <w:rsid w:val="00F744B4"/>
    <w:rsid w:val="00F74A73"/>
    <w:rsid w:val="00F74EFF"/>
    <w:rsid w:val="00F760FD"/>
    <w:rsid w:val="00F809C1"/>
    <w:rsid w:val="00F80E01"/>
    <w:rsid w:val="00F826A4"/>
    <w:rsid w:val="00F827F5"/>
    <w:rsid w:val="00F83227"/>
    <w:rsid w:val="00F8695C"/>
    <w:rsid w:val="00F869FB"/>
    <w:rsid w:val="00F877FD"/>
    <w:rsid w:val="00F909FA"/>
    <w:rsid w:val="00F9139A"/>
    <w:rsid w:val="00F916B5"/>
    <w:rsid w:val="00F91B74"/>
    <w:rsid w:val="00F928DD"/>
    <w:rsid w:val="00F92A6B"/>
    <w:rsid w:val="00F936C7"/>
    <w:rsid w:val="00F93945"/>
    <w:rsid w:val="00F95188"/>
    <w:rsid w:val="00F967D8"/>
    <w:rsid w:val="00F971F3"/>
    <w:rsid w:val="00F9725D"/>
    <w:rsid w:val="00FA0532"/>
    <w:rsid w:val="00FA13BD"/>
    <w:rsid w:val="00FA1957"/>
    <w:rsid w:val="00FA39B5"/>
    <w:rsid w:val="00FA50E8"/>
    <w:rsid w:val="00FA5BF2"/>
    <w:rsid w:val="00FA691C"/>
    <w:rsid w:val="00FA7B21"/>
    <w:rsid w:val="00FB082F"/>
    <w:rsid w:val="00FB1B3D"/>
    <w:rsid w:val="00FB30EE"/>
    <w:rsid w:val="00FB4269"/>
    <w:rsid w:val="00FB4325"/>
    <w:rsid w:val="00FB5510"/>
    <w:rsid w:val="00FB5AC2"/>
    <w:rsid w:val="00FB6082"/>
    <w:rsid w:val="00FC0EC6"/>
    <w:rsid w:val="00FC128C"/>
    <w:rsid w:val="00FC13BF"/>
    <w:rsid w:val="00FC1CC1"/>
    <w:rsid w:val="00FC1E4D"/>
    <w:rsid w:val="00FC2540"/>
    <w:rsid w:val="00FC3174"/>
    <w:rsid w:val="00FC31C0"/>
    <w:rsid w:val="00FC3356"/>
    <w:rsid w:val="00FC33B4"/>
    <w:rsid w:val="00FC53A3"/>
    <w:rsid w:val="00FC6935"/>
    <w:rsid w:val="00FC6C3B"/>
    <w:rsid w:val="00FC7A2F"/>
    <w:rsid w:val="00FC7A7E"/>
    <w:rsid w:val="00FC7EC0"/>
    <w:rsid w:val="00FD0A18"/>
    <w:rsid w:val="00FD2785"/>
    <w:rsid w:val="00FD3DA2"/>
    <w:rsid w:val="00FD56CE"/>
    <w:rsid w:val="00FD597C"/>
    <w:rsid w:val="00FD5C96"/>
    <w:rsid w:val="00FD63C1"/>
    <w:rsid w:val="00FD6607"/>
    <w:rsid w:val="00FD698E"/>
    <w:rsid w:val="00FD6BC0"/>
    <w:rsid w:val="00FD6FA8"/>
    <w:rsid w:val="00FD7163"/>
    <w:rsid w:val="00FE08A5"/>
    <w:rsid w:val="00FE140D"/>
    <w:rsid w:val="00FE1919"/>
    <w:rsid w:val="00FE1FF4"/>
    <w:rsid w:val="00FE2F84"/>
    <w:rsid w:val="00FE3C73"/>
    <w:rsid w:val="00FE4808"/>
    <w:rsid w:val="00FE4BEF"/>
    <w:rsid w:val="00FE5294"/>
    <w:rsid w:val="00FE52ED"/>
    <w:rsid w:val="00FE6FC9"/>
    <w:rsid w:val="00FE7CC7"/>
    <w:rsid w:val="00FF124A"/>
    <w:rsid w:val="00FF2EC0"/>
    <w:rsid w:val="00FF394A"/>
    <w:rsid w:val="00FF4AEC"/>
    <w:rsid w:val="00FF4F54"/>
    <w:rsid w:val="00FF5808"/>
    <w:rsid w:val="00FF6131"/>
    <w:rsid w:val="00FF6444"/>
    <w:rsid w:val="00FF6D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F4B9E3"/>
  <w15:docId w15:val="{C6C867F5-C9AD-4767-A802-2D1DCC77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12E0"/>
  </w:style>
  <w:style w:type="paragraph" w:styleId="1">
    <w:name w:val="heading 1"/>
    <w:basedOn w:val="a"/>
    <w:next w:val="a"/>
    <w:link w:val="10"/>
    <w:uiPriority w:val="9"/>
    <w:qFormat/>
    <w:rsid w:val="00C67C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7C0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028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96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0DE7"/>
    <w:pPr>
      <w:ind w:left="720"/>
      <w:contextualSpacing/>
    </w:pPr>
  </w:style>
  <w:style w:type="character" w:customStyle="1" w:styleId="CharChar">
    <w:name w:val="表头样式 Char Char"/>
    <w:link w:val="Char"/>
    <w:rsid w:val="009E75A1"/>
    <w:rPr>
      <w:rFonts w:ascii="Arial" w:eastAsia="宋体" w:hAnsi="Arial"/>
      <w:b/>
      <w:sz w:val="21"/>
      <w:szCs w:val="21"/>
    </w:rPr>
  </w:style>
  <w:style w:type="paragraph" w:customStyle="1" w:styleId="Char">
    <w:name w:val="表头样式 Char"/>
    <w:basedOn w:val="a"/>
    <w:link w:val="CharChar"/>
    <w:rsid w:val="009E75A1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eastAsia="宋体" w:hAnsi="Arial"/>
      <w:b/>
      <w:sz w:val="21"/>
      <w:szCs w:val="21"/>
    </w:rPr>
  </w:style>
  <w:style w:type="paragraph" w:customStyle="1" w:styleId="a5">
    <w:name w:val="表格文本"/>
    <w:basedOn w:val="a"/>
    <w:rsid w:val="009E75A1"/>
    <w:pPr>
      <w:keepNext/>
      <w:widowControl w:val="0"/>
      <w:tabs>
        <w:tab w:val="decimal" w:pos="0"/>
      </w:tabs>
      <w:autoSpaceDE w:val="0"/>
      <w:autoSpaceDN w:val="0"/>
      <w:adjustRightInd w:val="0"/>
      <w:spacing w:after="0" w:line="240" w:lineRule="auto"/>
    </w:pPr>
    <w:rPr>
      <w:rFonts w:ascii="Arial" w:eastAsia="宋体" w:hAnsi="Arial" w:cs="Times New Roman"/>
      <w:sz w:val="21"/>
      <w:szCs w:val="21"/>
    </w:rPr>
  </w:style>
  <w:style w:type="paragraph" w:customStyle="1" w:styleId="a6">
    <w:name w:val="修订记录"/>
    <w:basedOn w:val="a"/>
    <w:rsid w:val="009E75A1"/>
    <w:pPr>
      <w:keepNext/>
      <w:autoSpaceDE w:val="0"/>
      <w:autoSpaceDN w:val="0"/>
      <w:adjustRightInd w:val="0"/>
      <w:spacing w:before="300" w:after="150" w:line="360" w:lineRule="auto"/>
      <w:jc w:val="center"/>
    </w:pPr>
    <w:rPr>
      <w:rFonts w:ascii="Arial" w:eastAsia="黑体" w:hAnsi="Arial" w:cs="Times New Roman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FA19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A195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A19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A195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3A3E92"/>
    <w:pPr>
      <w:spacing w:after="0" w:line="240" w:lineRule="auto"/>
    </w:pPr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3A3E92"/>
    <w:rPr>
      <w:sz w:val="18"/>
      <w:szCs w:val="18"/>
    </w:rPr>
  </w:style>
  <w:style w:type="paragraph" w:styleId="ad">
    <w:name w:val="Document Map"/>
    <w:basedOn w:val="a"/>
    <w:link w:val="ae"/>
    <w:uiPriority w:val="99"/>
    <w:semiHidden/>
    <w:unhideWhenUsed/>
    <w:rsid w:val="00FD5C96"/>
    <w:rPr>
      <w:rFonts w:ascii="宋体" w:eastAsia="宋体"/>
      <w:sz w:val="18"/>
      <w:szCs w:val="18"/>
    </w:rPr>
  </w:style>
  <w:style w:type="character" w:customStyle="1" w:styleId="ae">
    <w:name w:val="文档结构图 字符"/>
    <w:basedOn w:val="a0"/>
    <w:link w:val="ad"/>
    <w:uiPriority w:val="99"/>
    <w:semiHidden/>
    <w:rsid w:val="00FD5C96"/>
    <w:rPr>
      <w:rFonts w:ascii="宋体" w:eastAsia="宋体"/>
      <w:sz w:val="18"/>
      <w:szCs w:val="18"/>
    </w:rPr>
  </w:style>
  <w:style w:type="paragraph" w:styleId="af">
    <w:name w:val="Revision"/>
    <w:hidden/>
    <w:uiPriority w:val="99"/>
    <w:semiHidden/>
    <w:rsid w:val="0024038D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C67C0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67C0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30287"/>
    <w:rPr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876D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76D37"/>
  </w:style>
  <w:style w:type="paragraph" w:styleId="21">
    <w:name w:val="toc 2"/>
    <w:basedOn w:val="a"/>
    <w:next w:val="a"/>
    <w:autoRedefine/>
    <w:uiPriority w:val="39"/>
    <w:unhideWhenUsed/>
    <w:rsid w:val="00876D37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876D37"/>
    <w:pPr>
      <w:ind w:leftChars="400" w:left="840"/>
    </w:pPr>
  </w:style>
  <w:style w:type="character" w:styleId="af0">
    <w:name w:val="Hyperlink"/>
    <w:basedOn w:val="a0"/>
    <w:uiPriority w:val="99"/>
    <w:unhideWhenUsed/>
    <w:rsid w:val="00876D37"/>
    <w:rPr>
      <w:color w:val="0000FF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1E0A1E"/>
    <w:rPr>
      <w:color w:val="800080" w:themeColor="followed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C36583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C36583"/>
  </w:style>
  <w:style w:type="character" w:customStyle="1" w:styleId="af4">
    <w:name w:val="批注文字 字符"/>
    <w:basedOn w:val="a0"/>
    <w:link w:val="af3"/>
    <w:uiPriority w:val="99"/>
    <w:semiHidden/>
    <w:rsid w:val="00C36583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36583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36583"/>
    <w:rPr>
      <w:b/>
      <w:bCs/>
    </w:rPr>
  </w:style>
  <w:style w:type="table" w:styleId="22">
    <w:name w:val="Plain Table 2"/>
    <w:basedOn w:val="a1"/>
    <w:uiPriority w:val="42"/>
    <w:rsid w:val="00BE35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5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__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4B9BE-ED26-4175-B766-FE7F10F2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54235</TotalTime>
  <Pages>81</Pages>
  <Words>12763</Words>
  <Characters>72752</Characters>
  <Application>Microsoft Office Word</Application>
  <DocSecurity>0</DocSecurity>
  <Lines>606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zhx</dc:creator>
  <cp:lastModifiedBy>Pylon</cp:lastModifiedBy>
  <cp:revision>102</cp:revision>
  <cp:lastPrinted>2023-03-22T01:59:00Z</cp:lastPrinted>
  <dcterms:created xsi:type="dcterms:W3CDTF">2025-10-15T09:47:00Z</dcterms:created>
  <dcterms:modified xsi:type="dcterms:W3CDTF">2026-07-30T06:09:00Z</dcterms:modified>
</cp:coreProperties>
</file>